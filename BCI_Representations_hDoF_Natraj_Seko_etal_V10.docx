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BFF3E" w14:textId="2167F2C3" w:rsidR="00A01A7E" w:rsidRDefault="00C71A04" w:rsidP="00C71A04">
      <w:pPr>
        <w:spacing w:line="288" w:lineRule="auto"/>
        <w:contextualSpacing/>
        <w:jc w:val="center"/>
        <w:rPr>
          <w:rFonts w:ascii="Arial" w:hAnsi="Arial" w:cs="Arial"/>
          <w:b/>
          <w:bCs/>
          <w:sz w:val="24"/>
          <w:szCs w:val="24"/>
        </w:rPr>
      </w:pPr>
      <w:bookmarkStart w:id="0" w:name="_Hlk140406498"/>
      <w:r w:rsidRPr="005C6327">
        <w:rPr>
          <w:rFonts w:ascii="Arial" w:hAnsi="Arial" w:cs="Arial"/>
          <w:b/>
          <w:bCs/>
          <w:sz w:val="28"/>
          <w:szCs w:val="28"/>
        </w:rPr>
        <w:t>Flexible regulation of</w:t>
      </w:r>
      <w:r w:rsidR="00AD46CC" w:rsidRPr="005C6327">
        <w:rPr>
          <w:rFonts w:ascii="Arial" w:hAnsi="Arial" w:cs="Arial"/>
          <w:b/>
          <w:bCs/>
          <w:sz w:val="28"/>
          <w:szCs w:val="28"/>
        </w:rPr>
        <w:t xml:space="preserve"> </w:t>
      </w:r>
      <w:r w:rsidR="008C75E1">
        <w:rPr>
          <w:rFonts w:ascii="Arial" w:hAnsi="Arial" w:cs="Arial"/>
          <w:b/>
          <w:bCs/>
          <w:sz w:val="28"/>
          <w:szCs w:val="28"/>
        </w:rPr>
        <w:t>representation</w:t>
      </w:r>
      <w:r w:rsidR="005B717A">
        <w:rPr>
          <w:rFonts w:ascii="Arial" w:hAnsi="Arial" w:cs="Arial"/>
          <w:b/>
          <w:bCs/>
          <w:sz w:val="28"/>
          <w:szCs w:val="28"/>
        </w:rPr>
        <w:t>s</w:t>
      </w:r>
      <w:r w:rsidR="004E6234">
        <w:rPr>
          <w:rFonts w:ascii="Arial" w:hAnsi="Arial" w:cs="Arial"/>
          <w:b/>
          <w:bCs/>
          <w:sz w:val="28"/>
          <w:szCs w:val="28"/>
        </w:rPr>
        <w:t xml:space="preserve"> </w:t>
      </w:r>
      <w:r w:rsidR="008C75E1">
        <w:rPr>
          <w:rFonts w:ascii="Arial" w:hAnsi="Arial" w:cs="Arial"/>
          <w:b/>
          <w:bCs/>
          <w:sz w:val="28"/>
          <w:szCs w:val="28"/>
        </w:rPr>
        <w:t>on a drifting manifold</w:t>
      </w:r>
      <w:r w:rsidRPr="005C6327">
        <w:rPr>
          <w:rFonts w:ascii="Arial" w:hAnsi="Arial" w:cs="Arial"/>
          <w:b/>
          <w:bCs/>
          <w:sz w:val="28"/>
          <w:szCs w:val="28"/>
        </w:rPr>
        <w:t xml:space="preserve"> </w:t>
      </w:r>
      <w:r w:rsidR="004A1BB4">
        <w:rPr>
          <w:rFonts w:ascii="Arial" w:hAnsi="Arial" w:cs="Arial"/>
          <w:b/>
          <w:bCs/>
          <w:sz w:val="28"/>
          <w:szCs w:val="28"/>
        </w:rPr>
        <w:t>enables</w:t>
      </w:r>
      <w:r w:rsidR="004A1BB4" w:rsidRPr="005C6327">
        <w:rPr>
          <w:rFonts w:ascii="Arial" w:hAnsi="Arial" w:cs="Arial"/>
          <w:b/>
          <w:bCs/>
          <w:sz w:val="28"/>
          <w:szCs w:val="28"/>
        </w:rPr>
        <w:t xml:space="preserve"> </w:t>
      </w:r>
      <w:r w:rsidR="002201E8">
        <w:rPr>
          <w:rFonts w:ascii="Arial" w:hAnsi="Arial" w:cs="Arial"/>
          <w:b/>
          <w:bCs/>
          <w:sz w:val="28"/>
          <w:szCs w:val="28"/>
        </w:rPr>
        <w:t xml:space="preserve">long-term stable </w:t>
      </w:r>
      <w:r w:rsidR="008C75E1">
        <w:rPr>
          <w:rFonts w:ascii="Arial" w:hAnsi="Arial" w:cs="Arial"/>
          <w:b/>
          <w:bCs/>
          <w:sz w:val="28"/>
          <w:szCs w:val="28"/>
        </w:rPr>
        <w:t>complex</w:t>
      </w:r>
      <w:r w:rsidRPr="005C6327">
        <w:rPr>
          <w:rFonts w:ascii="Arial" w:hAnsi="Arial" w:cs="Arial"/>
          <w:b/>
          <w:bCs/>
          <w:sz w:val="28"/>
          <w:szCs w:val="28"/>
        </w:rPr>
        <w:t xml:space="preserve"> neuroprosthetic control</w:t>
      </w:r>
    </w:p>
    <w:p w14:paraId="2ABAA94D" w14:textId="63C5C333" w:rsidR="008821F9" w:rsidRDefault="008821F9" w:rsidP="00C71A04">
      <w:pPr>
        <w:spacing w:line="288" w:lineRule="auto"/>
        <w:contextualSpacing/>
        <w:jc w:val="center"/>
        <w:rPr>
          <w:rFonts w:ascii="Arial" w:hAnsi="Arial" w:cs="Arial"/>
          <w:b/>
          <w:bCs/>
          <w:sz w:val="24"/>
          <w:szCs w:val="24"/>
        </w:rPr>
      </w:pPr>
    </w:p>
    <w:p w14:paraId="4E550854" w14:textId="77777777" w:rsidR="00C71A04" w:rsidRPr="00B45BD9" w:rsidRDefault="00C71A04" w:rsidP="00B77F48">
      <w:pPr>
        <w:spacing w:line="288" w:lineRule="auto"/>
        <w:contextualSpacing/>
        <w:jc w:val="center"/>
        <w:rPr>
          <w:rFonts w:ascii="Arial" w:hAnsi="Arial" w:cs="Arial"/>
          <w:b/>
          <w:bCs/>
          <w:sz w:val="24"/>
          <w:szCs w:val="24"/>
        </w:rPr>
      </w:pPr>
    </w:p>
    <w:p w14:paraId="249BD140" w14:textId="77777777" w:rsidR="00B45BD9" w:rsidRDefault="00B45BD9" w:rsidP="00B77F48">
      <w:pPr>
        <w:spacing w:after="0" w:line="288" w:lineRule="auto"/>
        <w:contextualSpacing/>
        <w:jc w:val="center"/>
        <w:rPr>
          <w:rFonts w:ascii="Arial" w:eastAsia="Times New Roman" w:hAnsi="Arial" w:cs="Arial"/>
          <w:color w:val="000000"/>
        </w:rPr>
      </w:pPr>
    </w:p>
    <w:p w14:paraId="61548AC5" w14:textId="6E8156D9" w:rsidR="00B45BD9" w:rsidRPr="00D47AE8" w:rsidRDefault="008A5AE8" w:rsidP="00B77F48">
      <w:pPr>
        <w:spacing w:after="0" w:line="288" w:lineRule="auto"/>
        <w:contextualSpacing/>
        <w:jc w:val="center"/>
        <w:rPr>
          <w:rFonts w:ascii="Arial" w:eastAsia="Times New Roman" w:hAnsi="Arial" w:cs="Arial"/>
          <w:color w:val="000000"/>
          <w:vertAlign w:val="superscript"/>
        </w:rPr>
      </w:pPr>
      <w:r>
        <w:rPr>
          <w:rFonts w:ascii="Arial" w:eastAsia="Times New Roman" w:hAnsi="Arial" w:cs="Arial"/>
          <w:color w:val="000000"/>
        </w:rPr>
        <w:t>N</w:t>
      </w:r>
      <w:r w:rsidR="00BE32D0">
        <w:rPr>
          <w:rFonts w:ascii="Arial" w:eastAsia="Times New Roman" w:hAnsi="Arial" w:cs="Arial"/>
          <w:color w:val="000000"/>
        </w:rPr>
        <w:t>.</w:t>
      </w:r>
      <w:r w:rsidR="00B45BD9" w:rsidRPr="00D47AE8">
        <w:rPr>
          <w:rFonts w:ascii="Arial" w:eastAsia="Times New Roman" w:hAnsi="Arial" w:cs="Arial"/>
          <w:color w:val="000000"/>
        </w:rPr>
        <w:t xml:space="preserve"> Natraj</w:t>
      </w:r>
      <w:r w:rsidR="00B45BD9" w:rsidRPr="00D47AE8">
        <w:rPr>
          <w:rFonts w:ascii="Arial" w:eastAsia="Times New Roman" w:hAnsi="Arial" w:cs="Arial"/>
          <w:color w:val="000000"/>
          <w:vertAlign w:val="superscript"/>
        </w:rPr>
        <w:t>1,2</w:t>
      </w:r>
      <w:r w:rsidR="00B45BD9" w:rsidRPr="00D47AE8">
        <w:rPr>
          <w:rFonts w:ascii="Arial" w:eastAsia="Times New Roman" w:hAnsi="Arial" w:cs="Arial"/>
          <w:color w:val="000000"/>
        </w:rPr>
        <w:t xml:space="preserve">, </w:t>
      </w:r>
      <w:r>
        <w:rPr>
          <w:rFonts w:ascii="Arial" w:eastAsia="Times New Roman" w:hAnsi="Arial" w:cs="Arial"/>
          <w:color w:val="000000"/>
        </w:rPr>
        <w:t>S</w:t>
      </w:r>
      <w:r w:rsidR="00BE32D0">
        <w:rPr>
          <w:rFonts w:ascii="Arial" w:eastAsia="Times New Roman" w:hAnsi="Arial" w:cs="Arial"/>
          <w:color w:val="000000"/>
        </w:rPr>
        <w:t>.</w:t>
      </w:r>
      <w:r w:rsidR="00B45BD9">
        <w:rPr>
          <w:rFonts w:ascii="Arial" w:eastAsia="Times New Roman" w:hAnsi="Arial" w:cs="Arial"/>
          <w:color w:val="000000"/>
        </w:rPr>
        <w:t xml:space="preserve"> Seko</w:t>
      </w:r>
      <w:r w:rsidR="00B45BD9">
        <w:rPr>
          <w:rFonts w:ascii="Arial" w:eastAsia="Times New Roman" w:hAnsi="Arial" w:cs="Arial"/>
          <w:color w:val="000000"/>
          <w:vertAlign w:val="superscript"/>
        </w:rPr>
        <w:t>1,2</w:t>
      </w:r>
      <w:r w:rsidR="00B45BD9" w:rsidRPr="00D47AE8">
        <w:rPr>
          <w:rFonts w:ascii="Arial" w:eastAsia="Times New Roman" w:hAnsi="Arial" w:cs="Arial"/>
          <w:color w:val="000000"/>
        </w:rPr>
        <w:t xml:space="preserve">, </w:t>
      </w:r>
      <w:r>
        <w:rPr>
          <w:rFonts w:ascii="Arial" w:eastAsia="Times New Roman" w:hAnsi="Arial" w:cs="Arial"/>
          <w:color w:val="000000"/>
        </w:rPr>
        <w:t>R</w:t>
      </w:r>
      <w:r w:rsidR="00BE32D0">
        <w:rPr>
          <w:rFonts w:ascii="Arial" w:eastAsia="Times New Roman" w:hAnsi="Arial" w:cs="Arial"/>
          <w:color w:val="000000"/>
        </w:rPr>
        <w:t>.</w:t>
      </w:r>
      <w:r w:rsidR="00B45BD9">
        <w:rPr>
          <w:rFonts w:ascii="Arial" w:eastAsia="Times New Roman" w:hAnsi="Arial" w:cs="Arial"/>
          <w:color w:val="000000"/>
        </w:rPr>
        <w:t xml:space="preserve"> Abiri</w:t>
      </w:r>
      <w:r w:rsidR="00B45BD9" w:rsidRPr="00D47AE8">
        <w:rPr>
          <w:rFonts w:ascii="Arial" w:eastAsia="Times New Roman" w:hAnsi="Arial" w:cs="Arial"/>
          <w:color w:val="000000"/>
          <w:vertAlign w:val="superscript"/>
        </w:rPr>
        <w:t>3</w:t>
      </w:r>
      <w:r w:rsidR="00B45BD9" w:rsidRPr="00D47AE8">
        <w:rPr>
          <w:rFonts w:ascii="Arial" w:eastAsia="Times New Roman" w:hAnsi="Arial" w:cs="Arial"/>
          <w:color w:val="000000"/>
        </w:rPr>
        <w:t xml:space="preserve">, </w:t>
      </w:r>
      <w:r w:rsidR="00CC5D76">
        <w:rPr>
          <w:rFonts w:ascii="Arial" w:eastAsia="Times New Roman" w:hAnsi="Arial" w:cs="Arial"/>
          <w:color w:val="000000"/>
        </w:rPr>
        <w:t>H. Yan</w:t>
      </w:r>
      <w:r w:rsidR="00CC5D76">
        <w:rPr>
          <w:rFonts w:ascii="Arial" w:eastAsia="Times New Roman" w:hAnsi="Arial" w:cs="Arial"/>
          <w:color w:val="000000"/>
          <w:vertAlign w:val="superscript"/>
        </w:rPr>
        <w:t>1,</w:t>
      </w:r>
      <w:proofErr w:type="gramStart"/>
      <w:r w:rsidR="00CC5D76">
        <w:rPr>
          <w:rFonts w:ascii="Arial" w:eastAsia="Times New Roman" w:hAnsi="Arial" w:cs="Arial"/>
          <w:color w:val="000000"/>
          <w:vertAlign w:val="superscript"/>
        </w:rPr>
        <w:t xml:space="preserve">2 </w:t>
      </w:r>
      <w:r w:rsidR="00CC5D76" w:rsidRPr="00D47AE8">
        <w:rPr>
          <w:rFonts w:ascii="Arial" w:eastAsia="Times New Roman" w:hAnsi="Arial" w:cs="Arial"/>
          <w:color w:val="000000"/>
        </w:rPr>
        <w:t>,</w:t>
      </w:r>
      <w:proofErr w:type="gramEnd"/>
      <w:r w:rsidR="00CC5D76">
        <w:rPr>
          <w:rFonts w:ascii="Arial" w:eastAsia="Times New Roman" w:hAnsi="Arial" w:cs="Arial"/>
          <w:color w:val="000000"/>
        </w:rPr>
        <w:t xml:space="preserve"> </w:t>
      </w:r>
      <w:r w:rsidR="00DA7259">
        <w:rPr>
          <w:rFonts w:ascii="Arial" w:eastAsia="Times New Roman" w:hAnsi="Arial" w:cs="Arial"/>
          <w:color w:val="000000"/>
        </w:rPr>
        <w:t>Y. Graham</w:t>
      </w:r>
      <w:r w:rsidR="00DA7259">
        <w:rPr>
          <w:rFonts w:ascii="Arial" w:eastAsia="Times New Roman" w:hAnsi="Arial" w:cs="Arial"/>
          <w:color w:val="000000"/>
          <w:vertAlign w:val="superscript"/>
        </w:rPr>
        <w:t>1,2</w:t>
      </w:r>
      <w:r w:rsidR="00AD328F">
        <w:rPr>
          <w:rFonts w:ascii="Arial" w:eastAsia="Times New Roman" w:hAnsi="Arial" w:cs="Arial"/>
          <w:color w:val="000000"/>
        </w:rPr>
        <w:t>,</w:t>
      </w:r>
      <w:r w:rsidR="00CC5D76">
        <w:rPr>
          <w:rFonts w:ascii="Arial" w:eastAsia="Times New Roman" w:hAnsi="Arial" w:cs="Arial"/>
          <w:color w:val="000000"/>
        </w:rPr>
        <w:t xml:space="preserve"> </w:t>
      </w:r>
      <w:r>
        <w:rPr>
          <w:rFonts w:ascii="Arial" w:eastAsia="Times New Roman" w:hAnsi="Arial" w:cs="Arial"/>
          <w:color w:val="000000"/>
        </w:rPr>
        <w:t>A</w:t>
      </w:r>
      <w:r w:rsidR="00BE32D0">
        <w:rPr>
          <w:rFonts w:ascii="Arial" w:eastAsia="Times New Roman" w:hAnsi="Arial" w:cs="Arial"/>
          <w:color w:val="000000"/>
        </w:rPr>
        <w:t>.</w:t>
      </w:r>
      <w:r w:rsidR="00B45BD9">
        <w:rPr>
          <w:rFonts w:ascii="Arial" w:eastAsia="Times New Roman" w:hAnsi="Arial" w:cs="Arial"/>
          <w:color w:val="000000"/>
        </w:rPr>
        <w:t xml:space="preserve"> Tu-Chan</w:t>
      </w:r>
      <w:r w:rsidR="00B45BD9">
        <w:rPr>
          <w:rFonts w:ascii="Arial" w:eastAsia="Times New Roman" w:hAnsi="Arial" w:cs="Arial"/>
          <w:color w:val="000000"/>
          <w:vertAlign w:val="superscript"/>
        </w:rPr>
        <w:t>1,2</w:t>
      </w:r>
      <w:r w:rsidR="00B45BD9" w:rsidRPr="00D47AE8">
        <w:rPr>
          <w:rFonts w:ascii="Arial" w:eastAsia="Times New Roman" w:hAnsi="Arial" w:cs="Arial"/>
          <w:color w:val="000000"/>
        </w:rPr>
        <w:t xml:space="preserve">, </w:t>
      </w:r>
      <w:r>
        <w:rPr>
          <w:rFonts w:ascii="Arial" w:eastAsia="Times New Roman" w:hAnsi="Arial" w:cs="Arial"/>
          <w:color w:val="000000"/>
        </w:rPr>
        <w:t>E.</w:t>
      </w:r>
      <w:r w:rsidR="00B45BD9">
        <w:rPr>
          <w:rFonts w:ascii="Arial" w:eastAsia="Times New Roman" w:hAnsi="Arial" w:cs="Arial"/>
          <w:color w:val="000000"/>
        </w:rPr>
        <w:t xml:space="preserve"> F. Chang</w:t>
      </w:r>
      <w:r w:rsidR="00B45BD9">
        <w:rPr>
          <w:rFonts w:ascii="Arial" w:eastAsia="Times New Roman" w:hAnsi="Arial" w:cs="Arial"/>
          <w:color w:val="000000"/>
          <w:vertAlign w:val="superscript"/>
        </w:rPr>
        <w:t>4</w:t>
      </w:r>
      <w:r w:rsidR="00B45BD9" w:rsidRPr="00D47AE8">
        <w:rPr>
          <w:rFonts w:ascii="Arial" w:eastAsia="Times New Roman" w:hAnsi="Arial" w:cs="Arial"/>
          <w:color w:val="000000"/>
        </w:rPr>
        <w:t xml:space="preserve">, </w:t>
      </w:r>
      <w:r w:rsidR="00B45BD9">
        <w:rPr>
          <w:rFonts w:ascii="Arial" w:eastAsia="Times New Roman" w:hAnsi="Arial" w:cs="Arial"/>
          <w:color w:val="000000"/>
        </w:rPr>
        <w:t>K</w:t>
      </w:r>
      <w:r w:rsidR="00BE32D0">
        <w:rPr>
          <w:rFonts w:ascii="Arial" w:eastAsia="Times New Roman" w:hAnsi="Arial" w:cs="Arial"/>
          <w:color w:val="000000"/>
        </w:rPr>
        <w:t>.</w:t>
      </w:r>
      <w:r w:rsidR="00B45BD9">
        <w:rPr>
          <w:rFonts w:ascii="Arial" w:eastAsia="Times New Roman" w:hAnsi="Arial" w:cs="Arial"/>
          <w:color w:val="000000"/>
        </w:rPr>
        <w:t xml:space="preserve"> Ganguly</w:t>
      </w:r>
      <w:r w:rsidR="00B45BD9" w:rsidRPr="00D47AE8">
        <w:rPr>
          <w:rFonts w:ascii="Arial" w:eastAsia="Times New Roman" w:hAnsi="Arial" w:cs="Arial"/>
          <w:color w:val="000000"/>
          <w:vertAlign w:val="superscript"/>
        </w:rPr>
        <w:t>1,2</w:t>
      </w:r>
    </w:p>
    <w:p w14:paraId="035C8142" w14:textId="77777777" w:rsidR="00B45BD9" w:rsidRPr="00D47AE8" w:rsidRDefault="00B45BD9" w:rsidP="00B77F48">
      <w:pPr>
        <w:spacing w:after="0" w:line="288" w:lineRule="auto"/>
        <w:contextualSpacing/>
        <w:jc w:val="both"/>
        <w:rPr>
          <w:rFonts w:ascii="Arial" w:eastAsia="Times New Roman" w:hAnsi="Arial" w:cs="Arial"/>
          <w:color w:val="000000"/>
        </w:rPr>
      </w:pPr>
    </w:p>
    <w:p w14:paraId="7D0B1BBF" w14:textId="0B1165D7" w:rsidR="00B45BD9" w:rsidRPr="00425F9D" w:rsidRDefault="00B45BD9" w:rsidP="00B77F48">
      <w:pPr>
        <w:spacing w:after="0" w:line="288" w:lineRule="auto"/>
        <w:contextualSpacing/>
        <w:jc w:val="both"/>
        <w:rPr>
          <w:rFonts w:ascii="Arial" w:eastAsia="Times New Roman" w:hAnsi="Arial" w:cs="Arial"/>
          <w:color w:val="000000"/>
          <w:sz w:val="18"/>
          <w:szCs w:val="18"/>
        </w:rPr>
      </w:pPr>
      <w:r w:rsidRPr="00425F9D">
        <w:rPr>
          <w:rFonts w:ascii="Arial" w:eastAsia="Times New Roman" w:hAnsi="Arial" w:cs="Arial"/>
          <w:color w:val="000000"/>
          <w:sz w:val="18"/>
          <w:szCs w:val="18"/>
          <w:vertAlign w:val="superscript"/>
        </w:rPr>
        <w:t>1</w:t>
      </w:r>
      <w:r w:rsidRPr="00425F9D">
        <w:rPr>
          <w:rFonts w:ascii="Arial" w:eastAsia="Times New Roman" w:hAnsi="Arial" w:cs="Arial"/>
          <w:color w:val="000000"/>
          <w:sz w:val="18"/>
          <w:szCs w:val="18"/>
        </w:rPr>
        <w:t>Department of Neurology, Weill Institute for Neurosciences, University of California-San Francisco, San Francisco, California, USA.</w:t>
      </w:r>
    </w:p>
    <w:p w14:paraId="2E34623A" w14:textId="77777777" w:rsidR="00B45BD9" w:rsidRPr="00425F9D" w:rsidRDefault="00B45BD9" w:rsidP="00B77F48">
      <w:pPr>
        <w:spacing w:after="0" w:line="288" w:lineRule="auto"/>
        <w:contextualSpacing/>
        <w:jc w:val="both"/>
        <w:rPr>
          <w:rFonts w:ascii="Arial" w:eastAsia="Times New Roman" w:hAnsi="Arial" w:cs="Arial"/>
          <w:color w:val="000000"/>
          <w:sz w:val="18"/>
          <w:szCs w:val="18"/>
        </w:rPr>
      </w:pPr>
      <w:r w:rsidRPr="00425F9D">
        <w:rPr>
          <w:rFonts w:ascii="Arial" w:eastAsia="Times New Roman" w:hAnsi="Arial" w:cs="Arial"/>
          <w:color w:val="000000"/>
          <w:sz w:val="18"/>
          <w:szCs w:val="18"/>
          <w:vertAlign w:val="superscript"/>
        </w:rPr>
        <w:t>2</w:t>
      </w:r>
      <w:r w:rsidRPr="00425F9D">
        <w:rPr>
          <w:rFonts w:ascii="Arial" w:eastAsia="Times New Roman" w:hAnsi="Arial" w:cs="Arial"/>
          <w:color w:val="000000"/>
          <w:sz w:val="18"/>
          <w:szCs w:val="18"/>
        </w:rPr>
        <w:t>VA San Francisco Healthcare System, San Francisco, California, USA.</w:t>
      </w:r>
    </w:p>
    <w:p w14:paraId="2AA91E04" w14:textId="4BAE14FB" w:rsidR="00B45BD9" w:rsidRPr="00425F9D" w:rsidRDefault="00B45BD9" w:rsidP="00B77F48">
      <w:pPr>
        <w:spacing w:after="0" w:line="288" w:lineRule="auto"/>
        <w:contextualSpacing/>
        <w:jc w:val="both"/>
        <w:rPr>
          <w:rFonts w:ascii="Arial" w:eastAsia="Times New Roman" w:hAnsi="Arial" w:cs="Arial"/>
          <w:color w:val="000000"/>
          <w:sz w:val="18"/>
          <w:szCs w:val="18"/>
        </w:rPr>
      </w:pPr>
      <w:r w:rsidRPr="00425F9D">
        <w:rPr>
          <w:rFonts w:ascii="Arial" w:eastAsia="Times New Roman" w:hAnsi="Arial" w:cs="Arial"/>
          <w:color w:val="000000"/>
          <w:sz w:val="18"/>
          <w:szCs w:val="18"/>
          <w:vertAlign w:val="superscript"/>
        </w:rPr>
        <w:t>3</w:t>
      </w:r>
      <w:r w:rsidRPr="00425F9D">
        <w:rPr>
          <w:rFonts w:ascii="Arial" w:eastAsia="Times New Roman" w:hAnsi="Arial" w:cs="Arial"/>
          <w:color w:val="000000"/>
          <w:sz w:val="18"/>
          <w:szCs w:val="18"/>
        </w:rPr>
        <w:t>Electrical, Computer and Biomedical Engineering, University of Rhode Island, Rhode Island, USA</w:t>
      </w:r>
    </w:p>
    <w:p w14:paraId="343F93CF" w14:textId="0BA8FD45" w:rsidR="00B45BD9" w:rsidRDefault="00B45BD9" w:rsidP="00B77F48">
      <w:pPr>
        <w:spacing w:after="0" w:line="288" w:lineRule="auto"/>
        <w:contextualSpacing/>
        <w:jc w:val="both"/>
        <w:rPr>
          <w:rFonts w:ascii="Arial" w:eastAsia="Times New Roman" w:hAnsi="Arial" w:cs="Arial"/>
          <w:color w:val="000000"/>
          <w:sz w:val="18"/>
          <w:szCs w:val="18"/>
        </w:rPr>
      </w:pPr>
      <w:r w:rsidRPr="00425F9D">
        <w:rPr>
          <w:rFonts w:ascii="Arial" w:eastAsia="Times New Roman" w:hAnsi="Arial" w:cs="Arial"/>
          <w:color w:val="000000"/>
          <w:sz w:val="18"/>
          <w:szCs w:val="18"/>
          <w:vertAlign w:val="superscript"/>
        </w:rPr>
        <w:t>4</w:t>
      </w:r>
      <w:r w:rsidRPr="00425F9D">
        <w:rPr>
          <w:rFonts w:ascii="Arial" w:eastAsia="Times New Roman" w:hAnsi="Arial" w:cs="Arial"/>
          <w:color w:val="000000"/>
          <w:sz w:val="18"/>
          <w:szCs w:val="18"/>
        </w:rPr>
        <w:t>Department of Neurological Surgery, Weill Institute for Neuroscience, University of California-San Francisco, San Francisco, California, USA.</w:t>
      </w:r>
    </w:p>
    <w:p w14:paraId="2A6B7EE0" w14:textId="061629DE" w:rsidR="00B45BD9" w:rsidRPr="00D47AE8" w:rsidRDefault="00B45BD9" w:rsidP="00B77F48">
      <w:pPr>
        <w:spacing w:after="0" w:line="288" w:lineRule="auto"/>
        <w:contextualSpacing/>
        <w:jc w:val="both"/>
        <w:rPr>
          <w:rFonts w:ascii="Arial" w:eastAsia="Times New Roman" w:hAnsi="Arial" w:cs="Arial"/>
          <w:color w:val="000000"/>
        </w:rPr>
      </w:pPr>
    </w:p>
    <w:p w14:paraId="78EF297E" w14:textId="77777777" w:rsidR="00B45BD9" w:rsidRPr="00D47AE8" w:rsidRDefault="00B45BD9" w:rsidP="00B77F48">
      <w:pPr>
        <w:spacing w:after="0" w:line="288" w:lineRule="auto"/>
        <w:contextualSpacing/>
        <w:jc w:val="both"/>
        <w:rPr>
          <w:rFonts w:ascii="Arial" w:eastAsia="Times New Roman" w:hAnsi="Arial" w:cs="Arial"/>
          <w:color w:val="000000"/>
        </w:rPr>
      </w:pPr>
    </w:p>
    <w:p w14:paraId="1A76AAB4" w14:textId="7AE40994" w:rsidR="004D4610" w:rsidRDefault="004D4610" w:rsidP="00B77F48">
      <w:pPr>
        <w:spacing w:line="288" w:lineRule="auto"/>
        <w:contextualSpacing/>
        <w:jc w:val="both"/>
        <w:rPr>
          <w:rFonts w:ascii="Arial" w:hAnsi="Arial" w:cs="Arial"/>
          <w:b/>
          <w:bCs/>
        </w:rPr>
      </w:pPr>
    </w:p>
    <w:p w14:paraId="19507A9D" w14:textId="3F7C98A6" w:rsidR="00B45BD9" w:rsidRDefault="00B45BD9" w:rsidP="00B77F48">
      <w:pPr>
        <w:spacing w:line="288" w:lineRule="auto"/>
        <w:contextualSpacing/>
        <w:jc w:val="both"/>
        <w:rPr>
          <w:rFonts w:ascii="Arial" w:hAnsi="Arial" w:cs="Arial"/>
          <w:b/>
          <w:bCs/>
        </w:rPr>
      </w:pPr>
    </w:p>
    <w:p w14:paraId="29F8FA50" w14:textId="4FA79904" w:rsidR="00B45BD9" w:rsidRDefault="00B45BD9" w:rsidP="00B77F48">
      <w:pPr>
        <w:spacing w:line="288" w:lineRule="auto"/>
        <w:contextualSpacing/>
        <w:jc w:val="both"/>
        <w:rPr>
          <w:rFonts w:ascii="Arial" w:hAnsi="Arial" w:cs="Arial"/>
          <w:b/>
          <w:bCs/>
        </w:rPr>
      </w:pPr>
    </w:p>
    <w:p w14:paraId="6BA61301" w14:textId="5D34046C" w:rsidR="00B45BD9" w:rsidRDefault="00B45BD9" w:rsidP="00B77F48">
      <w:pPr>
        <w:spacing w:line="288" w:lineRule="auto"/>
        <w:contextualSpacing/>
        <w:jc w:val="both"/>
        <w:rPr>
          <w:rFonts w:ascii="Arial" w:hAnsi="Arial" w:cs="Arial"/>
          <w:b/>
          <w:bCs/>
        </w:rPr>
      </w:pPr>
    </w:p>
    <w:p w14:paraId="2935F896" w14:textId="7CF92010" w:rsidR="00B45BD9" w:rsidRDefault="00B45BD9" w:rsidP="00B77F48">
      <w:pPr>
        <w:spacing w:line="288" w:lineRule="auto"/>
        <w:contextualSpacing/>
        <w:jc w:val="both"/>
        <w:rPr>
          <w:rFonts w:ascii="Arial" w:hAnsi="Arial" w:cs="Arial"/>
          <w:b/>
          <w:bCs/>
        </w:rPr>
      </w:pPr>
    </w:p>
    <w:p w14:paraId="7C4FFEAB" w14:textId="23E9E5E0" w:rsidR="00B243C1" w:rsidRDefault="00B243C1" w:rsidP="00B77F48">
      <w:pPr>
        <w:spacing w:line="288" w:lineRule="auto"/>
        <w:contextualSpacing/>
        <w:jc w:val="both"/>
        <w:rPr>
          <w:rFonts w:ascii="Arial" w:hAnsi="Arial" w:cs="Arial"/>
          <w:b/>
          <w:bCs/>
        </w:rPr>
      </w:pPr>
    </w:p>
    <w:p w14:paraId="5F2490AC" w14:textId="77777777" w:rsidR="00B243C1" w:rsidRDefault="00B243C1" w:rsidP="00B77F48">
      <w:pPr>
        <w:spacing w:line="288" w:lineRule="auto"/>
        <w:contextualSpacing/>
        <w:jc w:val="both"/>
        <w:rPr>
          <w:rFonts w:ascii="Arial" w:hAnsi="Arial" w:cs="Arial"/>
          <w:b/>
          <w:bCs/>
        </w:rPr>
      </w:pPr>
    </w:p>
    <w:p w14:paraId="6FF5F506" w14:textId="49C5DB78" w:rsidR="00B45BD9" w:rsidRDefault="00B45BD9" w:rsidP="00B77F48">
      <w:pPr>
        <w:spacing w:line="288" w:lineRule="auto"/>
        <w:contextualSpacing/>
        <w:jc w:val="both"/>
        <w:rPr>
          <w:rFonts w:ascii="Arial" w:hAnsi="Arial" w:cs="Arial"/>
          <w:b/>
          <w:bCs/>
        </w:rPr>
      </w:pPr>
    </w:p>
    <w:p w14:paraId="468160D6" w14:textId="6C6CCE34" w:rsidR="00B45BD9" w:rsidRDefault="00B45BD9" w:rsidP="00B77F48">
      <w:pPr>
        <w:spacing w:line="288" w:lineRule="auto"/>
        <w:contextualSpacing/>
        <w:jc w:val="both"/>
        <w:rPr>
          <w:rFonts w:ascii="Arial" w:hAnsi="Arial" w:cs="Arial"/>
          <w:b/>
          <w:bCs/>
        </w:rPr>
      </w:pPr>
    </w:p>
    <w:p w14:paraId="6DB0566C" w14:textId="77777777" w:rsidR="00CC5D76" w:rsidRDefault="00CC5D76" w:rsidP="00B77F48">
      <w:pPr>
        <w:spacing w:line="288" w:lineRule="auto"/>
        <w:contextualSpacing/>
        <w:jc w:val="both"/>
        <w:rPr>
          <w:rFonts w:ascii="Arial" w:hAnsi="Arial" w:cs="Arial"/>
          <w:b/>
          <w:bCs/>
        </w:rPr>
      </w:pPr>
    </w:p>
    <w:p w14:paraId="252F8047" w14:textId="2A58E01D" w:rsidR="00B45BD9" w:rsidRDefault="00B45BD9" w:rsidP="00B77F48">
      <w:pPr>
        <w:spacing w:line="288" w:lineRule="auto"/>
        <w:contextualSpacing/>
        <w:jc w:val="both"/>
        <w:rPr>
          <w:rFonts w:ascii="Arial" w:hAnsi="Arial" w:cs="Arial"/>
          <w:b/>
          <w:bCs/>
        </w:rPr>
      </w:pPr>
    </w:p>
    <w:p w14:paraId="2E9A747B" w14:textId="76735225" w:rsidR="00B45BD9" w:rsidRDefault="00B45BD9" w:rsidP="00963C10">
      <w:pPr>
        <w:spacing w:line="288" w:lineRule="auto"/>
        <w:contextualSpacing/>
        <w:jc w:val="center"/>
        <w:rPr>
          <w:rFonts w:ascii="Arial" w:hAnsi="Arial" w:cs="Arial"/>
          <w:b/>
          <w:bCs/>
        </w:rPr>
      </w:pPr>
    </w:p>
    <w:p w14:paraId="41234FE0" w14:textId="02BC16BA" w:rsidR="00B45BD9" w:rsidRDefault="00B45BD9" w:rsidP="00B77F48">
      <w:pPr>
        <w:spacing w:line="288" w:lineRule="auto"/>
        <w:contextualSpacing/>
        <w:jc w:val="both"/>
        <w:rPr>
          <w:rFonts w:ascii="Arial" w:hAnsi="Arial" w:cs="Arial"/>
          <w:b/>
          <w:bCs/>
        </w:rPr>
      </w:pPr>
    </w:p>
    <w:p w14:paraId="04C08297" w14:textId="7067C00A" w:rsidR="00B45BD9" w:rsidRDefault="00B45BD9" w:rsidP="00B77F48">
      <w:pPr>
        <w:spacing w:line="288" w:lineRule="auto"/>
        <w:contextualSpacing/>
        <w:jc w:val="both"/>
        <w:rPr>
          <w:rFonts w:ascii="Arial" w:hAnsi="Arial" w:cs="Arial"/>
          <w:b/>
          <w:bCs/>
        </w:rPr>
      </w:pPr>
    </w:p>
    <w:p w14:paraId="74C2981B" w14:textId="77777777" w:rsidR="00D51956" w:rsidRDefault="00D51956" w:rsidP="00B77F48">
      <w:pPr>
        <w:spacing w:line="288" w:lineRule="auto"/>
        <w:contextualSpacing/>
        <w:jc w:val="both"/>
        <w:rPr>
          <w:rFonts w:ascii="Arial" w:hAnsi="Arial" w:cs="Arial"/>
          <w:b/>
          <w:bCs/>
        </w:rPr>
      </w:pPr>
    </w:p>
    <w:p w14:paraId="3416DAB9" w14:textId="77777777" w:rsidR="00D51956" w:rsidRDefault="00D51956" w:rsidP="00B77F48">
      <w:pPr>
        <w:spacing w:line="288" w:lineRule="auto"/>
        <w:contextualSpacing/>
        <w:jc w:val="both"/>
        <w:rPr>
          <w:rFonts w:ascii="Arial" w:hAnsi="Arial" w:cs="Arial"/>
          <w:b/>
          <w:bCs/>
        </w:rPr>
      </w:pPr>
    </w:p>
    <w:p w14:paraId="65903C6C" w14:textId="77777777" w:rsidR="00D51956" w:rsidRDefault="00D51956" w:rsidP="00B77F48">
      <w:pPr>
        <w:spacing w:line="288" w:lineRule="auto"/>
        <w:contextualSpacing/>
        <w:jc w:val="both"/>
        <w:rPr>
          <w:rFonts w:ascii="Arial" w:hAnsi="Arial" w:cs="Arial"/>
          <w:b/>
          <w:bCs/>
        </w:rPr>
      </w:pPr>
    </w:p>
    <w:p w14:paraId="467C5D89" w14:textId="77777777" w:rsidR="00D51956" w:rsidRDefault="00D51956" w:rsidP="00B77F48">
      <w:pPr>
        <w:spacing w:line="288" w:lineRule="auto"/>
        <w:contextualSpacing/>
        <w:jc w:val="both"/>
        <w:rPr>
          <w:rFonts w:ascii="Arial" w:hAnsi="Arial" w:cs="Arial"/>
          <w:b/>
          <w:bCs/>
        </w:rPr>
      </w:pPr>
    </w:p>
    <w:p w14:paraId="7482C527" w14:textId="77777777" w:rsidR="00D51956" w:rsidRDefault="00D51956" w:rsidP="00B77F48">
      <w:pPr>
        <w:spacing w:line="288" w:lineRule="auto"/>
        <w:contextualSpacing/>
        <w:jc w:val="both"/>
        <w:rPr>
          <w:rFonts w:ascii="Arial" w:hAnsi="Arial" w:cs="Arial"/>
          <w:b/>
          <w:bCs/>
        </w:rPr>
      </w:pPr>
    </w:p>
    <w:p w14:paraId="3DDC365D" w14:textId="77777777" w:rsidR="00D51956" w:rsidRDefault="00D51956" w:rsidP="00B77F48">
      <w:pPr>
        <w:spacing w:line="288" w:lineRule="auto"/>
        <w:contextualSpacing/>
        <w:jc w:val="both"/>
        <w:rPr>
          <w:rFonts w:ascii="Arial" w:hAnsi="Arial" w:cs="Arial"/>
          <w:b/>
          <w:bCs/>
        </w:rPr>
      </w:pPr>
    </w:p>
    <w:p w14:paraId="5C07677A" w14:textId="77777777" w:rsidR="00D51956" w:rsidRDefault="00D51956" w:rsidP="00B77F48">
      <w:pPr>
        <w:spacing w:line="288" w:lineRule="auto"/>
        <w:contextualSpacing/>
        <w:jc w:val="both"/>
        <w:rPr>
          <w:rFonts w:ascii="Arial" w:hAnsi="Arial" w:cs="Arial"/>
          <w:b/>
          <w:bCs/>
        </w:rPr>
      </w:pPr>
    </w:p>
    <w:p w14:paraId="573F3E30" w14:textId="4A68FA68" w:rsidR="00B45BD9" w:rsidRDefault="00B45BD9" w:rsidP="00B77F48">
      <w:pPr>
        <w:spacing w:line="288" w:lineRule="auto"/>
        <w:contextualSpacing/>
        <w:jc w:val="both"/>
        <w:rPr>
          <w:rFonts w:ascii="Arial" w:hAnsi="Arial" w:cs="Arial"/>
          <w:b/>
          <w:bCs/>
        </w:rPr>
      </w:pPr>
    </w:p>
    <w:p w14:paraId="385B49F0" w14:textId="21305415" w:rsidR="003351FC" w:rsidRDefault="003351FC" w:rsidP="00B77F48">
      <w:pPr>
        <w:spacing w:line="288" w:lineRule="auto"/>
        <w:contextualSpacing/>
        <w:jc w:val="both"/>
        <w:rPr>
          <w:rFonts w:ascii="Arial" w:hAnsi="Arial" w:cs="Arial"/>
          <w:b/>
          <w:bCs/>
        </w:rPr>
      </w:pPr>
    </w:p>
    <w:p w14:paraId="56165F94" w14:textId="77777777" w:rsidR="003351FC" w:rsidRDefault="003351FC" w:rsidP="00B77F48">
      <w:pPr>
        <w:spacing w:line="288" w:lineRule="auto"/>
        <w:contextualSpacing/>
        <w:jc w:val="both"/>
        <w:rPr>
          <w:rFonts w:ascii="Arial" w:hAnsi="Arial" w:cs="Arial"/>
          <w:b/>
          <w:bCs/>
        </w:rPr>
      </w:pPr>
    </w:p>
    <w:p w14:paraId="1C0AC5B7" w14:textId="77777777" w:rsidR="00425F9D" w:rsidRDefault="00425F9D" w:rsidP="00B77F48">
      <w:pPr>
        <w:spacing w:line="288" w:lineRule="auto"/>
        <w:contextualSpacing/>
        <w:jc w:val="both"/>
        <w:rPr>
          <w:rFonts w:ascii="Arial" w:hAnsi="Arial" w:cs="Arial"/>
          <w:b/>
          <w:bCs/>
        </w:rPr>
      </w:pPr>
    </w:p>
    <w:p w14:paraId="7B19E5A1" w14:textId="77777777" w:rsidR="004A1BB4" w:rsidRDefault="004A1BB4" w:rsidP="00B77F48">
      <w:pPr>
        <w:spacing w:line="288" w:lineRule="auto"/>
        <w:contextualSpacing/>
        <w:jc w:val="both"/>
        <w:rPr>
          <w:rFonts w:ascii="Arial" w:hAnsi="Arial" w:cs="Arial"/>
          <w:b/>
          <w:bCs/>
          <w:sz w:val="28"/>
          <w:szCs w:val="28"/>
        </w:rPr>
      </w:pPr>
    </w:p>
    <w:p w14:paraId="59FC5B9F" w14:textId="3B3040F8" w:rsidR="00EE4FFD" w:rsidRPr="005C6327" w:rsidRDefault="00EE4FFD" w:rsidP="00B77F48">
      <w:pPr>
        <w:spacing w:line="288" w:lineRule="auto"/>
        <w:contextualSpacing/>
        <w:jc w:val="both"/>
        <w:rPr>
          <w:rFonts w:ascii="Arial" w:hAnsi="Arial" w:cs="Arial"/>
          <w:b/>
          <w:bCs/>
          <w:sz w:val="28"/>
          <w:szCs w:val="28"/>
        </w:rPr>
      </w:pPr>
      <w:r w:rsidRPr="005C6327">
        <w:rPr>
          <w:rFonts w:ascii="Arial" w:hAnsi="Arial" w:cs="Arial"/>
          <w:b/>
          <w:bCs/>
          <w:sz w:val="28"/>
          <w:szCs w:val="28"/>
        </w:rPr>
        <w:lastRenderedPageBreak/>
        <w:t xml:space="preserve">Abstract </w:t>
      </w:r>
      <w:r w:rsidR="00431733" w:rsidRPr="005C6327">
        <w:rPr>
          <w:rFonts w:ascii="Arial" w:hAnsi="Arial" w:cs="Arial"/>
          <w:b/>
          <w:bCs/>
          <w:sz w:val="28"/>
          <w:szCs w:val="28"/>
        </w:rPr>
        <w:t>(150)</w:t>
      </w:r>
    </w:p>
    <w:p w14:paraId="176D013E" w14:textId="7FBBE374" w:rsidR="004A1BB4" w:rsidRDefault="004A1BB4" w:rsidP="006D111C">
      <w:pPr>
        <w:spacing w:line="288" w:lineRule="auto"/>
        <w:contextualSpacing/>
        <w:jc w:val="both"/>
        <w:rPr>
          <w:rFonts w:ascii="Arial" w:hAnsi="Arial" w:cs="Arial"/>
        </w:rPr>
      </w:pPr>
    </w:p>
    <w:p w14:paraId="56EAD450" w14:textId="7DC1F3E2" w:rsidR="004A1BB4" w:rsidRDefault="00CE053D" w:rsidP="00B00141">
      <w:pPr>
        <w:spacing w:line="288" w:lineRule="auto"/>
        <w:contextualSpacing/>
        <w:jc w:val="both"/>
        <w:rPr>
          <w:rFonts w:ascii="Arial" w:hAnsi="Arial" w:cs="Arial"/>
        </w:rPr>
      </w:pPr>
      <w:r>
        <w:rPr>
          <w:rFonts w:ascii="Arial" w:hAnsi="Arial" w:cs="Arial"/>
        </w:rPr>
        <w:t>The nervous system needs to balance the stability of neural representations with plasticity. It is unclear what is the representational stability of simple actions,</w:t>
      </w:r>
      <w:r w:rsidR="00C1074D">
        <w:rPr>
          <w:rFonts w:ascii="Arial" w:hAnsi="Arial" w:cs="Arial"/>
        </w:rPr>
        <w:t xml:space="preserve"> </w:t>
      </w:r>
      <w:r>
        <w:rPr>
          <w:rFonts w:ascii="Arial" w:hAnsi="Arial" w:cs="Arial"/>
        </w:rPr>
        <w:t xml:space="preserve">particularly </w:t>
      </w:r>
      <w:r w:rsidR="005A41B6">
        <w:rPr>
          <w:rFonts w:ascii="Arial" w:hAnsi="Arial" w:cs="Arial"/>
        </w:rPr>
        <w:t xml:space="preserve">those that are </w:t>
      </w:r>
      <w:r>
        <w:rPr>
          <w:rFonts w:ascii="Arial" w:hAnsi="Arial" w:cs="Arial"/>
        </w:rPr>
        <w:t>well-rehearsed</w:t>
      </w:r>
      <w:r w:rsidR="00736DDE">
        <w:rPr>
          <w:rFonts w:ascii="Arial" w:hAnsi="Arial" w:cs="Arial"/>
        </w:rPr>
        <w:t xml:space="preserve"> in humans</w:t>
      </w:r>
      <w:r>
        <w:rPr>
          <w:rFonts w:ascii="Arial" w:hAnsi="Arial" w:cs="Arial"/>
        </w:rPr>
        <w:t xml:space="preserve">, and </w:t>
      </w:r>
      <w:r w:rsidR="00AA36DB">
        <w:rPr>
          <w:rFonts w:ascii="Arial" w:hAnsi="Arial" w:cs="Arial"/>
        </w:rPr>
        <w:t>how it</w:t>
      </w:r>
      <w:r>
        <w:rPr>
          <w:rFonts w:ascii="Arial" w:hAnsi="Arial" w:cs="Arial"/>
        </w:rPr>
        <w:t xml:space="preserve"> change</w:t>
      </w:r>
      <w:r w:rsidR="00AA36DB">
        <w:rPr>
          <w:rFonts w:ascii="Arial" w:hAnsi="Arial" w:cs="Arial"/>
        </w:rPr>
        <w:t>s</w:t>
      </w:r>
      <w:r>
        <w:rPr>
          <w:rFonts w:ascii="Arial" w:hAnsi="Arial" w:cs="Arial"/>
        </w:rPr>
        <w:t xml:space="preserve"> in new contexts. </w:t>
      </w:r>
      <w:r w:rsidR="004E6234">
        <w:rPr>
          <w:rFonts w:ascii="Arial" w:hAnsi="Arial" w:cs="Arial"/>
        </w:rPr>
        <w:t xml:space="preserve">Using an </w:t>
      </w:r>
      <w:r w:rsidR="00CE6CDF">
        <w:rPr>
          <w:rFonts w:ascii="Arial" w:hAnsi="Arial" w:cs="Arial"/>
        </w:rPr>
        <w:t>electrocorticography</w:t>
      </w:r>
      <w:r w:rsidR="004E6234">
        <w:rPr>
          <w:rFonts w:ascii="Arial" w:hAnsi="Arial" w:cs="Arial"/>
        </w:rPr>
        <w:t xml:space="preserve"> brain</w:t>
      </w:r>
      <w:r w:rsidR="00553265">
        <w:rPr>
          <w:rFonts w:ascii="Arial" w:hAnsi="Arial" w:cs="Arial"/>
        </w:rPr>
        <w:t>-</w:t>
      </w:r>
      <w:r w:rsidR="004E6234">
        <w:rPr>
          <w:rFonts w:ascii="Arial" w:hAnsi="Arial" w:cs="Arial"/>
        </w:rPr>
        <w:t xml:space="preserve">computer interface (BCI), </w:t>
      </w:r>
      <w:r w:rsidR="004269EA">
        <w:rPr>
          <w:rFonts w:ascii="Arial" w:hAnsi="Arial" w:cs="Arial"/>
        </w:rPr>
        <w:t xml:space="preserve">we found that </w:t>
      </w:r>
      <w:r w:rsidR="00C12A07">
        <w:rPr>
          <w:rFonts w:ascii="Arial" w:hAnsi="Arial" w:cs="Arial"/>
        </w:rPr>
        <w:t>the</w:t>
      </w:r>
      <w:r w:rsidR="00B00141">
        <w:rPr>
          <w:rFonts w:ascii="Arial" w:hAnsi="Arial" w:cs="Arial"/>
        </w:rPr>
        <w:t xml:space="preserve"> mesoscale manifold </w:t>
      </w:r>
      <w:r w:rsidR="00C12A07">
        <w:rPr>
          <w:rFonts w:ascii="Arial" w:hAnsi="Arial" w:cs="Arial"/>
        </w:rPr>
        <w:t xml:space="preserve">and </w:t>
      </w:r>
      <w:r w:rsidR="001E58A7">
        <w:rPr>
          <w:rFonts w:ascii="Arial" w:hAnsi="Arial" w:cs="Arial"/>
        </w:rPr>
        <w:t>relative</w:t>
      </w:r>
      <w:r w:rsidR="00A11872">
        <w:rPr>
          <w:rFonts w:ascii="Arial" w:hAnsi="Arial" w:cs="Arial"/>
        </w:rPr>
        <w:t xml:space="preserve"> </w:t>
      </w:r>
      <w:r w:rsidR="00C12A07">
        <w:rPr>
          <w:rFonts w:ascii="Arial" w:hAnsi="Arial" w:cs="Arial"/>
        </w:rPr>
        <w:t>representation</w:t>
      </w:r>
      <w:r w:rsidR="001E58A7">
        <w:rPr>
          <w:rFonts w:ascii="Arial" w:hAnsi="Arial" w:cs="Arial"/>
        </w:rPr>
        <w:t>al distances</w:t>
      </w:r>
      <w:r w:rsidR="00C12A07">
        <w:rPr>
          <w:rFonts w:ascii="Arial" w:hAnsi="Arial" w:cs="Arial"/>
        </w:rPr>
        <w:t xml:space="preserve"> </w:t>
      </w:r>
      <w:r w:rsidR="00B00141">
        <w:rPr>
          <w:rFonts w:ascii="Arial" w:hAnsi="Arial" w:cs="Arial"/>
        </w:rPr>
        <w:t xml:space="preserve">for </w:t>
      </w:r>
      <w:r w:rsidR="000F087A">
        <w:rPr>
          <w:rFonts w:ascii="Arial" w:hAnsi="Arial" w:cs="Arial"/>
        </w:rPr>
        <w:t xml:space="preserve">a repertoire of simple </w:t>
      </w:r>
      <w:r w:rsidR="005A41B6">
        <w:rPr>
          <w:rFonts w:ascii="Arial" w:hAnsi="Arial" w:cs="Arial"/>
        </w:rPr>
        <w:t xml:space="preserve">imagined </w:t>
      </w:r>
      <w:r w:rsidR="000F087A">
        <w:rPr>
          <w:rFonts w:ascii="Arial" w:hAnsi="Arial" w:cs="Arial"/>
        </w:rPr>
        <w:t xml:space="preserve">movements </w:t>
      </w:r>
      <w:r w:rsidR="00C12A07">
        <w:rPr>
          <w:rFonts w:ascii="Arial" w:hAnsi="Arial" w:cs="Arial"/>
        </w:rPr>
        <w:t xml:space="preserve">were </w:t>
      </w:r>
      <w:r w:rsidR="0076152F">
        <w:rPr>
          <w:rFonts w:ascii="Arial" w:hAnsi="Arial" w:cs="Arial"/>
        </w:rPr>
        <w:t xml:space="preserve">remarkably </w:t>
      </w:r>
      <w:r w:rsidR="000F087A">
        <w:rPr>
          <w:rFonts w:ascii="Arial" w:hAnsi="Arial" w:cs="Arial"/>
        </w:rPr>
        <w:t>stable</w:t>
      </w:r>
      <w:r w:rsidR="00B00141">
        <w:rPr>
          <w:rFonts w:ascii="Arial" w:hAnsi="Arial" w:cs="Arial"/>
        </w:rPr>
        <w:t>.</w:t>
      </w:r>
      <w:r w:rsidR="0076152F">
        <w:rPr>
          <w:rFonts w:ascii="Arial" w:hAnsi="Arial" w:cs="Arial"/>
        </w:rPr>
        <w:t xml:space="preserve"> </w:t>
      </w:r>
      <w:r w:rsidR="00D27259">
        <w:rPr>
          <w:rFonts w:ascii="Arial" w:hAnsi="Arial" w:cs="Arial"/>
        </w:rPr>
        <w:t>Interestingly, however</w:t>
      </w:r>
      <w:r w:rsidR="00B00141">
        <w:rPr>
          <w:rFonts w:ascii="Arial" w:hAnsi="Arial" w:cs="Arial"/>
        </w:rPr>
        <w:t xml:space="preserve">, </w:t>
      </w:r>
      <w:r w:rsidR="0038334B">
        <w:rPr>
          <w:rFonts w:ascii="Arial" w:hAnsi="Arial" w:cs="Arial"/>
        </w:rPr>
        <w:t xml:space="preserve">the manifold’s </w:t>
      </w:r>
      <w:r w:rsidR="00B00141">
        <w:rPr>
          <w:rFonts w:ascii="Arial" w:hAnsi="Arial" w:cs="Arial"/>
        </w:rPr>
        <w:t>absolute location demonstrated day</w:t>
      </w:r>
      <w:r w:rsidR="0038334B">
        <w:rPr>
          <w:rFonts w:ascii="Arial" w:hAnsi="Arial" w:cs="Arial"/>
        </w:rPr>
        <w:t>-</w:t>
      </w:r>
      <w:r w:rsidR="00B00141">
        <w:rPr>
          <w:rFonts w:ascii="Arial" w:hAnsi="Arial" w:cs="Arial"/>
        </w:rPr>
        <w:t>to</w:t>
      </w:r>
      <w:r w:rsidR="0038334B">
        <w:rPr>
          <w:rFonts w:ascii="Arial" w:hAnsi="Arial" w:cs="Arial"/>
        </w:rPr>
        <w:t>-</w:t>
      </w:r>
      <w:r w:rsidR="00B00141">
        <w:rPr>
          <w:rFonts w:ascii="Arial" w:hAnsi="Arial" w:cs="Arial"/>
        </w:rPr>
        <w:t>day</w:t>
      </w:r>
      <w:r w:rsidR="00470207">
        <w:rPr>
          <w:rFonts w:ascii="Arial" w:hAnsi="Arial" w:cs="Arial"/>
        </w:rPr>
        <w:t xml:space="preserve"> drift</w:t>
      </w:r>
      <w:r w:rsidR="00B00141">
        <w:rPr>
          <w:rFonts w:ascii="Arial" w:hAnsi="Arial" w:cs="Arial"/>
        </w:rPr>
        <w:t xml:space="preserve">. </w:t>
      </w:r>
      <w:r w:rsidR="00354348">
        <w:rPr>
          <w:rFonts w:ascii="Arial" w:hAnsi="Arial" w:cs="Arial"/>
        </w:rPr>
        <w:t xml:space="preserve">Strikingly, representational </w:t>
      </w:r>
      <w:r w:rsidR="00B11C87">
        <w:rPr>
          <w:rFonts w:ascii="Arial" w:hAnsi="Arial" w:cs="Arial"/>
        </w:rPr>
        <w:t>statistics,</w:t>
      </w:r>
      <w:r w:rsidR="00354348">
        <w:rPr>
          <w:rFonts w:ascii="Arial" w:hAnsi="Arial" w:cs="Arial"/>
        </w:rPr>
        <w:t xml:space="preserve"> especially variance</w:t>
      </w:r>
      <w:r w:rsidR="00B11C87">
        <w:rPr>
          <w:rFonts w:ascii="Arial" w:hAnsi="Arial" w:cs="Arial"/>
        </w:rPr>
        <w:t>,</w:t>
      </w:r>
      <w:r w:rsidR="00354348">
        <w:rPr>
          <w:rFonts w:ascii="Arial" w:hAnsi="Arial" w:cs="Arial"/>
        </w:rPr>
        <w:t xml:space="preserve"> could be </w:t>
      </w:r>
      <w:r w:rsidR="000F087A">
        <w:rPr>
          <w:rFonts w:ascii="Arial" w:hAnsi="Arial" w:cs="Arial"/>
        </w:rPr>
        <w:t>flexibly regulated</w:t>
      </w:r>
      <w:r w:rsidR="009502F4">
        <w:rPr>
          <w:rFonts w:ascii="Arial" w:hAnsi="Arial" w:cs="Arial"/>
        </w:rPr>
        <w:t xml:space="preserve"> </w:t>
      </w:r>
      <w:r w:rsidR="000F087A">
        <w:rPr>
          <w:rFonts w:ascii="Arial" w:hAnsi="Arial" w:cs="Arial"/>
        </w:rPr>
        <w:t>to increase discernability</w:t>
      </w:r>
      <w:r w:rsidR="00F73016">
        <w:rPr>
          <w:rFonts w:ascii="Arial" w:hAnsi="Arial" w:cs="Arial"/>
        </w:rPr>
        <w:t xml:space="preserve"> during BCI control</w:t>
      </w:r>
      <w:r w:rsidR="00F07F4D">
        <w:rPr>
          <w:rFonts w:ascii="Arial" w:hAnsi="Arial" w:cs="Arial"/>
        </w:rPr>
        <w:t xml:space="preserve"> without </w:t>
      </w:r>
      <w:r w:rsidR="00C12A07">
        <w:rPr>
          <w:rFonts w:ascii="Arial" w:hAnsi="Arial" w:cs="Arial"/>
        </w:rPr>
        <w:t xml:space="preserve">somatotopic </w:t>
      </w:r>
      <w:r w:rsidR="00B00141">
        <w:rPr>
          <w:rFonts w:ascii="Arial" w:hAnsi="Arial" w:cs="Arial"/>
        </w:rPr>
        <w:t>changes</w:t>
      </w:r>
      <w:r w:rsidR="000F087A">
        <w:rPr>
          <w:rFonts w:ascii="Arial" w:hAnsi="Arial" w:cs="Arial"/>
        </w:rPr>
        <w:t xml:space="preserve">. Discernability strengthened with practice and was specific to </w:t>
      </w:r>
      <w:r w:rsidR="00F73016">
        <w:rPr>
          <w:rFonts w:ascii="Arial" w:hAnsi="Arial" w:cs="Arial"/>
        </w:rPr>
        <w:t xml:space="preserve">the </w:t>
      </w:r>
      <w:r w:rsidR="000F087A">
        <w:rPr>
          <w:rFonts w:ascii="Arial" w:hAnsi="Arial" w:cs="Arial"/>
        </w:rPr>
        <w:t xml:space="preserve">BCI, demonstrating remarkable contextual specificity. </w:t>
      </w:r>
      <w:r w:rsidR="0022407F">
        <w:rPr>
          <w:rFonts w:ascii="Arial" w:hAnsi="Arial" w:cs="Arial"/>
        </w:rPr>
        <w:t>A</w:t>
      </w:r>
      <w:r>
        <w:rPr>
          <w:rFonts w:ascii="Arial" w:hAnsi="Arial" w:cs="Arial"/>
        </w:rPr>
        <w:t xml:space="preserve">ccounting for drift, </w:t>
      </w:r>
      <w:r w:rsidR="0022407F">
        <w:rPr>
          <w:rFonts w:ascii="Arial" w:hAnsi="Arial" w:cs="Arial"/>
        </w:rPr>
        <w:t xml:space="preserve">and leveraging </w:t>
      </w:r>
      <w:r w:rsidR="00250AD2">
        <w:rPr>
          <w:rFonts w:ascii="Arial" w:hAnsi="Arial" w:cs="Arial"/>
        </w:rPr>
        <w:t>the</w:t>
      </w:r>
      <w:r w:rsidR="003C59AB">
        <w:rPr>
          <w:rFonts w:ascii="Arial" w:hAnsi="Arial" w:cs="Arial"/>
        </w:rPr>
        <w:t xml:space="preserve"> flexibility of representations</w:t>
      </w:r>
      <w:r w:rsidR="0022407F">
        <w:rPr>
          <w:rFonts w:ascii="Arial" w:hAnsi="Arial" w:cs="Arial"/>
        </w:rPr>
        <w:t>,</w:t>
      </w:r>
      <w:r w:rsidR="005A41B6">
        <w:rPr>
          <w:rFonts w:ascii="Arial" w:hAnsi="Arial" w:cs="Arial"/>
        </w:rPr>
        <w:t xml:space="preserve"> </w:t>
      </w:r>
      <w:r w:rsidR="00C7373A">
        <w:rPr>
          <w:rFonts w:ascii="Arial" w:hAnsi="Arial" w:cs="Arial"/>
        </w:rPr>
        <w:t>allow</w:t>
      </w:r>
      <w:r w:rsidR="0022407F">
        <w:rPr>
          <w:rFonts w:ascii="Arial" w:hAnsi="Arial" w:cs="Arial"/>
        </w:rPr>
        <w:t>ed</w:t>
      </w:r>
      <w:r w:rsidR="00C7373A">
        <w:rPr>
          <w:rFonts w:ascii="Arial" w:hAnsi="Arial" w:cs="Arial"/>
        </w:rPr>
        <w:t xml:space="preserve"> neuroprosthetic </w:t>
      </w:r>
      <w:r w:rsidR="005A41B6">
        <w:rPr>
          <w:rFonts w:ascii="Arial" w:hAnsi="Arial" w:cs="Arial"/>
        </w:rPr>
        <w:t xml:space="preserve">control </w:t>
      </w:r>
      <w:r w:rsidR="00C7373A">
        <w:rPr>
          <w:rFonts w:ascii="Arial" w:hAnsi="Arial" w:cs="Arial"/>
        </w:rPr>
        <w:t xml:space="preserve">of </w:t>
      </w:r>
      <w:r w:rsidR="005A41B6">
        <w:rPr>
          <w:rFonts w:ascii="Arial" w:hAnsi="Arial" w:cs="Arial"/>
        </w:rPr>
        <w:t xml:space="preserve">a robotic arm and hand </w:t>
      </w:r>
      <w:r w:rsidR="00C7373A">
        <w:rPr>
          <w:rFonts w:ascii="Arial" w:hAnsi="Arial" w:cs="Arial"/>
        </w:rPr>
        <w:t xml:space="preserve">for </w:t>
      </w:r>
      <w:r>
        <w:rPr>
          <w:rFonts w:ascii="Arial" w:hAnsi="Arial" w:cs="Arial"/>
        </w:rPr>
        <w:t xml:space="preserve">over 7 months </w:t>
      </w:r>
      <w:r w:rsidR="005A41B6">
        <w:rPr>
          <w:rFonts w:ascii="Arial" w:hAnsi="Arial" w:cs="Arial"/>
        </w:rPr>
        <w:t xml:space="preserve">without </w:t>
      </w:r>
      <w:r w:rsidR="00536162">
        <w:rPr>
          <w:rFonts w:ascii="Arial" w:hAnsi="Arial" w:cs="Arial"/>
        </w:rPr>
        <w:t>recalibration.</w:t>
      </w:r>
      <w:r>
        <w:rPr>
          <w:rFonts w:ascii="Arial" w:hAnsi="Arial" w:cs="Arial"/>
        </w:rPr>
        <w:t xml:space="preserve"> Our </w:t>
      </w:r>
      <w:r w:rsidR="00B00141">
        <w:rPr>
          <w:rFonts w:ascii="Arial" w:hAnsi="Arial" w:cs="Arial"/>
        </w:rPr>
        <w:t xml:space="preserve">study </w:t>
      </w:r>
      <w:r>
        <w:rPr>
          <w:rFonts w:ascii="Arial" w:hAnsi="Arial" w:cs="Arial"/>
        </w:rPr>
        <w:t>offer</w:t>
      </w:r>
      <w:r w:rsidR="00B00141">
        <w:rPr>
          <w:rFonts w:ascii="Arial" w:hAnsi="Arial" w:cs="Arial"/>
        </w:rPr>
        <w:t xml:space="preserve">s </w:t>
      </w:r>
      <w:r>
        <w:rPr>
          <w:rFonts w:ascii="Arial" w:hAnsi="Arial" w:cs="Arial"/>
        </w:rPr>
        <w:t xml:space="preserve">insight into how </w:t>
      </w:r>
      <w:r w:rsidR="00AA36DB">
        <w:rPr>
          <w:rFonts w:ascii="Arial" w:hAnsi="Arial" w:cs="Arial"/>
        </w:rPr>
        <w:t xml:space="preserve">electrocorticography </w:t>
      </w:r>
      <w:r w:rsidR="00B00141">
        <w:rPr>
          <w:rFonts w:ascii="Arial" w:hAnsi="Arial" w:cs="Arial"/>
        </w:rPr>
        <w:t xml:space="preserve">can both track </w:t>
      </w:r>
      <w:r>
        <w:rPr>
          <w:rFonts w:ascii="Arial" w:hAnsi="Arial" w:cs="Arial"/>
        </w:rPr>
        <w:t>representational statistics</w:t>
      </w:r>
      <w:r w:rsidR="00B00141">
        <w:rPr>
          <w:rFonts w:ascii="Arial" w:hAnsi="Arial" w:cs="Arial"/>
        </w:rPr>
        <w:t xml:space="preserve"> across long periods </w:t>
      </w:r>
      <w:r w:rsidR="00AA36DB">
        <w:rPr>
          <w:rFonts w:ascii="Arial" w:hAnsi="Arial" w:cs="Arial"/>
        </w:rPr>
        <w:t>and</w:t>
      </w:r>
      <w:r>
        <w:rPr>
          <w:rFonts w:ascii="Arial" w:hAnsi="Arial" w:cs="Arial"/>
        </w:rPr>
        <w:t xml:space="preserve"> allow long-term complex </w:t>
      </w:r>
      <w:r w:rsidR="005A41B6">
        <w:rPr>
          <w:rFonts w:ascii="Arial" w:hAnsi="Arial" w:cs="Arial"/>
        </w:rPr>
        <w:t>neuroprosthetic control</w:t>
      </w:r>
      <w:r>
        <w:rPr>
          <w:rFonts w:ascii="Arial" w:hAnsi="Arial" w:cs="Arial"/>
        </w:rPr>
        <w:t>.</w:t>
      </w:r>
    </w:p>
    <w:p w14:paraId="2F4ABD68" w14:textId="77777777" w:rsidR="008C4E6A" w:rsidRDefault="008C4E6A" w:rsidP="00B77F48">
      <w:pPr>
        <w:spacing w:line="288" w:lineRule="auto"/>
        <w:contextualSpacing/>
        <w:jc w:val="both"/>
        <w:rPr>
          <w:rFonts w:ascii="Arial" w:hAnsi="Arial" w:cs="Arial"/>
        </w:rPr>
      </w:pPr>
    </w:p>
    <w:p w14:paraId="7D027643" w14:textId="77777777" w:rsidR="008C4E6A" w:rsidRDefault="008C4E6A" w:rsidP="00B77F48">
      <w:pPr>
        <w:spacing w:line="288" w:lineRule="auto"/>
        <w:contextualSpacing/>
        <w:jc w:val="both"/>
        <w:rPr>
          <w:rFonts w:ascii="Arial" w:hAnsi="Arial" w:cs="Arial"/>
        </w:rPr>
      </w:pPr>
    </w:p>
    <w:p w14:paraId="6E3B2836" w14:textId="77777777" w:rsidR="008C4E6A" w:rsidRDefault="008C4E6A" w:rsidP="00B77F48">
      <w:pPr>
        <w:spacing w:line="288" w:lineRule="auto"/>
        <w:contextualSpacing/>
        <w:jc w:val="both"/>
        <w:rPr>
          <w:rFonts w:ascii="Arial" w:hAnsi="Arial" w:cs="Arial"/>
        </w:rPr>
      </w:pPr>
    </w:p>
    <w:p w14:paraId="222EE493" w14:textId="77777777" w:rsidR="008C4E6A" w:rsidRDefault="008C4E6A" w:rsidP="00B77F48">
      <w:pPr>
        <w:spacing w:line="288" w:lineRule="auto"/>
        <w:contextualSpacing/>
        <w:jc w:val="both"/>
        <w:rPr>
          <w:rFonts w:ascii="Arial" w:hAnsi="Arial" w:cs="Arial"/>
        </w:rPr>
      </w:pPr>
    </w:p>
    <w:p w14:paraId="1D9DB905" w14:textId="77777777" w:rsidR="008C4E6A" w:rsidRDefault="008C4E6A" w:rsidP="00B77F48">
      <w:pPr>
        <w:spacing w:line="288" w:lineRule="auto"/>
        <w:contextualSpacing/>
        <w:jc w:val="both"/>
        <w:rPr>
          <w:rFonts w:ascii="Arial" w:hAnsi="Arial" w:cs="Arial"/>
        </w:rPr>
      </w:pPr>
    </w:p>
    <w:p w14:paraId="2B4F2AB1" w14:textId="77777777" w:rsidR="008C4E6A" w:rsidRDefault="008C4E6A" w:rsidP="00B77F48">
      <w:pPr>
        <w:spacing w:line="288" w:lineRule="auto"/>
        <w:contextualSpacing/>
        <w:jc w:val="both"/>
        <w:rPr>
          <w:rFonts w:ascii="Arial" w:hAnsi="Arial" w:cs="Arial"/>
        </w:rPr>
      </w:pPr>
    </w:p>
    <w:p w14:paraId="157A426A" w14:textId="77777777" w:rsidR="008C4E6A" w:rsidRDefault="008C4E6A" w:rsidP="00B77F48">
      <w:pPr>
        <w:spacing w:line="288" w:lineRule="auto"/>
        <w:contextualSpacing/>
        <w:jc w:val="both"/>
        <w:rPr>
          <w:rFonts w:ascii="Arial" w:hAnsi="Arial" w:cs="Arial"/>
        </w:rPr>
      </w:pPr>
    </w:p>
    <w:p w14:paraId="3C605AF4" w14:textId="578E1C67" w:rsidR="0061232D" w:rsidRDefault="0061232D" w:rsidP="00B77F48">
      <w:pPr>
        <w:spacing w:line="288" w:lineRule="auto"/>
        <w:contextualSpacing/>
        <w:jc w:val="both"/>
        <w:rPr>
          <w:rFonts w:ascii="Arial" w:hAnsi="Arial" w:cs="Arial"/>
        </w:rPr>
      </w:pPr>
    </w:p>
    <w:p w14:paraId="7479800D" w14:textId="77777777" w:rsidR="00C1074D" w:rsidRDefault="00C1074D">
      <w:pPr>
        <w:rPr>
          <w:rFonts w:ascii="Arial" w:hAnsi="Arial" w:cs="Arial"/>
          <w:b/>
          <w:bCs/>
          <w:sz w:val="28"/>
          <w:szCs w:val="28"/>
        </w:rPr>
      </w:pPr>
      <w:bookmarkStart w:id="1" w:name="_Hlk126152632"/>
      <w:r>
        <w:rPr>
          <w:rFonts w:ascii="Arial" w:hAnsi="Arial" w:cs="Arial"/>
          <w:b/>
          <w:bCs/>
          <w:sz w:val="28"/>
          <w:szCs w:val="28"/>
        </w:rPr>
        <w:br w:type="page"/>
      </w:r>
    </w:p>
    <w:p w14:paraId="1FC8ACEC" w14:textId="30DEF569" w:rsidR="00B648D6" w:rsidRDefault="00B648D6" w:rsidP="00B77F48">
      <w:pPr>
        <w:spacing w:line="288" w:lineRule="auto"/>
        <w:contextualSpacing/>
        <w:jc w:val="both"/>
        <w:rPr>
          <w:rFonts w:ascii="Arial" w:hAnsi="Arial" w:cs="Arial"/>
          <w:b/>
          <w:bCs/>
          <w:sz w:val="28"/>
          <w:szCs w:val="28"/>
        </w:rPr>
      </w:pPr>
      <w:bookmarkStart w:id="2" w:name="_Hlk139894144"/>
      <w:r w:rsidRPr="005C6327">
        <w:rPr>
          <w:rFonts w:ascii="Arial" w:hAnsi="Arial" w:cs="Arial"/>
          <w:b/>
          <w:bCs/>
          <w:sz w:val="28"/>
          <w:szCs w:val="28"/>
        </w:rPr>
        <w:lastRenderedPageBreak/>
        <w:t>Introduction</w:t>
      </w:r>
    </w:p>
    <w:p w14:paraId="75EF8A2C" w14:textId="7FCE3DD6" w:rsidR="00DB27BB" w:rsidRDefault="00DB27BB" w:rsidP="00DB27BB">
      <w:pPr>
        <w:spacing w:line="288" w:lineRule="auto"/>
        <w:contextualSpacing/>
        <w:jc w:val="both"/>
        <w:rPr>
          <w:rFonts w:ascii="Arial" w:hAnsi="Arial" w:cs="Arial"/>
        </w:rPr>
      </w:pPr>
      <w:r>
        <w:rPr>
          <w:rFonts w:ascii="Arial" w:hAnsi="Arial" w:cs="Arial"/>
        </w:rPr>
        <w:t xml:space="preserve">Our nervous system needs to balance maintaining a stable neural representation of a large repertoire of well-rehearsed actions while also facilitating new learning. We use the term ‘representation’ here to refer to network-wide cortical activity patterns during repeated performance of a large repertoire of actions. Studies in </w:t>
      </w:r>
      <w:r w:rsidR="00471E47">
        <w:rPr>
          <w:rFonts w:ascii="Arial" w:hAnsi="Arial" w:cs="Arial"/>
        </w:rPr>
        <w:t xml:space="preserve">animals </w:t>
      </w:r>
      <w:r>
        <w:rPr>
          <w:rFonts w:ascii="Arial" w:hAnsi="Arial" w:cs="Arial"/>
        </w:rPr>
        <w:t xml:space="preserve">have indicated that the neural representations of behavior can experience drift – </w:t>
      </w:r>
      <w:r w:rsidRPr="00DB27BB">
        <w:rPr>
          <w:rFonts w:ascii="Arial" w:hAnsi="Arial" w:cs="Arial"/>
        </w:rPr>
        <w:t>large</w:t>
      </w:r>
      <w:r w:rsidR="000E72B1">
        <w:rPr>
          <w:rFonts w:ascii="Arial" w:hAnsi="Arial" w:cs="Arial"/>
        </w:rPr>
        <w:t>-</w:t>
      </w:r>
      <w:r w:rsidRPr="00DB27BB">
        <w:rPr>
          <w:rFonts w:ascii="Arial" w:hAnsi="Arial" w:cs="Arial"/>
        </w:rPr>
        <w:t>scale changes</w:t>
      </w:r>
      <w:r>
        <w:rPr>
          <w:rFonts w:ascii="Arial" w:hAnsi="Arial" w:cs="Arial"/>
        </w:rPr>
        <w:t xml:space="preserve"> in the correlation between neural activity and behavior </w:t>
      </w:r>
      <w:r w:rsidRPr="00DB27BB">
        <w:rPr>
          <w:rFonts w:ascii="Arial" w:hAnsi="Arial" w:cs="Arial"/>
        </w:rPr>
        <w:t>over days and</w:t>
      </w:r>
      <w:r>
        <w:rPr>
          <w:rFonts w:ascii="Arial" w:hAnsi="Arial" w:cs="Arial"/>
        </w:rPr>
        <w:t xml:space="preserve"> </w:t>
      </w:r>
      <w:r w:rsidRPr="00DB27BB">
        <w:rPr>
          <w:rFonts w:ascii="Arial" w:hAnsi="Arial" w:cs="Arial"/>
        </w:rPr>
        <w:t>weeks</w:t>
      </w:r>
      <w:r>
        <w:rPr>
          <w:rFonts w:ascii="Arial" w:hAnsi="Arial" w:cs="Arial"/>
        </w:rPr>
        <w:t xml:space="preserve"> </w:t>
      </w:r>
      <w:r w:rsidRPr="008F700C">
        <w:rPr>
          <w:rFonts w:ascii="Arial" w:hAnsi="Arial" w:cs="Arial"/>
        </w:rPr>
        <w:fldChar w:fldCharType="begin">
          <w:fldData xml:space="preserve">PEVuZE5vdGU+PENpdGU+PEF1dGhvcj5SdWxlPC9BdXRob3I+PFllYXI+MjAxOTwvWWVhcj48UmVj
TnVtPjI5MDwvUmVjTnVtPjxEaXNwbGF5VGV4dD4oQ2xvcGF0aCBldCBhbC4sIDIwMTc7IFJ1bGUg
ZXQgYWwuLCAyMDE5OyBTY2hvb25vdmVyIGV0IGFsLiwgMjAyMSk8L0Rpc3BsYXlUZXh0PjxyZWNv
cmQ+PHJlYy1udW1iZXI+MjkwPC9yZWMtbnVtYmVyPjxmb3JlaWduLWtleXM+PGtleSBhcHA9IkVO
IiBkYi1pZD0iMDk1dnpmMnp6dmFycGFlemFkOXh3NTB1d3Z6d3NkNTllZGY5IiB0aW1lc3RhbXA9
IjE2NzIxMDQyNjUiPjI5MDwva2V5PjwvZm9yZWlnbi1rZXlzPjxyZWYtdHlwZSBuYW1lPSJKb3Vy
bmFsIEFydGljbGUiPjE3PC9yZWYtdHlwZT48Y29udHJpYnV0b3JzPjxhdXRob3JzPjxhdXRob3I+
UnVsZSwgTWljaGFlbCBFPC9hdXRob3I+PGF1dGhvcj5P4oCZTGVhcnksIFRpbW90aHk8L2F1dGhv
cj48YXV0aG9yPkhhcnZleSwgQ2hyaXN0b3BoZXIgRDwvYXV0aG9yPjwvYXV0aG9ycz48L2NvbnRy
aWJ1dG9ycz48dGl0bGVzPjx0aXRsZT5DYXVzZXMgYW5kIGNvbnNlcXVlbmNlcyBvZiByZXByZXNl
bnRhdGlvbmFsIGRyaWZ0PC90aXRsZT48c2Vjb25kYXJ5LXRpdGxlPkN1cnJlbnQgb3BpbmlvbiBp
biBuZXVyb2Jpb2xvZ3k8L3NlY29uZGFyeS10aXRsZT48L3RpdGxlcz48cGVyaW9kaWNhbD48ZnVs
bC10aXRsZT5DdXJyZW50IG9waW5pb24gaW4gbmV1cm9iaW9sb2d5PC9mdWxsLXRpdGxlPjwvcGVy
aW9kaWNhbD48cGFnZXM+MTQxLTE0NzwvcGFnZXM+PHZvbHVtZT41ODwvdm9sdW1lPjxkYXRlcz48
eWVhcj4yMDE5PC95ZWFyPjwvZGF0ZXM+PGlzYm4+MDk1OS00Mzg4PC9pc2JuPjx1cmxzPjwvdXJs
cz48L3JlY29yZD48L0NpdGU+PENpdGU+PEF1dGhvcj5DbG9wYXRoPC9BdXRob3I+PFllYXI+MjAx
NzwvWWVhcj48UmVjTnVtPjI4OTwvUmVjTnVtPjxyZWNvcmQ+PHJlYy1udW1iZXI+Mjg5PC9yZWMt
bnVtYmVyPjxmb3JlaWduLWtleXM+PGtleSBhcHA9IkVOIiBkYi1pZD0iMDk1dnpmMnp6dmFycGFl
emFkOXh3NTB1d3Z6d3NkNTllZGY5IiB0aW1lc3RhbXA9IjE2NzIxMDM2MDIiPjI4OTwva2V5Pjwv
Zm9yZWlnbi1rZXlzPjxyZWYtdHlwZSBuYW1lPSJKb3VybmFsIEFydGljbGUiPjE3PC9yZWYtdHlw
ZT48Y29udHJpYnV0b3JzPjxhdXRob3JzPjxhdXRob3I+Q2xvcGF0aCwgQ2xhdWRpYTwvYXV0aG9y
PjxhdXRob3I+Qm9uaG9lZmZlciwgVG9iaWFzPC9hdXRob3I+PGF1dGhvcj5Iw7xiZW5lciwgTWFy
azwvYXV0aG9yPjxhdXRob3I+Um9zZSwgVG9iaWFzPC9hdXRob3I+PC9hdXRob3JzPjwvY29udHJp
YnV0b3JzPjx0aXRsZXM+PHRpdGxlPlZhcmlhbmNlIGFuZCBpbnZhcmlhbmNlIG9mIG5ldXJvbmFs
IGxvbmctdGVybSByZXByZXNlbnRhdGlvbnM8L3RpdGxlPjxzZWNvbmRhcnktdGl0bGU+UGhpbG9z
b3BoaWNhbCBUcmFuc2FjdGlvbnMgb2YgdGhlIFJveWFsIFNvY2lldHkgQjogQmlvbG9naWNhbCBT
Y2llbmNlczwvc2Vjb25kYXJ5LXRpdGxlPjwvdGl0bGVzPjxwZXJpb2RpY2FsPjxmdWxsLXRpdGxl
PlBoaWxvc29waGljYWwgVHJhbnNhY3Rpb25zIG9mIHRoZSBSb3lhbCBTb2NpZXR5IEI6IEJpb2xv
Z2ljYWwgU2NpZW5jZXM8L2Z1bGwtdGl0bGU+PC9wZXJpb2RpY2FsPjxwYWdlcz4yMDE2MDE2MTwv
cGFnZXM+PHZvbHVtZT4zNzI8L3ZvbHVtZT48bnVtYmVyPjE3MTU8L251bWJlcj48ZGF0ZXM+PHll
YXI+MjAxNzwveWVhcj48L2RhdGVzPjxpc2JuPjA5NjItODQzNjwvaXNibj48dXJscz48L3VybHM+
PC9yZWNvcmQ+PC9DaXRlPjxDaXRlPjxBdXRob3I+U2Nob29ub3ZlcjwvQXV0aG9yPjxZZWFyPjIw
MjE8L1llYXI+PFJlY051bT4zMzI8L1JlY051bT48cmVjb3JkPjxyZWMtbnVtYmVyPjMzMjwvcmVj
LW51bWJlcj48Zm9yZWlnbi1rZXlzPjxrZXkgYXBwPSJFTiIgZGItaWQ9IjA5NXZ6ZjJ6enZhcnBh
ZXphZDl4dzUwdXd2endzZDU5ZWRmOSIgdGltZXN0YW1wPSIxNjc1NzkzNTE3Ij4zMzI8L2tleT48
L2ZvcmVpZ24ta2V5cz48cmVmLXR5cGUgbmFtZT0iSm91cm5hbCBBcnRpY2xlIj4xNzwvcmVmLXR5
cGU+PGNvbnRyaWJ1dG9ycz48YXV0aG9ycz48YXV0aG9yPlNjaG9vbm92ZXIsIENhcmwgRTwvYXV0
aG9yPjxhdXRob3I+T2hhc2hpLCBTYXJhaCBOPC9hdXRob3I+PGF1dGhvcj5BeGVsLCBSaWNoYXJk
PC9hdXRob3I+PGF1dGhvcj5GaW5rLCBBbmRyZXcgSlA8L2F1dGhvcj48L2F1dGhvcnM+PC9jb250
cmlidXRvcnM+PHRpdGxlcz48dGl0bGU+UmVwcmVzZW50YXRpb25hbCBkcmlmdCBpbiBwcmltYXJ5
IG9sZmFjdG9yeSBjb3J0ZXg8L3RpdGxlPjxzZWNvbmRhcnktdGl0bGU+TmF0dXJlPC9zZWNvbmRh
cnktdGl0bGU+PC90aXRsZXM+PHBlcmlvZGljYWw+PGZ1bGwtdGl0bGU+TmF0dXJlPC9mdWxsLXRp
dGxlPjwvcGVyaW9kaWNhbD48cGFnZXM+NTQxLTU0NjwvcGFnZXM+PHZvbHVtZT41OTQ8L3ZvbHVt
ZT48bnVtYmVyPjc4NjQ8L251bWJlcj48ZGF0ZXM+PHllYXI+MjAyMTwveWVhcj48L2RhdGVzPjxp
c2JuPjAwMjgtMDgzNjwvaXNibj48dXJscz48L3VybHM+PC9yZWNvcmQ+PC9DaXRlPjwvRW5kTm90
ZT4A
</w:fldData>
        </w:fldChar>
      </w:r>
      <w:r w:rsidR="00E706BF">
        <w:rPr>
          <w:rFonts w:ascii="Arial" w:hAnsi="Arial" w:cs="Arial"/>
        </w:rPr>
        <w:instrText xml:space="preserve"> ADDIN EN.CITE </w:instrText>
      </w:r>
      <w:r w:rsidR="00E706BF">
        <w:rPr>
          <w:rFonts w:ascii="Arial" w:hAnsi="Arial" w:cs="Arial"/>
        </w:rPr>
        <w:fldChar w:fldCharType="begin">
          <w:fldData xml:space="preserve">PEVuZE5vdGU+PENpdGU+PEF1dGhvcj5SdWxlPC9BdXRob3I+PFllYXI+MjAxOTwvWWVhcj48UmVj
TnVtPjI5MDwvUmVjTnVtPjxEaXNwbGF5VGV4dD4oQ2xvcGF0aCBldCBhbC4sIDIwMTc7IFJ1bGUg
ZXQgYWwuLCAyMDE5OyBTY2hvb25vdmVyIGV0IGFsLiwgMjAyMSk8L0Rpc3BsYXlUZXh0PjxyZWNv
cmQ+PHJlYy1udW1iZXI+MjkwPC9yZWMtbnVtYmVyPjxmb3JlaWduLWtleXM+PGtleSBhcHA9IkVO
IiBkYi1pZD0iMDk1dnpmMnp6dmFycGFlemFkOXh3NTB1d3Z6d3NkNTllZGY5IiB0aW1lc3RhbXA9
IjE2NzIxMDQyNjUiPjI5MDwva2V5PjwvZm9yZWlnbi1rZXlzPjxyZWYtdHlwZSBuYW1lPSJKb3Vy
bmFsIEFydGljbGUiPjE3PC9yZWYtdHlwZT48Y29udHJpYnV0b3JzPjxhdXRob3JzPjxhdXRob3I+
UnVsZSwgTWljaGFlbCBFPC9hdXRob3I+PGF1dGhvcj5P4oCZTGVhcnksIFRpbW90aHk8L2F1dGhv
cj48YXV0aG9yPkhhcnZleSwgQ2hyaXN0b3BoZXIgRDwvYXV0aG9yPjwvYXV0aG9ycz48L2NvbnRy
aWJ1dG9ycz48dGl0bGVzPjx0aXRsZT5DYXVzZXMgYW5kIGNvbnNlcXVlbmNlcyBvZiByZXByZXNl
bnRhdGlvbmFsIGRyaWZ0PC90aXRsZT48c2Vjb25kYXJ5LXRpdGxlPkN1cnJlbnQgb3BpbmlvbiBp
biBuZXVyb2Jpb2xvZ3k8L3NlY29uZGFyeS10aXRsZT48L3RpdGxlcz48cGVyaW9kaWNhbD48ZnVs
bC10aXRsZT5DdXJyZW50IG9waW5pb24gaW4gbmV1cm9iaW9sb2d5PC9mdWxsLXRpdGxlPjwvcGVy
aW9kaWNhbD48cGFnZXM+MTQxLTE0NzwvcGFnZXM+PHZvbHVtZT41ODwvdm9sdW1lPjxkYXRlcz48
eWVhcj4yMDE5PC95ZWFyPjwvZGF0ZXM+PGlzYm4+MDk1OS00Mzg4PC9pc2JuPjx1cmxzPjwvdXJs
cz48L3JlY29yZD48L0NpdGU+PENpdGU+PEF1dGhvcj5DbG9wYXRoPC9BdXRob3I+PFllYXI+MjAx
NzwvWWVhcj48UmVjTnVtPjI4OTwvUmVjTnVtPjxyZWNvcmQ+PHJlYy1udW1iZXI+Mjg5PC9yZWMt
bnVtYmVyPjxmb3JlaWduLWtleXM+PGtleSBhcHA9IkVOIiBkYi1pZD0iMDk1dnpmMnp6dmFycGFl
emFkOXh3NTB1d3Z6d3NkNTllZGY5IiB0aW1lc3RhbXA9IjE2NzIxMDM2MDIiPjI4OTwva2V5Pjwv
Zm9yZWlnbi1rZXlzPjxyZWYtdHlwZSBuYW1lPSJKb3VybmFsIEFydGljbGUiPjE3PC9yZWYtdHlw
ZT48Y29udHJpYnV0b3JzPjxhdXRob3JzPjxhdXRob3I+Q2xvcGF0aCwgQ2xhdWRpYTwvYXV0aG9y
PjxhdXRob3I+Qm9uaG9lZmZlciwgVG9iaWFzPC9hdXRob3I+PGF1dGhvcj5Iw7xiZW5lciwgTWFy
azwvYXV0aG9yPjxhdXRob3I+Um9zZSwgVG9iaWFzPC9hdXRob3I+PC9hdXRob3JzPjwvY29udHJp
YnV0b3JzPjx0aXRsZXM+PHRpdGxlPlZhcmlhbmNlIGFuZCBpbnZhcmlhbmNlIG9mIG5ldXJvbmFs
IGxvbmctdGVybSByZXByZXNlbnRhdGlvbnM8L3RpdGxlPjxzZWNvbmRhcnktdGl0bGU+UGhpbG9z
b3BoaWNhbCBUcmFuc2FjdGlvbnMgb2YgdGhlIFJveWFsIFNvY2lldHkgQjogQmlvbG9naWNhbCBT
Y2llbmNlczwvc2Vjb25kYXJ5LXRpdGxlPjwvdGl0bGVzPjxwZXJpb2RpY2FsPjxmdWxsLXRpdGxl
PlBoaWxvc29waGljYWwgVHJhbnNhY3Rpb25zIG9mIHRoZSBSb3lhbCBTb2NpZXR5IEI6IEJpb2xv
Z2ljYWwgU2NpZW5jZXM8L2Z1bGwtdGl0bGU+PC9wZXJpb2RpY2FsPjxwYWdlcz4yMDE2MDE2MTwv
cGFnZXM+PHZvbHVtZT4zNzI8L3ZvbHVtZT48bnVtYmVyPjE3MTU8L251bWJlcj48ZGF0ZXM+PHll
YXI+MjAxNzwveWVhcj48L2RhdGVzPjxpc2JuPjA5NjItODQzNjwvaXNibj48dXJscz48L3VybHM+
PC9yZWNvcmQ+PC9DaXRlPjxDaXRlPjxBdXRob3I+U2Nob29ub3ZlcjwvQXV0aG9yPjxZZWFyPjIw
MjE8L1llYXI+PFJlY051bT4zMzI8L1JlY051bT48cmVjb3JkPjxyZWMtbnVtYmVyPjMzMjwvcmVj
LW51bWJlcj48Zm9yZWlnbi1rZXlzPjxrZXkgYXBwPSJFTiIgZGItaWQ9IjA5NXZ6ZjJ6enZhcnBh
ZXphZDl4dzUwdXd2endzZDU5ZWRmOSIgdGltZXN0YW1wPSIxNjc1NzkzNTE3Ij4zMzI8L2tleT48
L2ZvcmVpZ24ta2V5cz48cmVmLXR5cGUgbmFtZT0iSm91cm5hbCBBcnRpY2xlIj4xNzwvcmVmLXR5
cGU+PGNvbnRyaWJ1dG9ycz48YXV0aG9ycz48YXV0aG9yPlNjaG9vbm92ZXIsIENhcmwgRTwvYXV0
aG9yPjxhdXRob3I+T2hhc2hpLCBTYXJhaCBOPC9hdXRob3I+PGF1dGhvcj5BeGVsLCBSaWNoYXJk
PC9hdXRob3I+PGF1dGhvcj5GaW5rLCBBbmRyZXcgSlA8L2F1dGhvcj48L2F1dGhvcnM+PC9jb250
cmlidXRvcnM+PHRpdGxlcz48dGl0bGU+UmVwcmVzZW50YXRpb25hbCBkcmlmdCBpbiBwcmltYXJ5
IG9sZmFjdG9yeSBjb3J0ZXg8L3RpdGxlPjxzZWNvbmRhcnktdGl0bGU+TmF0dXJlPC9zZWNvbmRh
cnktdGl0bGU+PC90aXRsZXM+PHBlcmlvZGljYWw+PGZ1bGwtdGl0bGU+TmF0dXJlPC9mdWxsLXRp
dGxlPjwvcGVyaW9kaWNhbD48cGFnZXM+NTQxLTU0NjwvcGFnZXM+PHZvbHVtZT41OTQ8L3ZvbHVt
ZT48bnVtYmVyPjc4NjQ8L251bWJlcj48ZGF0ZXM+PHllYXI+MjAyMTwveWVhcj48L2RhdGVzPjxp
c2JuPjAwMjgtMDgzNjwvaXNibj48dXJscz48L3VybHM+PC9yZWNvcmQ+PC9DaXRlPjwvRW5kTm90
ZT4A
</w:fldData>
        </w:fldChar>
      </w:r>
      <w:r w:rsidR="00E706BF">
        <w:rPr>
          <w:rFonts w:ascii="Arial" w:hAnsi="Arial" w:cs="Arial"/>
        </w:rPr>
        <w:instrText xml:space="preserve"> ADDIN EN.CITE.DATA </w:instrText>
      </w:r>
      <w:r w:rsidR="00E706BF">
        <w:rPr>
          <w:rFonts w:ascii="Arial" w:hAnsi="Arial" w:cs="Arial"/>
        </w:rPr>
      </w:r>
      <w:r w:rsidR="00E706BF">
        <w:rPr>
          <w:rFonts w:ascii="Arial" w:hAnsi="Arial" w:cs="Arial"/>
        </w:rPr>
        <w:fldChar w:fldCharType="end"/>
      </w:r>
      <w:r w:rsidRPr="008F700C">
        <w:rPr>
          <w:rFonts w:ascii="Arial" w:hAnsi="Arial" w:cs="Arial"/>
        </w:rPr>
      </w:r>
      <w:r w:rsidRPr="008F700C">
        <w:rPr>
          <w:rFonts w:ascii="Arial" w:hAnsi="Arial" w:cs="Arial"/>
        </w:rPr>
        <w:fldChar w:fldCharType="separate"/>
      </w:r>
      <w:r w:rsidR="00E706BF">
        <w:rPr>
          <w:rFonts w:ascii="Arial" w:hAnsi="Arial" w:cs="Arial"/>
          <w:noProof/>
        </w:rPr>
        <w:t>(Clopath et al., 2017; Rule et al., 2019; Schoonover et al., 2021)</w:t>
      </w:r>
      <w:r w:rsidRPr="008F700C">
        <w:rPr>
          <w:rFonts w:ascii="Arial" w:hAnsi="Arial" w:cs="Arial"/>
        </w:rPr>
        <w:fldChar w:fldCharType="end"/>
      </w:r>
      <w:r>
        <w:rPr>
          <w:rFonts w:ascii="Arial" w:hAnsi="Arial" w:cs="Arial"/>
        </w:rPr>
        <w:t>.</w:t>
      </w:r>
      <w:r w:rsidR="00471E47">
        <w:rPr>
          <w:rFonts w:ascii="Arial" w:hAnsi="Arial" w:cs="Arial"/>
        </w:rPr>
        <w:t xml:space="preserve"> While past work in humans using functional imaging as well as invasive recordings have indicated that simple well-rehearsed movements that are part of daily life, such as finger flexion and tongue protrusion, have distinct somatotopic representations on a given day </w:t>
      </w:r>
      <w:r w:rsidR="00471E47">
        <w:rPr>
          <w:rFonts w:ascii="Arial" w:hAnsi="Arial" w:cs="Arial"/>
        </w:rPr>
        <w:fldChar w:fldCharType="begin">
          <w:fldData xml:space="preserve">PEVuZE5vdGU+PENpdGU+PEF1dGhvcj5NaWxsZXI8L0F1dGhvcj48WWVhcj4yMDA3PC9ZZWFyPjxS
ZWNOdW0+Mjg0PC9SZWNOdW0+PERpc3BsYXlUZXh0PihMb3R6ZSBldCBhbC4sIDIwMDA7IExldXRo
YXJkdCBldCBhbC4sIDIwMDQ7IE1pbGxlciBldCBhbC4sIDIwMDc7IE1laWVyIGV0IGFsLiwgMjAw
ODsgRGVnZW5oYXJ0IGV0IGFsLiwgMjAxODsgU2NoZWxsZWtlbnMgZXQgYWwuLCAyMDE4KTwvRGlz
cGxheVRleHQ+PHJlY29yZD48cmVjLW51bWJlcj4yODQ8L3JlYy1udW1iZXI+PGZvcmVpZ24ta2V5
cz48a2V5IGFwcD0iRU4iIGRiLWlkPSIwOTV2emYyenp2YXJwYWV6YWQ5eHc1MHV3dnp3c2Q1OWVk
ZjkiIHRpbWVzdGFtcD0iMTY3MjA0MjEzNiI+Mjg0PC9rZXk+PC9mb3JlaWduLWtleXM+PHJlZi10
eXBlIG5hbWU9IkpvdXJuYWwgQXJ0aWNsZSI+MTc8L3JlZi10eXBlPjxjb250cmlidXRvcnM+PGF1
dGhvcnM+PGF1dGhvcj5NaWxsZXIsIEthaSBKPC9hdXRob3I+PGF1dGhvcj5MZXV0aGFyZHQsIEVy
aWMgQzwvYXV0aG9yPjxhdXRob3I+U2NoYWxrLCBHZXJ3aW48L2F1dGhvcj48YXV0aG9yPlJhbywg
UmFqZXNoIFBOPC9hdXRob3I+PGF1dGhvcj5BbmRlcnNvbiwgTmljaG9sYXMgUjwvYXV0aG9yPjxh
dXRob3I+TW9yYW4sIERhbmllbCBXPC9hdXRob3I+PGF1dGhvcj5NaWxsZXIsIEpvaG4gVzwvYXV0
aG9yPjxhdXRob3I+T2plbWFubiwgSmVmZnJleSBHPC9hdXRob3I+PC9hdXRob3JzPjwvY29udHJp
YnV0b3JzPjx0aXRsZXM+PHRpdGxlPlNwZWN0cmFsIGNoYW5nZXMgaW4gY29ydGljYWwgc3VyZmFj
ZSBwb3RlbnRpYWxzIGR1cmluZyBtb3RvciBtb3ZlbWVudDwvdGl0bGU+PHNlY29uZGFyeS10aXRs
ZT5Kb3VybmFsIG9mIE5ldXJvc2NpZW5jZTwvc2Vjb25kYXJ5LXRpdGxlPjwvdGl0bGVzPjxwZXJp
b2RpY2FsPjxmdWxsLXRpdGxlPkpvdXJuYWwgb2YgTmV1cm9zY2llbmNlPC9mdWxsLXRpdGxlPjwv
cGVyaW9kaWNhbD48cGFnZXM+MjQyNC0yNDMyPC9wYWdlcz48dm9sdW1lPjI3PC92b2x1bWU+PG51
bWJlcj45PC9udW1iZXI+PGRhdGVzPjx5ZWFyPjIwMDc8L3llYXI+PC9kYXRlcz48aXNibj4wMjcw
LTY0NzQ8L2lzYm4+PHVybHM+PC91cmxzPjwvcmVjb3JkPjwvQ2l0ZT48Q2l0ZT48QXV0aG9yPkxv
dHplPC9BdXRob3I+PFllYXI+MjAwMDwvWWVhcj48UmVjTnVtPjI4NTwvUmVjTnVtPjxyZWNvcmQ+
PHJlYy1udW1iZXI+Mjg1PC9yZWMtbnVtYmVyPjxmb3JlaWduLWtleXM+PGtleSBhcHA9IkVOIiBk
Yi1pZD0iMDk1dnpmMnp6dmFycGFlemFkOXh3NTB1d3Z6d3NkNTllZGY5IiB0aW1lc3RhbXA9IjE2
NzIwNDIzNDciPjI4NTwva2V5PjwvZm9yZWlnbi1rZXlzPjxyZWYtdHlwZSBuYW1lPSJKb3VybmFs
IEFydGljbGUiPjE3PC9yZWYtdHlwZT48Y29udHJpYnV0b3JzPjxhdXRob3JzPjxhdXRob3I+TG90
emUsIE08L2F1dGhvcj48YXV0aG9yPkVyYiwgTTwvYXV0aG9yPjxhdXRob3I+RmxvciwgSDwvYXV0
aG9yPjxhdXRob3I+SHVlbHNtYW5uLCBFPC9hdXRob3I+PGF1dGhvcj5Hb2RkZSwgQjwvYXV0aG9y
PjxhdXRob3I+R3JvZGQsIFc8L2F1dGhvcj48L2F1dGhvcnM+PC9jb250cmlidXRvcnM+PHRpdGxl
cz48dGl0bGU+Zk1SSSBldmFsdWF0aW9uIG9mIHNvbWF0b3RvcGljIHJlcHJlc2VudGF0aW9uIGlu
IGh1bWFuIHByaW1hcnkgbW90b3IgY29ydGV4PC90aXRsZT48c2Vjb25kYXJ5LXRpdGxlPk5ldXJv
aW1hZ2U8L3NlY29uZGFyeS10aXRsZT48L3RpdGxlcz48cGVyaW9kaWNhbD48ZnVsbC10aXRsZT5O
ZXVyb2ltYWdlPC9mdWxsLXRpdGxlPjwvcGVyaW9kaWNhbD48cGFnZXM+NDczLTQ4MTwvcGFnZXM+
PHZvbHVtZT4xMTwvdm9sdW1lPjxudW1iZXI+NTwvbnVtYmVyPjxkYXRlcz48eWVhcj4yMDAwPC95
ZWFyPjwvZGF0ZXM+PGlzYm4+MTA1My04MTE5PC9pc2JuPjx1cmxzPjwvdXJscz48L3JlY29yZD48
L0NpdGU+PENpdGU+PEF1dGhvcj5NZWllcjwvQXV0aG9yPjxZZWFyPjIwMDg8L1llYXI+PFJlY051
bT4zMDQ8L1JlY051bT48cmVjb3JkPjxyZWMtbnVtYmVyPjMwNDwvcmVjLW51bWJlcj48Zm9yZWln
bi1rZXlzPjxrZXkgYXBwPSJFTiIgZGItaWQ9IjA5NXZ6ZjJ6enZhcnBhZXphZDl4dzUwdXd2endz
ZDU5ZWRmOSIgdGltZXN0YW1wPSIxNjczNDAxNTQ2Ij4zMDQ8L2tleT48L2ZvcmVpZ24ta2V5cz48
cmVmLXR5cGUgbmFtZT0iSm91cm5hbCBBcnRpY2xlIj4xNzwvcmVmLXR5cGU+PGNvbnRyaWJ1dG9y
cz48YXV0aG9ycz48YXV0aG9yPk1laWVyLCBKZWZmcmV5IEQ8L2F1dGhvcj48YXV0aG9yPkFmbGFs
bywgVHlzb24gTjwvYXV0aG9yPjxhdXRob3I+S2FzdG5lciwgU2FiaW5lPC9hdXRob3I+PGF1dGhv
cj5HcmF6aWFubywgTWljaGFlbCBTQTwvYXV0aG9yPjwvYXV0aG9ycz48L2NvbnRyaWJ1dG9ycz48
dGl0bGVzPjx0aXRsZT5Db21wbGV4IG9yZ2FuaXphdGlvbiBvZiBodW1hbiBwcmltYXJ5IG1vdG9y
IGNvcnRleDogYSBoaWdoLXJlc29sdXRpb24gZk1SSSBzdHVkeTwvdGl0bGU+PHNlY29uZGFyeS10
aXRsZT5Kb3VybmFsIG9mIG5ldXJvcGh5c2lvbG9neTwvc2Vjb25kYXJ5LXRpdGxlPjwvdGl0bGVz
PjxwZXJpb2RpY2FsPjxmdWxsLXRpdGxlPkpvdXJuYWwgb2YgbmV1cm9waHlzaW9sb2d5PC9mdWxs
LXRpdGxlPjwvcGVyaW9kaWNhbD48cGFnZXM+MTgwMC0xODEyPC9wYWdlcz48dm9sdW1lPjEwMDwv
dm9sdW1lPjxudW1iZXI+NDwvbnVtYmVyPjxkYXRlcz48eWVhcj4yMDA4PC95ZWFyPjwvZGF0ZXM+
PGlzYm4+MDAyMi0zMDc3PC9pc2JuPjx1cmxzPjwvdXJscz48L3JlY29yZD48L0NpdGU+PENpdGU+
PEF1dGhvcj5TY2hlbGxla2VuczwvQXV0aG9yPjxZZWFyPjIwMTg8L1llYXI+PFJlY051bT4zMDY8
L1JlY051bT48cmVjb3JkPjxyZWMtbnVtYmVyPjMwNjwvcmVjLW51bWJlcj48Zm9yZWlnbi1rZXlz
PjxrZXkgYXBwPSJFTiIgZGItaWQ9IjA5NXZ6ZjJ6enZhcnBhZXphZDl4dzUwdXd2endzZDU5ZWRm
OSIgdGltZXN0YW1wPSIxNjczNDAyMzQ4Ij4zMDY8L2tleT48L2ZvcmVpZ24ta2V5cz48cmVmLXR5
cGUgbmFtZT0iSm91cm5hbCBBcnRpY2xlIj4xNzwvcmVmLXR5cGU+PGNvbnRyaWJ1dG9ycz48YXV0
aG9ycz48YXV0aG9yPlNjaGVsbGVrZW5zLCBXb3V0ZXI8L2F1dGhvcj48YXV0aG9yPlBldHJpZG91
LCBOYXRhbGlhPC9hdXRob3I+PGF1dGhvcj5SYW1zZXksIE5pY2sgRjwvYXV0aG9yPjwvYXV0aG9y
cz48L2NvbnRyaWJ1dG9ycz48dGl0bGVzPjx0aXRsZT5EZXRhaWxlZCBzb21hdG90b3B5IGluIHBy
aW1hcnkgbW90b3IgYW5kIHNvbWF0b3NlbnNvcnkgY29ydGV4IHJldmVhbGVkIGJ5IEdhdXNzaWFu
IHBvcHVsYXRpb24gcmVjZXB0aXZlIGZpZWxkczwvdGl0bGU+PHNlY29uZGFyeS10aXRsZT5OZXVy
b2ltYWdlPC9zZWNvbmRhcnktdGl0bGU+PC90aXRsZXM+PHBlcmlvZGljYWw+PGZ1bGwtdGl0bGU+
TmV1cm9pbWFnZTwvZnVsbC10aXRsZT48L3BlcmlvZGljYWw+PHBhZ2VzPjMzNy0zNDc8L3BhZ2Vz
Pjx2b2x1bWU+MTc5PC92b2x1bWU+PGRhdGVzPjx5ZWFyPjIwMTg8L3llYXI+PC9kYXRlcz48aXNi
bj4xMDUzLTgxMTk8L2lzYm4+PHVybHM+PC91cmxzPjwvcmVjb3JkPjwvQ2l0ZT48Q2l0ZT48QXV0
aG9yPkRlZ2VuaGFydDwvQXV0aG9yPjxZZWFyPjIwMTg8L1llYXI+PFJlY051bT4xNTY8L1JlY051
bT48cmVjb3JkPjxyZWMtbnVtYmVyPjE1NjwvcmVjLW51bWJlcj48Zm9yZWlnbi1rZXlzPjxrZXkg
YXBwPSJFTiIgZGItaWQ9IjA5NXZ6ZjJ6enZhcnBhZXphZDl4dzUwdXd2endzZDU5ZWRmOSIgdGlt
ZXN0YW1wPSIxNjE5MTU5MzE3Ij4xNTY8L2tleT48L2ZvcmVpZ24ta2V5cz48cmVmLXR5cGUgbmFt
ZT0iSm91cm5hbCBBcnRpY2xlIj4xNzwvcmVmLXR5cGU+PGNvbnRyaWJ1dG9ycz48YXV0aG9ycz48
YXV0aG9yPkRlZ2VuaGFydCwgQWxhbiBEPC9hdXRob3I+PGF1dGhvcj5IaXJlbWF0aCwgU2hpdmF5
b2dpIFY8L2F1dGhvcj48YXV0aG9yPllhbmcsIFlpbmc8L2F1dGhvcj48YXV0aG9yPkZvbGRlcywg
U3RlcGhlbjwvYXV0aG9yPjxhdXRob3I+Q29sbGluZ2VyLCBKZW5uaWZlciBMPC9hdXRob3I+PGF1
dGhvcj5Cb25pbmdlciwgTWljaGFlbDwvYXV0aG9yPjxhdXRob3I+VHlsZXItS2FiYXJhLCBFbGl6
YWJldGggQzwvYXV0aG9yPjxhdXRob3I+V2FuZywgV2VpPC9hdXRob3I+PC9hdXRob3JzPjwvY29u
dHJpYnV0b3JzPjx0aXRsZXM+PHRpdGxlPlJlbWFwcGluZyBjb3J0aWNhbCBtb2R1bGF0aW9uIGZv
ciBlbGVjdHJvY29ydGljb2dyYXBoaWMgYnJhaW7igJNjb21wdXRlciBpbnRlcmZhY2VzOiBhIHNv
bWF0b3RvcHktYmFzZWQgYXBwcm9hY2ggaW4gaW5kaXZpZHVhbHMgd2l0aCB1cHBlci1saW1iIHBh
cmFseXNpczwvdGl0bGU+PHNlY29uZGFyeS10aXRsZT5Kb3VybmFsIG9mIG5ldXJhbCBlbmdpbmVl
cmluZzwvc2Vjb25kYXJ5LXRpdGxlPjwvdGl0bGVzPjxwZXJpb2RpY2FsPjxmdWxsLXRpdGxlPkpv
dXJuYWwgb2YgbmV1cmFsIGVuZ2luZWVyaW5nPC9mdWxsLXRpdGxlPjwvcGVyaW9kaWNhbD48cGFn
ZXM+MDI2MDIxPC9wYWdlcz48dm9sdW1lPjE1PC92b2x1bWU+PG51bWJlcj4yPC9udW1iZXI+PGRh
dGVzPjx5ZWFyPjIwMTg8L3llYXI+PC9kYXRlcz48aXNibj4xNzQxLTI1NTI8L2lzYm4+PHVybHM+
PC91cmxzPjwvcmVjb3JkPjwvQ2l0ZT48Q2l0ZT48QXV0aG9yPkxldXRoYXJkdDwvQXV0aG9yPjxZ
ZWFyPjIwMDQ8L1llYXI+PFJlY051bT4xPC9SZWNOdW0+PHJlY29yZD48cmVjLW51bWJlcj4xPC9y
ZWMtbnVtYmVyPjxmb3JlaWduLWtleXM+PGtleSBhcHA9IkVOIiBkYi1pZD0icmQ1ZHZzd3dhcjV6
ZjdlMHI5cHBlMDB1NXJmdHRhMGFmMjl6IiB0aW1lc3RhbXA9IjE2ODk0MDAzMDUiPjE8L2tleT48
L2ZvcmVpZ24ta2V5cz48cmVmLXR5cGUgbmFtZT0iSm91cm5hbCBBcnRpY2xlIj4xNzwvcmVmLXR5
cGU+PGNvbnRyaWJ1dG9ycz48YXV0aG9ycz48YXV0aG9yPkxldXRoYXJkdCwgRXJpYyBDPC9hdXRo
b3I+PGF1dGhvcj5TY2hhbGssIEdlcndpbjwvYXV0aG9yPjxhdXRob3I+V29scGF3LCBKb25hdGhh
biBSPC9hdXRob3I+PGF1dGhvcj5PamVtYW5uLCBKZWZmcmV5IEc8L2F1dGhvcj48YXV0aG9yPk1v
cmFuLCBEYW5pZWwgVzwvYXV0aG9yPjwvYXV0aG9ycz48L2NvbnRyaWJ1dG9ycz48dGl0bGVzPjx0
aXRsZT5BIGJyYWlu4oCTY29tcHV0ZXIgaW50ZXJmYWNlIHVzaW5nIGVsZWN0cm9jb3J0aWNvZ3Jh
cGhpYyBzaWduYWxzIGluIGh1bWFuczwvdGl0bGU+PHNlY29uZGFyeS10aXRsZT5Kb3VybmFsIG9m
IG5ldXJhbCBlbmdpbmVlcmluZzwvc2Vjb25kYXJ5LXRpdGxlPjwvdGl0bGVzPjxwYWdlcz42Mzwv
cGFnZXM+PHZvbHVtZT4xPC92b2x1bWU+PG51bWJlcj4yPC9udW1iZXI+PGRhdGVzPjx5ZWFyPjIw
MDQ8L3llYXI+PC9kYXRlcz48aXNibj4xNzQxLTI1NTI8L2lzYm4+PHVybHM+PC91cmxzPjwvcmVj
b3JkPjwvQ2l0ZT48L0VuZE5vdGU+
</w:fldData>
        </w:fldChar>
      </w:r>
      <w:r w:rsidR="0077675D">
        <w:rPr>
          <w:rFonts w:ascii="Arial" w:hAnsi="Arial" w:cs="Arial"/>
        </w:rPr>
        <w:instrText xml:space="preserve"> ADDIN EN.CITE </w:instrText>
      </w:r>
      <w:r w:rsidR="0077675D">
        <w:rPr>
          <w:rFonts w:ascii="Arial" w:hAnsi="Arial" w:cs="Arial"/>
        </w:rPr>
        <w:fldChar w:fldCharType="begin">
          <w:fldData xml:space="preserve">PEVuZE5vdGU+PENpdGU+PEF1dGhvcj5NaWxsZXI8L0F1dGhvcj48WWVhcj4yMDA3PC9ZZWFyPjxS
ZWNOdW0+Mjg0PC9SZWNOdW0+PERpc3BsYXlUZXh0PihMb3R6ZSBldCBhbC4sIDIwMDA7IExldXRo
YXJkdCBldCBhbC4sIDIwMDQ7IE1pbGxlciBldCBhbC4sIDIwMDc7IE1laWVyIGV0IGFsLiwgMjAw
ODsgRGVnZW5oYXJ0IGV0IGFsLiwgMjAxODsgU2NoZWxsZWtlbnMgZXQgYWwuLCAyMDE4KTwvRGlz
cGxheVRleHQ+PHJlY29yZD48cmVjLW51bWJlcj4yODQ8L3JlYy1udW1iZXI+PGZvcmVpZ24ta2V5
cz48a2V5IGFwcD0iRU4iIGRiLWlkPSIwOTV2emYyenp2YXJwYWV6YWQ5eHc1MHV3dnp3c2Q1OWVk
ZjkiIHRpbWVzdGFtcD0iMTY3MjA0MjEzNiI+Mjg0PC9rZXk+PC9mb3JlaWduLWtleXM+PHJlZi10
eXBlIG5hbWU9IkpvdXJuYWwgQXJ0aWNsZSI+MTc8L3JlZi10eXBlPjxjb250cmlidXRvcnM+PGF1
dGhvcnM+PGF1dGhvcj5NaWxsZXIsIEthaSBKPC9hdXRob3I+PGF1dGhvcj5MZXV0aGFyZHQsIEVy
aWMgQzwvYXV0aG9yPjxhdXRob3I+U2NoYWxrLCBHZXJ3aW48L2F1dGhvcj48YXV0aG9yPlJhbywg
UmFqZXNoIFBOPC9hdXRob3I+PGF1dGhvcj5BbmRlcnNvbiwgTmljaG9sYXMgUjwvYXV0aG9yPjxh
dXRob3I+TW9yYW4sIERhbmllbCBXPC9hdXRob3I+PGF1dGhvcj5NaWxsZXIsIEpvaG4gVzwvYXV0
aG9yPjxhdXRob3I+T2plbWFubiwgSmVmZnJleSBHPC9hdXRob3I+PC9hdXRob3JzPjwvY29udHJp
YnV0b3JzPjx0aXRsZXM+PHRpdGxlPlNwZWN0cmFsIGNoYW5nZXMgaW4gY29ydGljYWwgc3VyZmFj
ZSBwb3RlbnRpYWxzIGR1cmluZyBtb3RvciBtb3ZlbWVudDwvdGl0bGU+PHNlY29uZGFyeS10aXRs
ZT5Kb3VybmFsIG9mIE5ldXJvc2NpZW5jZTwvc2Vjb25kYXJ5LXRpdGxlPjwvdGl0bGVzPjxwZXJp
b2RpY2FsPjxmdWxsLXRpdGxlPkpvdXJuYWwgb2YgTmV1cm9zY2llbmNlPC9mdWxsLXRpdGxlPjwv
cGVyaW9kaWNhbD48cGFnZXM+MjQyNC0yNDMyPC9wYWdlcz48dm9sdW1lPjI3PC92b2x1bWU+PG51
bWJlcj45PC9udW1iZXI+PGRhdGVzPjx5ZWFyPjIwMDc8L3llYXI+PC9kYXRlcz48aXNibj4wMjcw
LTY0NzQ8L2lzYm4+PHVybHM+PC91cmxzPjwvcmVjb3JkPjwvQ2l0ZT48Q2l0ZT48QXV0aG9yPkxv
dHplPC9BdXRob3I+PFllYXI+MjAwMDwvWWVhcj48UmVjTnVtPjI4NTwvUmVjTnVtPjxyZWNvcmQ+
PHJlYy1udW1iZXI+Mjg1PC9yZWMtbnVtYmVyPjxmb3JlaWduLWtleXM+PGtleSBhcHA9IkVOIiBk
Yi1pZD0iMDk1dnpmMnp6dmFycGFlemFkOXh3NTB1d3Z6d3NkNTllZGY5IiB0aW1lc3RhbXA9IjE2
NzIwNDIzNDciPjI4NTwva2V5PjwvZm9yZWlnbi1rZXlzPjxyZWYtdHlwZSBuYW1lPSJKb3VybmFs
IEFydGljbGUiPjE3PC9yZWYtdHlwZT48Y29udHJpYnV0b3JzPjxhdXRob3JzPjxhdXRob3I+TG90
emUsIE08L2F1dGhvcj48YXV0aG9yPkVyYiwgTTwvYXV0aG9yPjxhdXRob3I+RmxvciwgSDwvYXV0
aG9yPjxhdXRob3I+SHVlbHNtYW5uLCBFPC9hdXRob3I+PGF1dGhvcj5Hb2RkZSwgQjwvYXV0aG9y
PjxhdXRob3I+R3JvZGQsIFc8L2F1dGhvcj48L2F1dGhvcnM+PC9jb250cmlidXRvcnM+PHRpdGxl
cz48dGl0bGU+Zk1SSSBldmFsdWF0aW9uIG9mIHNvbWF0b3RvcGljIHJlcHJlc2VudGF0aW9uIGlu
IGh1bWFuIHByaW1hcnkgbW90b3IgY29ydGV4PC90aXRsZT48c2Vjb25kYXJ5LXRpdGxlPk5ldXJv
aW1hZ2U8L3NlY29uZGFyeS10aXRsZT48L3RpdGxlcz48cGVyaW9kaWNhbD48ZnVsbC10aXRsZT5O
ZXVyb2ltYWdlPC9mdWxsLXRpdGxlPjwvcGVyaW9kaWNhbD48cGFnZXM+NDczLTQ4MTwvcGFnZXM+
PHZvbHVtZT4xMTwvdm9sdW1lPjxudW1iZXI+NTwvbnVtYmVyPjxkYXRlcz48eWVhcj4yMDAwPC95
ZWFyPjwvZGF0ZXM+PGlzYm4+MTA1My04MTE5PC9pc2JuPjx1cmxzPjwvdXJscz48L3JlY29yZD48
L0NpdGU+PENpdGU+PEF1dGhvcj5NZWllcjwvQXV0aG9yPjxZZWFyPjIwMDg8L1llYXI+PFJlY051
bT4zMDQ8L1JlY051bT48cmVjb3JkPjxyZWMtbnVtYmVyPjMwNDwvcmVjLW51bWJlcj48Zm9yZWln
bi1rZXlzPjxrZXkgYXBwPSJFTiIgZGItaWQ9IjA5NXZ6ZjJ6enZhcnBhZXphZDl4dzUwdXd2endz
ZDU5ZWRmOSIgdGltZXN0YW1wPSIxNjczNDAxNTQ2Ij4zMDQ8L2tleT48L2ZvcmVpZ24ta2V5cz48
cmVmLXR5cGUgbmFtZT0iSm91cm5hbCBBcnRpY2xlIj4xNzwvcmVmLXR5cGU+PGNvbnRyaWJ1dG9y
cz48YXV0aG9ycz48YXV0aG9yPk1laWVyLCBKZWZmcmV5IEQ8L2F1dGhvcj48YXV0aG9yPkFmbGFs
bywgVHlzb24gTjwvYXV0aG9yPjxhdXRob3I+S2FzdG5lciwgU2FiaW5lPC9hdXRob3I+PGF1dGhv
cj5HcmF6aWFubywgTWljaGFlbCBTQTwvYXV0aG9yPjwvYXV0aG9ycz48L2NvbnRyaWJ1dG9ycz48
dGl0bGVzPjx0aXRsZT5Db21wbGV4IG9yZ2FuaXphdGlvbiBvZiBodW1hbiBwcmltYXJ5IG1vdG9y
IGNvcnRleDogYSBoaWdoLXJlc29sdXRpb24gZk1SSSBzdHVkeTwvdGl0bGU+PHNlY29uZGFyeS10
aXRsZT5Kb3VybmFsIG9mIG5ldXJvcGh5c2lvbG9neTwvc2Vjb25kYXJ5LXRpdGxlPjwvdGl0bGVz
PjxwZXJpb2RpY2FsPjxmdWxsLXRpdGxlPkpvdXJuYWwgb2YgbmV1cm9waHlzaW9sb2d5PC9mdWxs
LXRpdGxlPjwvcGVyaW9kaWNhbD48cGFnZXM+MTgwMC0xODEyPC9wYWdlcz48dm9sdW1lPjEwMDwv
dm9sdW1lPjxudW1iZXI+NDwvbnVtYmVyPjxkYXRlcz48eWVhcj4yMDA4PC95ZWFyPjwvZGF0ZXM+
PGlzYm4+MDAyMi0zMDc3PC9pc2JuPjx1cmxzPjwvdXJscz48L3JlY29yZD48L0NpdGU+PENpdGU+
PEF1dGhvcj5TY2hlbGxla2VuczwvQXV0aG9yPjxZZWFyPjIwMTg8L1llYXI+PFJlY051bT4zMDY8
L1JlY051bT48cmVjb3JkPjxyZWMtbnVtYmVyPjMwNjwvcmVjLW51bWJlcj48Zm9yZWlnbi1rZXlz
PjxrZXkgYXBwPSJFTiIgZGItaWQ9IjA5NXZ6ZjJ6enZhcnBhZXphZDl4dzUwdXd2endzZDU5ZWRm
OSIgdGltZXN0YW1wPSIxNjczNDAyMzQ4Ij4zMDY8L2tleT48L2ZvcmVpZ24ta2V5cz48cmVmLXR5
cGUgbmFtZT0iSm91cm5hbCBBcnRpY2xlIj4xNzwvcmVmLXR5cGU+PGNvbnRyaWJ1dG9ycz48YXV0
aG9ycz48YXV0aG9yPlNjaGVsbGVrZW5zLCBXb3V0ZXI8L2F1dGhvcj48YXV0aG9yPlBldHJpZG91
LCBOYXRhbGlhPC9hdXRob3I+PGF1dGhvcj5SYW1zZXksIE5pY2sgRjwvYXV0aG9yPjwvYXV0aG9y
cz48L2NvbnRyaWJ1dG9ycz48dGl0bGVzPjx0aXRsZT5EZXRhaWxlZCBzb21hdG90b3B5IGluIHBy
aW1hcnkgbW90b3IgYW5kIHNvbWF0b3NlbnNvcnkgY29ydGV4IHJldmVhbGVkIGJ5IEdhdXNzaWFu
IHBvcHVsYXRpb24gcmVjZXB0aXZlIGZpZWxkczwvdGl0bGU+PHNlY29uZGFyeS10aXRsZT5OZXVy
b2ltYWdlPC9zZWNvbmRhcnktdGl0bGU+PC90aXRsZXM+PHBlcmlvZGljYWw+PGZ1bGwtdGl0bGU+
TmV1cm9pbWFnZTwvZnVsbC10aXRsZT48L3BlcmlvZGljYWw+PHBhZ2VzPjMzNy0zNDc8L3BhZ2Vz
Pjx2b2x1bWU+MTc5PC92b2x1bWU+PGRhdGVzPjx5ZWFyPjIwMTg8L3llYXI+PC9kYXRlcz48aXNi
bj4xMDUzLTgxMTk8L2lzYm4+PHVybHM+PC91cmxzPjwvcmVjb3JkPjwvQ2l0ZT48Q2l0ZT48QXV0
aG9yPkRlZ2VuaGFydDwvQXV0aG9yPjxZZWFyPjIwMTg8L1llYXI+PFJlY051bT4xNTY8L1JlY051
bT48cmVjb3JkPjxyZWMtbnVtYmVyPjE1NjwvcmVjLW51bWJlcj48Zm9yZWlnbi1rZXlzPjxrZXkg
YXBwPSJFTiIgZGItaWQ9IjA5NXZ6ZjJ6enZhcnBhZXphZDl4dzUwdXd2endzZDU5ZWRmOSIgdGlt
ZXN0YW1wPSIxNjE5MTU5MzE3Ij4xNTY8L2tleT48L2ZvcmVpZ24ta2V5cz48cmVmLXR5cGUgbmFt
ZT0iSm91cm5hbCBBcnRpY2xlIj4xNzwvcmVmLXR5cGU+PGNvbnRyaWJ1dG9ycz48YXV0aG9ycz48
YXV0aG9yPkRlZ2VuaGFydCwgQWxhbiBEPC9hdXRob3I+PGF1dGhvcj5IaXJlbWF0aCwgU2hpdmF5
b2dpIFY8L2F1dGhvcj48YXV0aG9yPllhbmcsIFlpbmc8L2F1dGhvcj48YXV0aG9yPkZvbGRlcywg
U3RlcGhlbjwvYXV0aG9yPjxhdXRob3I+Q29sbGluZ2VyLCBKZW5uaWZlciBMPC9hdXRob3I+PGF1
dGhvcj5Cb25pbmdlciwgTWljaGFlbDwvYXV0aG9yPjxhdXRob3I+VHlsZXItS2FiYXJhLCBFbGl6
YWJldGggQzwvYXV0aG9yPjxhdXRob3I+V2FuZywgV2VpPC9hdXRob3I+PC9hdXRob3JzPjwvY29u
dHJpYnV0b3JzPjx0aXRsZXM+PHRpdGxlPlJlbWFwcGluZyBjb3J0aWNhbCBtb2R1bGF0aW9uIGZv
ciBlbGVjdHJvY29ydGljb2dyYXBoaWMgYnJhaW7igJNjb21wdXRlciBpbnRlcmZhY2VzOiBhIHNv
bWF0b3RvcHktYmFzZWQgYXBwcm9hY2ggaW4gaW5kaXZpZHVhbHMgd2l0aCB1cHBlci1saW1iIHBh
cmFseXNpczwvdGl0bGU+PHNlY29uZGFyeS10aXRsZT5Kb3VybmFsIG9mIG5ldXJhbCBlbmdpbmVl
cmluZzwvc2Vjb25kYXJ5LXRpdGxlPjwvdGl0bGVzPjxwZXJpb2RpY2FsPjxmdWxsLXRpdGxlPkpv
dXJuYWwgb2YgbmV1cmFsIGVuZ2luZWVyaW5nPC9mdWxsLXRpdGxlPjwvcGVyaW9kaWNhbD48cGFn
ZXM+MDI2MDIxPC9wYWdlcz48dm9sdW1lPjE1PC92b2x1bWU+PG51bWJlcj4yPC9udW1iZXI+PGRh
dGVzPjx5ZWFyPjIwMTg8L3llYXI+PC9kYXRlcz48aXNibj4xNzQxLTI1NTI8L2lzYm4+PHVybHM+
PC91cmxzPjwvcmVjb3JkPjwvQ2l0ZT48Q2l0ZT48QXV0aG9yPkxldXRoYXJkdDwvQXV0aG9yPjxZ
ZWFyPjIwMDQ8L1llYXI+PFJlY051bT4xPC9SZWNOdW0+PHJlY29yZD48cmVjLW51bWJlcj4xPC9y
ZWMtbnVtYmVyPjxmb3JlaWduLWtleXM+PGtleSBhcHA9IkVOIiBkYi1pZD0icmQ1ZHZzd3dhcjV6
ZjdlMHI5cHBlMDB1NXJmdHRhMGFmMjl6IiB0aW1lc3RhbXA9IjE2ODk0MDAzMDUiPjE8L2tleT48
L2ZvcmVpZ24ta2V5cz48cmVmLXR5cGUgbmFtZT0iSm91cm5hbCBBcnRpY2xlIj4xNzwvcmVmLXR5
cGU+PGNvbnRyaWJ1dG9ycz48YXV0aG9ycz48YXV0aG9yPkxldXRoYXJkdCwgRXJpYyBDPC9hdXRo
b3I+PGF1dGhvcj5TY2hhbGssIEdlcndpbjwvYXV0aG9yPjxhdXRob3I+V29scGF3LCBKb25hdGhh
biBSPC9hdXRob3I+PGF1dGhvcj5PamVtYW5uLCBKZWZmcmV5IEc8L2F1dGhvcj48YXV0aG9yPk1v
cmFuLCBEYW5pZWwgVzwvYXV0aG9yPjwvYXV0aG9ycz48L2NvbnRyaWJ1dG9ycz48dGl0bGVzPjx0
aXRsZT5BIGJyYWlu4oCTY29tcHV0ZXIgaW50ZXJmYWNlIHVzaW5nIGVsZWN0cm9jb3J0aWNvZ3Jh
cGhpYyBzaWduYWxzIGluIGh1bWFuczwvdGl0bGU+PHNlY29uZGFyeS10aXRsZT5Kb3VybmFsIG9m
IG5ldXJhbCBlbmdpbmVlcmluZzwvc2Vjb25kYXJ5LXRpdGxlPjwvdGl0bGVzPjxwYWdlcz42Mzwv
cGFnZXM+PHZvbHVtZT4xPC92b2x1bWU+PG51bWJlcj4yPC9udW1iZXI+PGRhdGVzPjx5ZWFyPjIw
MDQ8L3llYXI+PC9kYXRlcz48aXNibj4xNzQxLTI1NTI8L2lzYm4+PHVybHM+PC91cmxzPjwvcmVj
b3JkPjwvQ2l0ZT48L0VuZE5vdGU+
</w:fldData>
        </w:fldChar>
      </w:r>
      <w:r w:rsidR="0077675D">
        <w:rPr>
          <w:rFonts w:ascii="Arial" w:hAnsi="Arial" w:cs="Arial"/>
        </w:rPr>
        <w:instrText xml:space="preserve"> ADDIN EN.CITE.DATA </w:instrText>
      </w:r>
      <w:r w:rsidR="0077675D">
        <w:rPr>
          <w:rFonts w:ascii="Arial" w:hAnsi="Arial" w:cs="Arial"/>
        </w:rPr>
      </w:r>
      <w:r w:rsidR="0077675D">
        <w:rPr>
          <w:rFonts w:ascii="Arial" w:hAnsi="Arial" w:cs="Arial"/>
        </w:rPr>
        <w:fldChar w:fldCharType="end"/>
      </w:r>
      <w:r w:rsidR="00471E47">
        <w:rPr>
          <w:rFonts w:ascii="Arial" w:hAnsi="Arial" w:cs="Arial"/>
        </w:rPr>
      </w:r>
      <w:r w:rsidR="00471E47">
        <w:rPr>
          <w:rFonts w:ascii="Arial" w:hAnsi="Arial" w:cs="Arial"/>
        </w:rPr>
        <w:fldChar w:fldCharType="separate"/>
      </w:r>
      <w:r w:rsidR="0077675D">
        <w:rPr>
          <w:rFonts w:ascii="Arial" w:hAnsi="Arial" w:cs="Arial"/>
          <w:noProof/>
        </w:rPr>
        <w:t>(Lotze et al., 2000; Leuthardt et al., 2004; Miller et al., 2007; Meier et al., 2008; Degenhart et al., 2018; Schellekens et al., 2018)</w:t>
      </w:r>
      <w:r w:rsidR="00471E47">
        <w:rPr>
          <w:rFonts w:ascii="Arial" w:hAnsi="Arial" w:cs="Arial"/>
        </w:rPr>
        <w:fldChar w:fldCharType="end"/>
      </w:r>
      <w:r w:rsidR="00471E47">
        <w:rPr>
          <w:rFonts w:ascii="Arial" w:hAnsi="Arial" w:cs="Arial"/>
        </w:rPr>
        <w:t xml:space="preserve">, it remains unclear how such representations change over days and weeks. </w:t>
      </w:r>
      <w:r w:rsidR="00A06954">
        <w:rPr>
          <w:rFonts w:ascii="Arial" w:hAnsi="Arial" w:cs="Arial"/>
        </w:rPr>
        <w:t xml:space="preserve">Especially given the significantly longer lifespan </w:t>
      </w:r>
      <w:r w:rsidR="00470207">
        <w:rPr>
          <w:rFonts w:ascii="Arial" w:hAnsi="Arial" w:cs="Arial"/>
        </w:rPr>
        <w:t xml:space="preserve">of human beings </w:t>
      </w:r>
      <w:r w:rsidR="00A06954">
        <w:rPr>
          <w:rFonts w:ascii="Arial" w:hAnsi="Arial" w:cs="Arial"/>
        </w:rPr>
        <w:t xml:space="preserve">and </w:t>
      </w:r>
      <w:r w:rsidR="00470207">
        <w:rPr>
          <w:rFonts w:ascii="Arial" w:hAnsi="Arial" w:cs="Arial"/>
        </w:rPr>
        <w:t xml:space="preserve">the </w:t>
      </w:r>
      <w:r w:rsidR="00A06954">
        <w:rPr>
          <w:rFonts w:ascii="Arial" w:hAnsi="Arial" w:cs="Arial"/>
        </w:rPr>
        <w:t xml:space="preserve">extent of repetitions, it is not clear whether a repertoire of simple actions may demonstrate drift. </w:t>
      </w:r>
      <w:r w:rsidR="00471E47">
        <w:rPr>
          <w:rFonts w:ascii="Arial" w:hAnsi="Arial" w:cs="Arial"/>
        </w:rPr>
        <w:t xml:space="preserve">Moreover, how new contextual motor learning might affect representational dynamics is unclear. </w:t>
      </w:r>
    </w:p>
    <w:p w14:paraId="0A3B5242" w14:textId="77777777" w:rsidR="00383C97" w:rsidRDefault="00383C97" w:rsidP="00383C97">
      <w:pPr>
        <w:spacing w:line="288" w:lineRule="auto"/>
        <w:contextualSpacing/>
        <w:jc w:val="both"/>
        <w:rPr>
          <w:rFonts w:ascii="Arial" w:hAnsi="Arial" w:cs="Arial"/>
        </w:rPr>
      </w:pPr>
    </w:p>
    <w:p w14:paraId="20CF5A69" w14:textId="32F23F4B" w:rsidR="00383C97" w:rsidRDefault="00243022" w:rsidP="00C1074D">
      <w:pPr>
        <w:spacing w:line="288" w:lineRule="auto"/>
        <w:contextualSpacing/>
        <w:jc w:val="both"/>
        <w:rPr>
          <w:rFonts w:ascii="Arial" w:hAnsi="Arial" w:cs="Arial"/>
        </w:rPr>
      </w:pPr>
      <w:r>
        <w:rPr>
          <w:rFonts w:ascii="Arial" w:hAnsi="Arial" w:cs="Arial"/>
        </w:rPr>
        <w:t xml:space="preserve">A key challenge </w:t>
      </w:r>
      <w:r w:rsidR="003531E3">
        <w:rPr>
          <w:rFonts w:ascii="Arial" w:hAnsi="Arial" w:cs="Arial"/>
        </w:rPr>
        <w:t>has been</w:t>
      </w:r>
      <w:r>
        <w:rPr>
          <w:rFonts w:ascii="Arial" w:hAnsi="Arial" w:cs="Arial"/>
        </w:rPr>
        <w:t xml:space="preserve"> to </w:t>
      </w:r>
      <w:r w:rsidRPr="00655526">
        <w:rPr>
          <w:rFonts w:ascii="Arial" w:hAnsi="Arial" w:cs="Arial"/>
        </w:rPr>
        <w:t>accurately track</w:t>
      </w:r>
      <w:r>
        <w:rPr>
          <w:rFonts w:ascii="Arial" w:hAnsi="Arial" w:cs="Arial"/>
        </w:rPr>
        <w:t xml:space="preserve"> over time, and </w:t>
      </w:r>
      <w:r w:rsidRPr="00655526">
        <w:rPr>
          <w:rFonts w:ascii="Arial" w:hAnsi="Arial" w:cs="Arial"/>
        </w:rPr>
        <w:t>with high spatiotemporal resolution</w:t>
      </w:r>
      <w:r>
        <w:rPr>
          <w:rFonts w:ascii="Arial" w:hAnsi="Arial" w:cs="Arial"/>
        </w:rPr>
        <w:t xml:space="preserve">, the neural representations </w:t>
      </w:r>
      <w:r w:rsidR="00F43418">
        <w:rPr>
          <w:rFonts w:ascii="Arial" w:hAnsi="Arial" w:cs="Arial"/>
        </w:rPr>
        <w:t xml:space="preserve">during the performance </w:t>
      </w:r>
      <w:r>
        <w:rPr>
          <w:rFonts w:ascii="Arial" w:hAnsi="Arial" w:cs="Arial"/>
        </w:rPr>
        <w:t xml:space="preserve">of a repertoire of simple actions.  </w:t>
      </w:r>
      <w:r w:rsidR="00383C97">
        <w:rPr>
          <w:rFonts w:ascii="Arial" w:hAnsi="Arial" w:cs="Arial"/>
        </w:rPr>
        <w:t>We used intracortical brain</w:t>
      </w:r>
      <w:r w:rsidR="000E72B1">
        <w:rPr>
          <w:rFonts w:ascii="Arial" w:hAnsi="Arial" w:cs="Arial"/>
        </w:rPr>
        <w:t>-</w:t>
      </w:r>
      <w:r w:rsidR="00383C97">
        <w:rPr>
          <w:rFonts w:ascii="Arial" w:hAnsi="Arial" w:cs="Arial"/>
        </w:rPr>
        <w:t xml:space="preserve">computer interfaces (BCIs) based on mesoscale electrocorticography (ECoG) </w:t>
      </w:r>
      <w:r w:rsidR="00383C97">
        <w:rPr>
          <w:rFonts w:ascii="Arial" w:hAnsi="Arial" w:cs="Arial"/>
        </w:rPr>
        <w:fldChar w:fldCharType="begin">
          <w:fldData xml:space="preserve">PEVuZE5vdGU+PENpdGU+PEF1dGhvcj5MZXV0aGFyZHQ8L0F1dGhvcj48WWVhcj4yMDA0PC9ZZWFy
PjxSZWNOdW0+OTY8L1JlY051bT48RGlzcGxheVRleHQ+KExldXRoYXJkdCBldCBhbC4sIDIwMDQ7
IFdhbmcgZXQgYWwuLCAyMDEzOyBWYW5zdGVlbnNlbCBldCBhbC4sIDIwMTY7IERlZ2VuaGFydCBl
dCBhbC4sIDIwMTg7IEJlbmFiaWQgZXQgYWwuLCAyMDE5OyBQZWxzIGV0IGFsLiwgMjAxOTsgQW5n
cmljayBldCBhbC4sIDIwMjE7IE1vc2VzIGV0IGFsLiwgMjAyMTsgU2lsdmVyc21pdGggZXQgYWwu
LCAyMDIxOyBNZXR6Z2VyIGV0IGFsLiwgMjAyMjsgQW5ncmljayBldCBhbC4sIDIwMjMpPC9EaXNw
bGF5VGV4dD48cmVjb3JkPjxyZWMtbnVtYmVyPjk2PC9yZWMtbnVtYmVyPjxmb3JlaWduLWtleXM+
PGtleSBhcHA9IkVOIiBkYi1pZD0iMDk1dnpmMnp6dmFycGFlemFkOXh3NTB1d3Z6d3NkNTllZGY5
IiB0aW1lc3RhbXA9IjE2MDc4OTk1MjUiPjk2PC9rZXk+PC9mb3JlaWduLWtleXM+PHJlZi10eXBl
IG5hbWU9IkpvdXJuYWwgQXJ0aWNsZSI+MTc8L3JlZi10eXBlPjxjb250cmlidXRvcnM+PGF1dGhv
cnM+PGF1dGhvcj5MZXV0aGFyZHQsIEVyaWMgQzwvYXV0aG9yPjxhdXRob3I+U2NoYWxrLCBHZXJ3
aW48L2F1dGhvcj48YXV0aG9yPldvbHBhdywgSm9uYXRoYW4gUjwvYXV0aG9yPjxhdXRob3I+T2pl
bWFubiwgSmVmZnJleSBHPC9hdXRob3I+PGF1dGhvcj5Nb3JhbiwgRGFuaWVsIFc8L2F1dGhvcj48
L2F1dGhvcnM+PC9jb250cmlidXRvcnM+PHRpdGxlcz48dGl0bGU+QSBicmFpbuKAk2NvbXB1dGVy
IGludGVyZmFjZSB1c2luZyBlbGVjdHJvY29ydGljb2dyYXBoaWMgc2lnbmFscyBpbiBodW1hbnM8
L3RpdGxlPjxzZWNvbmRhcnktdGl0bGU+Sm91cm5hbCBvZiBuZXVyYWwgZW5naW5lZXJpbmc8L3Nl
Y29uZGFyeS10aXRsZT48L3RpdGxlcz48cGVyaW9kaWNhbD48ZnVsbC10aXRsZT5Kb3VybmFsIG9m
IG5ldXJhbCBlbmdpbmVlcmluZzwvZnVsbC10aXRsZT48L3BlcmlvZGljYWw+PHBhZ2VzPjYzPC9w
YWdlcz48dm9sdW1lPjE8L3ZvbHVtZT48bnVtYmVyPjI8L251bWJlcj48ZGF0ZXM+PHllYXI+MjAw
NDwveWVhcj48L2RhdGVzPjxpc2JuPjE3NDEtMjU1MjwvaXNibj48dXJscz48L3VybHM+PC9yZWNv
cmQ+PC9DaXRlPjxDaXRlPjxBdXRob3I+V2FuZzwvQXV0aG9yPjxZZWFyPjIwMTM8L1llYXI+PFJl
Y051bT4zMjM8L1JlY051bT48cmVjb3JkPjxyZWMtbnVtYmVyPjMyMzwvcmVjLW51bWJlcj48Zm9y
ZWlnbi1rZXlzPjxrZXkgYXBwPSJFTiIgZGItaWQ9IjA5NXZ6ZjJ6enZhcnBhZXphZDl4dzUwdXd2
endzZDU5ZWRmOSIgdGltZXN0YW1wPSIxNjc1Mjc3NDI1Ij4zMjM8L2tleT48L2ZvcmVpZ24ta2V5
cz48cmVmLXR5cGUgbmFtZT0iSm91cm5hbCBBcnRpY2xlIj4xNzwvcmVmLXR5cGU+PGNvbnRyaWJ1
dG9ycz48YXV0aG9ycz48YXV0aG9yPldhbmcsIFdlaTwvYXV0aG9yPjxhdXRob3I+Q29sbGluZ2Vy
LCBKZW5uaWZlciBMPC9hdXRob3I+PGF1dGhvcj5EZWdlbmhhcnQsIEFsYW4gRDwvYXV0aG9yPjxh
dXRob3I+VHlsZXItS2FiYXJhLCBFbGl6YWJldGggQzwvYXV0aG9yPjxhdXRob3I+U2Nod2FydHos
IEFuZHJldyBCPC9hdXRob3I+PGF1dGhvcj5Nb3JhbiwgRGFuaWVsIFc8L2F1dGhvcj48YXV0aG9y
PldlYmVyLCBEb3VnbGFzIEo8L2F1dGhvcj48YXV0aG9yPldvZGxpbmdlciwgQnJpYW48L2F1dGhv
cj48YXV0aG9yPlZpbmphbXVyaSwgUmFtYW5hIEs8L2F1dGhvcj48YXV0aG9yPkFzaG1vcmUsIFJv
YmluIEM8L2F1dGhvcj48L2F1dGhvcnM+PC9jb250cmlidXRvcnM+PHRpdGxlcz48dGl0bGU+QW4g
ZWxlY3Ryb2NvcnRpY29ncmFwaGljIGJyYWluIGludGVyZmFjZSBpbiBhbiBpbmRpdmlkdWFsIHdp
dGggdGV0cmFwbGVnaWE8L3RpdGxlPjxzZWNvbmRhcnktdGl0bGU+UGxvUyBvbmU8L3NlY29uZGFy
eS10aXRsZT48L3RpdGxlcz48cGVyaW9kaWNhbD48ZnVsbC10aXRsZT5QbG9TIG9uZTwvZnVsbC10
aXRsZT48L3BlcmlvZGljYWw+PHBhZ2VzPmU1NTM0NDwvcGFnZXM+PHZvbHVtZT44PC92b2x1bWU+
PG51bWJlcj4yPC9udW1iZXI+PGRhdGVzPjx5ZWFyPjIwMTM8L3llYXI+PC9kYXRlcz48aXNibj4x
OTMyLTYyMDM8L2lzYm4+PHVybHM+PC91cmxzPjwvcmVjb3JkPjwvQ2l0ZT48Q2l0ZT48QXV0aG9y
Pk1vc2VzPC9BdXRob3I+PFllYXI+MjAyMTwvWWVhcj48UmVjTnVtPjMyNDwvUmVjTnVtPjxyZWNv
cmQ+PHJlYy1udW1iZXI+MzI0PC9yZWMtbnVtYmVyPjxmb3JlaWduLWtleXM+PGtleSBhcHA9IkVO
IiBkYi1pZD0iMDk1dnpmMnp6dmFycGFlemFkOXh3NTB1d3Z6d3NkNTllZGY5IiB0aW1lc3RhbXA9
IjE2NzUyNzc0NzMiPjMyNDwva2V5PjwvZm9yZWlnbi1rZXlzPjxyZWYtdHlwZSBuYW1lPSJKb3Vy
bmFsIEFydGljbGUiPjE3PC9yZWYtdHlwZT48Y29udHJpYnV0b3JzPjxhdXRob3JzPjxhdXRob3I+
TW9zZXMsIERhdmlkIEE8L2F1dGhvcj48YXV0aG9yPk1ldHpnZXIsIFNlYW4gTDwvYXV0aG9yPjxh
dXRob3I+TGl1LCBKZXNzaWUgUjwvYXV0aG9yPjxhdXRob3I+QW51bWFuY2hpcGFsbGksIEdvcGFs
YSBLPC9hdXRob3I+PGF1dGhvcj5NYWtpbiwgSm9zZXBoIEc8L2F1dGhvcj48YXV0aG9yPlN1biwg
UGVuZ2ZlaSBGPC9hdXRob3I+PGF1dGhvcj5DaGFydGllciwgSm9zaDwvYXV0aG9yPjxhdXRob3I+
RG91Z2hlcnR5LCBNYXhpbWlsaWFuIEU8L2F1dGhvcj48YXV0aG9yPkxpdSwgUGF0cmljaWEgTTwv
YXV0aG9yPjxhdXRob3I+QWJyYW1zLCBHYXJ5IE08L2F1dGhvcj48L2F1dGhvcnM+PC9jb250cmli
dXRvcnM+PHRpdGxlcz48dGl0bGU+TmV1cm9wcm9zdGhlc2lzIGZvciBkZWNvZGluZyBzcGVlY2gg
aW4gYSBwYXJhbHl6ZWQgcGVyc29uIHdpdGggYW5hcnRocmlhPC90aXRsZT48c2Vjb25kYXJ5LXRp
dGxlPk5ldyBFbmdsYW5kIEpvdXJuYWwgb2YgTWVkaWNpbmU8L3NlY29uZGFyeS10aXRsZT48L3Rp
dGxlcz48cGVyaW9kaWNhbD48ZnVsbC10aXRsZT5OZXcgRW5nbGFuZCBKb3VybmFsIG9mIE1lZGlj
aW5lPC9mdWxsLXRpdGxlPjwvcGVyaW9kaWNhbD48cGFnZXM+MjE3LTIyNzwvcGFnZXM+PHZvbHVt
ZT4zODU8L3ZvbHVtZT48bnVtYmVyPjM8L251bWJlcj48ZGF0ZXM+PHllYXI+MjAyMTwveWVhcj48
L2RhdGVzPjxpc2JuPjAwMjgtNDc5MzwvaXNibj48dXJscz48L3VybHM+PC9yZWNvcmQ+PC9DaXRl
PjxDaXRlPjxBdXRob3I+U2lsdmVyc21pdGg8L0F1dGhvcj48WWVhcj4yMDIxPC9ZZWFyPjxSZWNO
dW0+OTc8L1JlY051bT48cmVjb3JkPjxyZWMtbnVtYmVyPjk3PC9yZWMtbnVtYmVyPjxmb3JlaWdu
LWtleXM+PGtleSBhcHA9IkVOIiBkYi1pZD0iMDk1dnpmMnp6dmFycGFlemFkOXh3NTB1d3Z6d3Nk
NTllZGY5IiB0aW1lc3RhbXA9IjE2MDc4OTk1NDUiPjk3PC9rZXk+PC9mb3JlaWduLWtleXM+PHJl
Zi10eXBlIG5hbWU9IkpvdXJuYWwgQXJ0aWNsZSI+MTc8L3JlZi10eXBlPjxjb250cmlidXRvcnM+
PGF1dGhvcnM+PGF1dGhvcj5TaWx2ZXJzbWl0aCwgRGFuaWVsIEI8L2F1dGhvcj48YXV0aG9yPkFi
aXJpLCBSZXphPC9hdXRob3I+PGF1dGhvcj5IYXJkeSwgTmljaG9sYXMgRjwvYXV0aG9yPjxhdXRo
b3I+TmF0cmFqLCBOaWtoaWxlc2g8L2F1dGhvcj48YXV0aG9yPlR1LUNoYW4sIEFkZWx5bjwvYXV0
aG9yPjxhdXRob3I+Q2hhbmcsIEVkd2FyZCBGPC9hdXRob3I+PGF1dGhvcj5HYW5ndWx5LCBLYXJ1
bmVzaDwvYXV0aG9yPjwvYXV0aG9ycz48L2NvbnRyaWJ1dG9ycz48dGl0bGVzPjx0aXRsZT5QbHVn
LWFuZC1wbGF5IGNvbnRyb2wgb2YgYSBicmFpbuKAk2NvbXB1dGVyIGludGVyZmFjZSB0aHJvdWdo
IG5ldXJhbCBtYXAgc3RhYmlsaXphdGlvbjwvdGl0bGU+PHNlY29uZGFyeS10aXRsZT5OYXR1cmUg
QmlvdGVjaG5vbG9neTwvc2Vjb25kYXJ5LXRpdGxlPjwvdGl0bGVzPjxwZXJpb2RpY2FsPjxmdWxs
LXRpdGxlPk5hdHVyZSBCaW90ZWNobm9sb2d5PC9mdWxsLXRpdGxlPjwvcGVyaW9kaWNhbD48cGFn
ZXM+MzI2LTMzNTwvcGFnZXM+PHZvbHVtZT4zOSA8L3ZvbHVtZT48bnVtYmVyPjM8L251bWJlcj48
ZGF0ZXM+PHllYXI+MjAyMTwveWVhcj48L2RhdGVzPjxpc2JuPjE1NDYtMTY5NjwvaXNibj48dXJs
cz48L3VybHM+PC9yZWNvcmQ+PC9DaXRlPjxDaXRlPjxBdXRob3I+QmVuYWJpZDwvQXV0aG9yPjxZ
ZWFyPjIwMTk8L1llYXI+PFJlY051bT4xNDM8L1JlY051bT48cmVjb3JkPjxyZWMtbnVtYmVyPjE0
MzwvcmVjLW51bWJlcj48Zm9yZWlnbi1rZXlzPjxrZXkgYXBwPSJFTiIgZGItaWQ9IjA5NXZ6ZjJ6
enZhcnBhZXphZDl4dzUwdXd2endzZDU5ZWRmOSIgdGltZXN0YW1wPSIxNjEyOTQyNDY0Ij4xNDM8
L2tleT48L2ZvcmVpZ24ta2V5cz48cmVmLXR5cGUgbmFtZT0iSm91cm5hbCBBcnRpY2xlIj4xNzwv
cmVmLXR5cGU+PGNvbnRyaWJ1dG9ycz48YXV0aG9ycz48YXV0aG9yPkJlbmFiaWQsIEFsaW0gTG91
aXM8L2F1dGhvcj48YXV0aG9yPkNvc3RlY2FsZGUsIFRob21hczwvYXV0aG9yPjxhdXRob3I+RWxp
c2V5ZXYsIEFuZHJleTwvYXV0aG9yPjxhdXRob3I+Q2hhcnZldCwgR3VpbGxhdW1lPC9hdXRob3I+
PGF1dGhvcj5WZXJuZXksIEFsZXhhbmRyZTwvYXV0aG9yPjxhdXRob3I+S2FyYWthcywgU2VycGls
PC9hdXRob3I+PGF1dGhvcj5Gb2Vyc3RlciwgTWljaGFlbDwvYXV0aG9yPjxhdXRob3I+TGFtYmVy
dCwgQXVyw6lsaWVuPC9hdXRob3I+PGF1dGhvcj5Nb3JpbmnDqHJlLCBCb3JpczwvYXV0aG9yPjxh
dXRob3I+QWJyb3VnLCBOZWlsPC9hdXRob3I+PC9hdXRob3JzPjwvY29udHJpYnV0b3JzPjx0aXRs
ZXM+PHRpdGxlPkFuIGV4b3NrZWxldG9uIGNvbnRyb2xsZWQgYnkgYW4gZXBpZHVyYWwgd2lyZWxl
c3MgYnJhaW7igJNtYWNoaW5lIGludGVyZmFjZSBpbiBhIHRldHJhcGxlZ2ljIHBhdGllbnQ6IGEg
cHJvb2Ytb2YtY29uY2VwdCBkZW1vbnN0cmF0aW9uPC90aXRsZT48c2Vjb25kYXJ5LXRpdGxlPlRo
ZSBMYW5jZXQgTmV1cm9sb2d5PC9zZWNvbmRhcnktdGl0bGU+PC90aXRsZXM+PHBlcmlvZGljYWw+
PGZ1bGwtdGl0bGU+VGhlIExhbmNldCBOZXVyb2xvZ3k8L2Z1bGwtdGl0bGU+PC9wZXJpb2RpY2Fs
PjxwYWdlcz4xMTEyLTExMjI8L3BhZ2VzPjx2b2x1bWU+MTg8L3ZvbHVtZT48bnVtYmVyPjEyPC9u
dW1iZXI+PGRhdGVzPjx5ZWFyPjIwMTk8L3llYXI+PC9kYXRlcz48aXNibj4xNDc0LTQ0MjI8L2lz
Ym4+PHVybHM+PC91cmxzPjwvcmVjb3JkPjwvQ2l0ZT48Q2l0ZT48QXV0aG9yPkRlZ2VuaGFydDwv
QXV0aG9yPjxZZWFyPjIwMTg8L1llYXI+PFJlY051bT4xNTY8L1JlY051bT48cmVjb3JkPjxyZWMt
bnVtYmVyPjE1NjwvcmVjLW51bWJlcj48Zm9yZWlnbi1rZXlzPjxrZXkgYXBwPSJFTiIgZGItaWQ9
IjA5NXZ6ZjJ6enZhcnBhZXphZDl4dzUwdXd2endzZDU5ZWRmOSIgdGltZXN0YW1wPSIxNjE5MTU5
MzE3Ij4xNTY8L2tleT48L2ZvcmVpZ24ta2V5cz48cmVmLXR5cGUgbmFtZT0iSm91cm5hbCBBcnRp
Y2xlIj4xNzwvcmVmLXR5cGU+PGNvbnRyaWJ1dG9ycz48YXV0aG9ycz48YXV0aG9yPkRlZ2VuaGFy
dCwgQWxhbiBEPC9hdXRob3I+PGF1dGhvcj5IaXJlbWF0aCwgU2hpdmF5b2dpIFY8L2F1dGhvcj48
YXV0aG9yPllhbmcsIFlpbmc8L2F1dGhvcj48YXV0aG9yPkZvbGRlcywgU3RlcGhlbjwvYXV0aG9y
PjxhdXRob3I+Q29sbGluZ2VyLCBKZW5uaWZlciBMPC9hdXRob3I+PGF1dGhvcj5Cb25pbmdlciwg
TWljaGFlbDwvYXV0aG9yPjxhdXRob3I+VHlsZXItS2FiYXJhLCBFbGl6YWJldGggQzwvYXV0aG9y
PjxhdXRob3I+V2FuZywgV2VpPC9hdXRob3I+PC9hdXRob3JzPjwvY29udHJpYnV0b3JzPjx0aXRs
ZXM+PHRpdGxlPlJlbWFwcGluZyBjb3J0aWNhbCBtb2R1bGF0aW9uIGZvciBlbGVjdHJvY29ydGlj
b2dyYXBoaWMgYnJhaW7igJNjb21wdXRlciBpbnRlcmZhY2VzOiBhIHNvbWF0b3RvcHktYmFzZWQg
YXBwcm9hY2ggaW4gaW5kaXZpZHVhbHMgd2l0aCB1cHBlci1saW1iIHBhcmFseXNpczwvdGl0bGU+
PHNlY29uZGFyeS10aXRsZT5Kb3VybmFsIG9mIG5ldXJhbCBlbmdpbmVlcmluZzwvc2Vjb25kYXJ5
LXRpdGxlPjwvdGl0bGVzPjxwZXJpb2RpY2FsPjxmdWxsLXRpdGxlPkpvdXJuYWwgb2YgbmV1cmFs
IGVuZ2luZWVyaW5nPC9mdWxsLXRpdGxlPjwvcGVyaW9kaWNhbD48cGFnZXM+MDI2MDIxPC9wYWdl
cz48dm9sdW1lPjE1PC92b2x1bWU+PG51bWJlcj4yPC9udW1iZXI+PGRhdGVzPjx5ZWFyPjIwMTg8
L3llYXI+PC9kYXRlcz48aXNibj4xNzQxLTI1NTI8L2lzYm4+PHVybHM+PC91cmxzPjwvcmVjb3Jk
PjwvQ2l0ZT48Q2l0ZT48QXV0aG9yPkFuZ3JpY2s8L0F1dGhvcj48WWVhcj4yMDIzPC9ZZWFyPjxS
ZWNOdW0+MzgwPC9SZWNOdW0+PHJlY29yZD48cmVjLW51bWJlcj4zODA8L3JlYy1udW1iZXI+PGZv
cmVpZ24ta2V5cz48a2V5IGFwcD0iRU4iIGRiLWlkPSIwOTV2emYyenp2YXJwYWV6YWQ5eHc1MHV3
dnp3c2Q1OWVkZjkiIHRpbWVzdGFtcD0iMTY4ODgxMzkxMyI+MzgwPC9rZXk+PC9mb3JlaWduLWtl
eXM+PHJlZi10eXBlIG5hbWU9IkpvdXJuYWwgQXJ0aWNsZSI+MTc8L3JlZi10eXBlPjxjb250cmli
dXRvcnM+PGF1dGhvcnM+PGF1dGhvcj5BbmdyaWNrLCBNaWd1ZWw8L2F1dGhvcj48YXV0aG9yPkx1
bywgU2hpeXU8L2F1dGhvcj48YXV0aG9yPlJhYmJhbmksIFFpbndhbjwvYXV0aG9yPjxhdXRob3I+
Q2FuZHJlYSwgRGFuaWVsIE48L2F1dGhvcj48YXV0aG9yPlNoYWgsIFNhbXlhazwvYXV0aG9yPjxh
dXRob3I+TWlsc2FwLCBHcmlmZmluIFc8L2F1dGhvcj48YXV0aG9yPkFuZGVyc29uLCBXaWxsaWFt
IFM8L2F1dGhvcj48YXV0aG9yPkdvcmRvbiwgQ2hhZCBSPC9hdXRob3I+PGF1dGhvcj5Sb3NlbmJs
YXR0LCBLYXRocnluIFI8L2F1dGhvcj48YXV0aG9yPkNsYXdzb24sIExvcmE8L2F1dGhvcj48YXV0
aG9yPk1hcmFnYWtpcywgTmljaG9sYXMgPC9hdXRob3I+PGF1dGhvcj5UZW5vcmUsIEZyYW5jZXNj
byBWPC9hdXRob3I+PGF1dGhvcj5GaWZlciwgTWF0dGhldyBTPC9hdXRob3I+PGF1dGhvcj5IZXJt
YW5za3ksIEh5bmVrIDwvYXV0aG9yPjxhdXRob3I+UmFtc2V5LCBOaWNrIEY8L2F1dGhvcj48YXV0
aG9yPkNyb25lLCBOYXRoYW4gRTwvYXV0aG9yPjwvYXV0aG9ycz48L2NvbnRyaWJ1dG9ycz48dGl0
bGVzPjx0aXRsZT5PbmxpbmUgc3BlZWNoIHN5bnRoZXNpcyB1c2luZyBhIGNocm9uaWNhbGx5IGlt
cGxhbnRlZCBicmFpbi1jb21wdXRlciBpbnRlcmZhY2UgaW4gYW4gaW5kaXZpZHVhbCB3aXRoIEFM
UzwvdGl0bGU+PHNlY29uZGFyeS10aXRsZT5tZWRSeGl2PC9zZWNvbmRhcnktdGl0bGU+PC90aXRs
ZXM+PHBlcmlvZGljYWw+PGZ1bGwtdGl0bGU+bWVkUnhpdjwvZnVsbC10aXRsZT48L3BlcmlvZGlj
YWw+PHBhZ2VzPjIwMjMuMDYuIDMwLjIzMjkxMzUyPC9wYWdlcz48ZGF0ZXM+PHllYXI+MjAyMzwv
eWVhcj48L2RhdGVzPjx1cmxzPjwvdXJscz48L3JlY29yZD48L0NpdGU+PENpdGU+PEF1dGhvcj5B
bmdyaWNrPC9BdXRob3I+PFllYXI+MjAyMTwvWWVhcj48UmVjTnVtPjM4MTwvUmVjTnVtPjxyZWNv
cmQ+PHJlYy1udW1iZXI+MzgxPC9yZWMtbnVtYmVyPjxmb3JlaWduLWtleXM+PGtleSBhcHA9IkVO
IiBkYi1pZD0iMDk1dnpmMnp6dmFycGFlemFkOXh3NTB1d3Z6d3NkNTllZGY5IiB0aW1lc3RhbXA9
IjE2ODg4MTQxNjUiPjM4MTwva2V5PjwvZm9yZWlnbi1rZXlzPjxyZWYtdHlwZSBuYW1lPSJKb3Vy
bmFsIEFydGljbGUiPjE3PC9yZWYtdHlwZT48Y29udHJpYnV0b3JzPjxhdXRob3JzPjxhdXRob3I+
QW5ncmljaywgTWlndWVsPC9hdXRob3I+PGF1dGhvcj5PdHRlbmhvZmYsIE1hYXJ0ZW4gQzwvYXV0
aG9yPjxhdXRob3I+RGllbmVyLCBMb3Jlbno8L2F1dGhvcj48YXV0aG9yPkl2dWNpYywgRGFyaXVz
PC9hdXRob3I+PGF1dGhvcj5JdnVjaWMsIEdhYnJpZWw8L2F1dGhvcj48YXV0aG9yPkdvdWxpcywg
U29waG9jbGVzPC9hdXRob3I+PGF1dGhvcj5TYWFsLCBKZXJlbXk8L2F1dGhvcj48YXV0aG9yPkNv
bG9uLCBBbGJlcnQgSjwvYXV0aG9yPjxhdXRob3I+V2FnbmVyLCBMb3VpczwvYXV0aG9yPjxhdXRo
b3I+S3J1c2llbnNraSwgRGVhbiBKPC9hdXRob3I+PGF1dGhvcj5QaWV0ZXIsIEt1YmJlbiBMPC9h
dXRob3I+PGF1dGhvcj5TY2h1bHR6LCBUYW5qYTwvYXV0aG9yPjxhdXRob3I+SGVyZmYsIENocmlz
dGlhbjwvYXV0aG9yPjwvYXV0aG9ycz48L2NvbnRyaWJ1dG9ycz48dGl0bGVzPjx0aXRsZT5SZWFs
LXRpbWUgc3ludGhlc2lzIG9mIGltYWdpbmVkIHNwZWVjaCBwcm9jZXNzZXMgZnJvbSBtaW5pbWFs
bHkgaW52YXNpdmUgcmVjb3JkaW5ncyBvZiBuZXVyYWwgYWN0aXZpdHk8L3RpdGxlPjxzZWNvbmRh
cnktdGl0bGU+Q29tbXVuaWNhdGlvbnMgYmlvbG9neTwvc2Vjb25kYXJ5LXRpdGxlPjwvdGl0bGVz
PjxwZXJpb2RpY2FsPjxmdWxsLXRpdGxlPkNvbW11bmljYXRpb25zIEJpb2xvZ3k8L2Z1bGwtdGl0
bGU+PC9wZXJpb2RpY2FsPjxwYWdlcz4xMDU1PC9wYWdlcz48dm9sdW1lPjQ8L3ZvbHVtZT48bnVt
YmVyPjE8L251bWJlcj48ZGF0ZXM+PHllYXI+MjAyMTwveWVhcj48L2RhdGVzPjxpc2JuPjIzOTkt
MzY0MjwvaXNibj48dXJscz48L3VybHM+PC9yZWNvcmQ+PC9DaXRlPjxDaXRlPjxBdXRob3I+VmFu
c3RlZW5zZWw8L0F1dGhvcj48WWVhcj4yMDE2PC9ZZWFyPjxSZWNOdW0+MTUwPC9SZWNOdW0+PHJl
Y29yZD48cmVjLW51bWJlcj4xNTA8L3JlYy1udW1iZXI+PGZvcmVpZ24ta2V5cz48a2V5IGFwcD0i
RU4iIGRiLWlkPSIwOTV2emYyenp2YXJwYWV6YWQ5eHc1MHV3dnp3c2Q1OWVkZjkiIHRpbWVzdGFt
cD0iMTYxOTE1ODU4MCI+MTUwPC9rZXk+PC9mb3JlaWduLWtleXM+PHJlZi10eXBlIG5hbWU9Ikpv
dXJuYWwgQXJ0aWNsZSI+MTc8L3JlZi10eXBlPjxjb250cmlidXRvcnM+PGF1dGhvcnM+PGF1dGhv
cj5WYW5zdGVlbnNlbCwgTWFyaXNrYSBKPC9hdXRob3I+PGF1dGhvcj5QZWxzLCBFbG1hciBHTTwv
YXV0aG9yPjxhdXRob3I+QmxlaWNobmVyLCBNYXJ0aW4gRzwvYXV0aG9yPjxhdXRob3I+QnJhbmNv
LCBNYXJpYW5hIFA8L2F1dGhvcj48YXV0aG9yPkRlbmlzb24sIFRpbW90aHk8L2F1dGhvcj48YXV0
aG9yPkZyZXVkZW5idXJnLCBaYWNoYXJ5IFY8L2F1dGhvcj48YXV0aG9yPkdvc3NlbGFhciwgUGV0
ZXI8L2F1dGhvcj48YXV0aG9yPkxlaW5kZXJzLCBTYWNoYTwvYXV0aG9yPjxhdXRob3I+T3R0ZW5z
LCBUaG9tYXMgSDwvYXV0aG9yPjxhdXRob3I+VmFuIERlbiBCb29tLCBNYXggQTwvYXV0aG9yPjxh
dXRob3I+VmFuIFJpamVuLCBQZXRlciBDLjwvYXV0aG9yPjxhdXRob3I+QWFybm91dHNlLCBFcmlr
IEo8L2F1dGhvcj48YXV0aG9yPlJhbXNleSwgTmljayBGPC9hdXRob3I+PC9hdXRob3JzPjwvY29u
dHJpYnV0b3JzPjx0aXRsZXM+PHRpdGxlPkZ1bGx5IGltcGxhbnRlZCBicmFpbuKAk2NvbXB1dGVy
IGludGVyZmFjZSBpbiBhIGxvY2tlZC1pbiBwYXRpZW50IHdpdGggQUxTPC90aXRsZT48c2Vjb25k
YXJ5LXRpdGxlPk5ldyBFbmdsYW5kIEpvdXJuYWwgb2YgTWVkaWNpbmU8L3NlY29uZGFyeS10aXRs
ZT48L3RpdGxlcz48cGVyaW9kaWNhbD48ZnVsbC10aXRsZT5OZXcgRW5nbGFuZCBKb3VybmFsIG9m
IE1lZGljaW5lPC9mdWxsLXRpdGxlPjwvcGVyaW9kaWNhbD48cGFnZXM+MjA2MC0yMDY2PC9wYWdl
cz48dm9sdW1lPjM3NTwvdm9sdW1lPjxudW1iZXI+MjE8L251bWJlcj48ZGF0ZXM+PHllYXI+MjAx
NjwveWVhcj48L2RhdGVzPjxpc2JuPjAwMjgtNDc5MzwvaXNibj48dXJscz48L3VybHM+PC9yZWNv
cmQ+PC9DaXRlPjxDaXRlPjxBdXRob3I+UGVsczwvQXV0aG9yPjxZZWFyPjIwMTk8L1llYXI+PFJl
Y051bT4zODM8L1JlY051bT48cmVjb3JkPjxyZWMtbnVtYmVyPjM4MzwvcmVjLW51bWJlcj48Zm9y
ZWlnbi1rZXlzPjxrZXkgYXBwPSJFTiIgZGItaWQ9IjA5NXZ6ZjJ6enZhcnBhZXphZDl4dzUwdXd2
endzZDU5ZWRmOSIgdGltZXN0YW1wPSIxNjg4ODE0NjY1Ij4zODM8L2tleT48L2ZvcmVpZ24ta2V5
cz48cmVmLXR5cGUgbmFtZT0iSm91cm5hbCBBcnRpY2xlIj4xNzwvcmVmLXR5cGU+PGNvbnRyaWJ1
dG9ycz48YXV0aG9ycz48YXV0aG9yPlBlbHMsIEVsbWFyIEdNPC9hdXRob3I+PGF1dGhvcj5BYXJu
b3V0c2UsIEVyaWsgSjwvYXV0aG9yPjxhdXRob3I+TGVpbmRlcnMsIFNhY2hhPC9hdXRob3I+PGF1
dGhvcj5GcmV1ZGVuYnVyZywgWmFjIFY8L2F1dGhvcj48YXV0aG9yPkJyYW5jbywgTWFyaWFuYSBQ
PC9hdXRob3I+PGF1dGhvcj52YW4gZGVyIFZpamdoLCBCZW5ueSBIPC9hdXRob3I+PGF1dGhvcj5T
bmlqZGVycywgVG9tIEo8L2F1dGhvcj48YXV0aG9yPkRlbmlzb24sIFRpbW90aHk8L2F1dGhvcj48
YXV0aG9yPlZhbnN0ZWVuc2VsLCBNYXJpc2thIEo8L2F1dGhvcj48YXV0aG9yPlJhbXNleSwgTmlj
ayBGPC9hdXRob3I+PC9hdXRob3JzPjwvY29udHJpYnV0b3JzPjx0aXRsZXM+PHRpdGxlPlN0YWJp
bGl0eSBvZiBhIGNocm9uaWMgaW1wbGFudGVkIGJyYWluLWNvbXB1dGVyIGludGVyZmFjZSBpbiBs
YXRlLXN0YWdlIGFteW90cm9waGljIGxhdGVyYWwgc2NsZXJvc2lzPC90aXRsZT48c2Vjb25kYXJ5
LXRpdGxlPkNsaW5pY2FsIE5ldXJvcGh5c2lvbG9neTwvc2Vjb25kYXJ5LXRpdGxlPjwvdGl0bGVz
PjxwZXJpb2RpY2FsPjxmdWxsLXRpdGxlPkNsaW5pY2FsIG5ldXJvcGh5c2lvbG9neTwvZnVsbC10
aXRsZT48L3BlcmlvZGljYWw+PHBhZ2VzPjE3OTgtMTgwMzwvcGFnZXM+PHZvbHVtZT4xMzA8L3Zv
bHVtZT48bnVtYmVyPjEwPC9udW1iZXI+PGRhdGVzPjx5ZWFyPjIwMTk8L3llYXI+PC9kYXRlcz48
aXNibj4xMzg4LTI0NTc8L2lzYm4+PHVybHM+PC91cmxzPjwvcmVjb3JkPjwvQ2l0ZT48Q2l0ZT48
QXV0aG9yPk1ldHpnZXI8L0F1dGhvcj48WWVhcj4yMDIyPC9ZZWFyPjxSZWNOdW0+MzMwPC9SZWNO
dW0+PHJlY29yZD48cmVjLW51bWJlcj4zMzA8L3JlYy1udW1iZXI+PGZvcmVpZ24ta2V5cz48a2V5
IGFwcD0iRU4iIGRiLWlkPSIwOTV2emYyenp2YXJwYWV6YWQ5eHc1MHV3dnp3c2Q1OWVkZjkiIHRp
bWVzdGFtcD0iMTY3NTI4OTgwNiI+MzMwPC9rZXk+PC9mb3JlaWduLWtleXM+PHJlZi10eXBlIG5h
bWU9IkpvdXJuYWwgQXJ0aWNsZSI+MTc8L3JlZi10eXBlPjxjb250cmlidXRvcnM+PGF1dGhvcnM+
PGF1dGhvcj5NZXR6Z2VyLCBTZWFuIEw8L2F1dGhvcj48YXV0aG9yPkxpdSwgSmVzc2llIFI8L2F1
dGhvcj48YXV0aG9yPk1vc2VzLCBEYXZpZCBBPC9hdXRob3I+PGF1dGhvcj5Eb3VnaGVydHksIE1h
eGltaWxpYW4gRTwvYXV0aG9yPjxhdXRob3I+U2VhdG9uLCBNYXJnYXJldCBQPC9hdXRob3I+PGF1
dGhvcj5MaXR0bGVqb2huLCBLYXlsbyBUPC9hdXRob3I+PGF1dGhvcj5DaGFydGllciwgSm9zaDwv
YXV0aG9yPjxhdXRob3I+QW51bWFuY2hpcGFsbGksIEdvcGFsYSBLPC9hdXRob3I+PGF1dGhvcj5U
dS1DaGFuLCBBZGVseW48L2F1dGhvcj48YXV0aG9yPkdhbmd1bHksIEthcnVuZXNoPC9hdXRob3I+
PC9hdXRob3JzPjwvY29udHJpYnV0b3JzPjx0aXRsZXM+PHRpdGxlPkdlbmVyYWxpemFibGUgc3Bl
bGxpbmcgdXNpbmcgYSBzcGVlY2ggbmV1cm9wcm9zdGhlc2lzIGluIGFuIGluZGl2aWR1YWwgd2l0
aCBzZXZlcmUgbGltYiBhbmQgdm9jYWwgcGFyYWx5c2lzPC90aXRsZT48c2Vjb25kYXJ5LXRpdGxl
Pk5hdHVyZSBDb21tdW5pY2F0aW9uczwvc2Vjb25kYXJ5LXRpdGxlPjwvdGl0bGVzPjxwZXJpb2Rp
Y2FsPjxmdWxsLXRpdGxlPk5hdHVyZSBjb21tdW5pY2F0aW9uczwvZnVsbC10aXRsZT48L3Blcmlv
ZGljYWw+PHBhZ2VzPjY1MTA8L3BhZ2VzPjx2b2x1bWU+MTM8L3ZvbHVtZT48bnVtYmVyPjE8L251
bWJlcj48ZGF0ZXM+PHllYXI+MjAyMjwveWVhcj48L2RhdGVzPjxpc2JuPjIwNDEtMTcyMzwvaXNi
bj48dXJscz48L3VybHM+PC9yZWNvcmQ+PC9DaXRlPjwvRW5kTm90ZT4A
</w:fldData>
        </w:fldChar>
      </w:r>
      <w:r w:rsidR="002A7D33">
        <w:rPr>
          <w:rFonts w:ascii="Arial" w:hAnsi="Arial" w:cs="Arial"/>
        </w:rPr>
        <w:instrText xml:space="preserve"> ADDIN EN.CITE </w:instrText>
      </w:r>
      <w:r w:rsidR="002A7D33">
        <w:rPr>
          <w:rFonts w:ascii="Arial" w:hAnsi="Arial" w:cs="Arial"/>
        </w:rPr>
        <w:fldChar w:fldCharType="begin">
          <w:fldData xml:space="preserve">PEVuZE5vdGU+PENpdGU+PEF1dGhvcj5MZXV0aGFyZHQ8L0F1dGhvcj48WWVhcj4yMDA0PC9ZZWFy
PjxSZWNOdW0+OTY8L1JlY051bT48RGlzcGxheVRleHQ+KExldXRoYXJkdCBldCBhbC4sIDIwMDQ7
IFdhbmcgZXQgYWwuLCAyMDEzOyBWYW5zdGVlbnNlbCBldCBhbC4sIDIwMTY7IERlZ2VuaGFydCBl
dCBhbC4sIDIwMTg7IEJlbmFiaWQgZXQgYWwuLCAyMDE5OyBQZWxzIGV0IGFsLiwgMjAxOTsgQW5n
cmljayBldCBhbC4sIDIwMjE7IE1vc2VzIGV0IGFsLiwgMjAyMTsgU2lsdmVyc21pdGggZXQgYWwu
LCAyMDIxOyBNZXR6Z2VyIGV0IGFsLiwgMjAyMjsgQW5ncmljayBldCBhbC4sIDIwMjMpPC9EaXNw
bGF5VGV4dD48cmVjb3JkPjxyZWMtbnVtYmVyPjk2PC9yZWMtbnVtYmVyPjxmb3JlaWduLWtleXM+
PGtleSBhcHA9IkVOIiBkYi1pZD0iMDk1dnpmMnp6dmFycGFlemFkOXh3NTB1d3Z6d3NkNTllZGY5
IiB0aW1lc3RhbXA9IjE2MDc4OTk1MjUiPjk2PC9rZXk+PC9mb3JlaWduLWtleXM+PHJlZi10eXBl
IG5hbWU9IkpvdXJuYWwgQXJ0aWNsZSI+MTc8L3JlZi10eXBlPjxjb250cmlidXRvcnM+PGF1dGhv
cnM+PGF1dGhvcj5MZXV0aGFyZHQsIEVyaWMgQzwvYXV0aG9yPjxhdXRob3I+U2NoYWxrLCBHZXJ3
aW48L2F1dGhvcj48YXV0aG9yPldvbHBhdywgSm9uYXRoYW4gUjwvYXV0aG9yPjxhdXRob3I+T2pl
bWFubiwgSmVmZnJleSBHPC9hdXRob3I+PGF1dGhvcj5Nb3JhbiwgRGFuaWVsIFc8L2F1dGhvcj48
L2F1dGhvcnM+PC9jb250cmlidXRvcnM+PHRpdGxlcz48dGl0bGU+QSBicmFpbuKAk2NvbXB1dGVy
IGludGVyZmFjZSB1c2luZyBlbGVjdHJvY29ydGljb2dyYXBoaWMgc2lnbmFscyBpbiBodW1hbnM8
L3RpdGxlPjxzZWNvbmRhcnktdGl0bGU+Sm91cm5hbCBvZiBuZXVyYWwgZW5naW5lZXJpbmc8L3Nl
Y29uZGFyeS10aXRsZT48L3RpdGxlcz48cGVyaW9kaWNhbD48ZnVsbC10aXRsZT5Kb3VybmFsIG9m
IG5ldXJhbCBlbmdpbmVlcmluZzwvZnVsbC10aXRsZT48L3BlcmlvZGljYWw+PHBhZ2VzPjYzPC9w
YWdlcz48dm9sdW1lPjE8L3ZvbHVtZT48bnVtYmVyPjI8L251bWJlcj48ZGF0ZXM+PHllYXI+MjAw
NDwveWVhcj48L2RhdGVzPjxpc2JuPjE3NDEtMjU1MjwvaXNibj48dXJscz48L3VybHM+PC9yZWNv
cmQ+PC9DaXRlPjxDaXRlPjxBdXRob3I+V2FuZzwvQXV0aG9yPjxZZWFyPjIwMTM8L1llYXI+PFJl
Y051bT4zMjM8L1JlY051bT48cmVjb3JkPjxyZWMtbnVtYmVyPjMyMzwvcmVjLW51bWJlcj48Zm9y
ZWlnbi1rZXlzPjxrZXkgYXBwPSJFTiIgZGItaWQ9IjA5NXZ6ZjJ6enZhcnBhZXphZDl4dzUwdXd2
endzZDU5ZWRmOSIgdGltZXN0YW1wPSIxNjc1Mjc3NDI1Ij4zMjM8L2tleT48L2ZvcmVpZ24ta2V5
cz48cmVmLXR5cGUgbmFtZT0iSm91cm5hbCBBcnRpY2xlIj4xNzwvcmVmLXR5cGU+PGNvbnRyaWJ1
dG9ycz48YXV0aG9ycz48YXV0aG9yPldhbmcsIFdlaTwvYXV0aG9yPjxhdXRob3I+Q29sbGluZ2Vy
LCBKZW5uaWZlciBMPC9hdXRob3I+PGF1dGhvcj5EZWdlbmhhcnQsIEFsYW4gRDwvYXV0aG9yPjxh
dXRob3I+VHlsZXItS2FiYXJhLCBFbGl6YWJldGggQzwvYXV0aG9yPjxhdXRob3I+U2Nod2FydHos
IEFuZHJldyBCPC9hdXRob3I+PGF1dGhvcj5Nb3JhbiwgRGFuaWVsIFc8L2F1dGhvcj48YXV0aG9y
PldlYmVyLCBEb3VnbGFzIEo8L2F1dGhvcj48YXV0aG9yPldvZGxpbmdlciwgQnJpYW48L2F1dGhv
cj48YXV0aG9yPlZpbmphbXVyaSwgUmFtYW5hIEs8L2F1dGhvcj48YXV0aG9yPkFzaG1vcmUsIFJv
YmluIEM8L2F1dGhvcj48L2F1dGhvcnM+PC9jb250cmlidXRvcnM+PHRpdGxlcz48dGl0bGU+QW4g
ZWxlY3Ryb2NvcnRpY29ncmFwaGljIGJyYWluIGludGVyZmFjZSBpbiBhbiBpbmRpdmlkdWFsIHdp
dGggdGV0cmFwbGVnaWE8L3RpdGxlPjxzZWNvbmRhcnktdGl0bGU+UGxvUyBvbmU8L3NlY29uZGFy
eS10aXRsZT48L3RpdGxlcz48cGVyaW9kaWNhbD48ZnVsbC10aXRsZT5QbG9TIG9uZTwvZnVsbC10
aXRsZT48L3BlcmlvZGljYWw+PHBhZ2VzPmU1NTM0NDwvcGFnZXM+PHZvbHVtZT44PC92b2x1bWU+
PG51bWJlcj4yPC9udW1iZXI+PGRhdGVzPjx5ZWFyPjIwMTM8L3llYXI+PC9kYXRlcz48aXNibj4x
OTMyLTYyMDM8L2lzYm4+PHVybHM+PC91cmxzPjwvcmVjb3JkPjwvQ2l0ZT48Q2l0ZT48QXV0aG9y
Pk1vc2VzPC9BdXRob3I+PFllYXI+MjAyMTwvWWVhcj48UmVjTnVtPjMyNDwvUmVjTnVtPjxyZWNv
cmQ+PHJlYy1udW1iZXI+MzI0PC9yZWMtbnVtYmVyPjxmb3JlaWduLWtleXM+PGtleSBhcHA9IkVO
IiBkYi1pZD0iMDk1dnpmMnp6dmFycGFlemFkOXh3NTB1d3Z6d3NkNTllZGY5IiB0aW1lc3RhbXA9
IjE2NzUyNzc0NzMiPjMyNDwva2V5PjwvZm9yZWlnbi1rZXlzPjxyZWYtdHlwZSBuYW1lPSJKb3Vy
bmFsIEFydGljbGUiPjE3PC9yZWYtdHlwZT48Y29udHJpYnV0b3JzPjxhdXRob3JzPjxhdXRob3I+
TW9zZXMsIERhdmlkIEE8L2F1dGhvcj48YXV0aG9yPk1ldHpnZXIsIFNlYW4gTDwvYXV0aG9yPjxh
dXRob3I+TGl1LCBKZXNzaWUgUjwvYXV0aG9yPjxhdXRob3I+QW51bWFuY2hpcGFsbGksIEdvcGFs
YSBLPC9hdXRob3I+PGF1dGhvcj5NYWtpbiwgSm9zZXBoIEc8L2F1dGhvcj48YXV0aG9yPlN1biwg
UGVuZ2ZlaSBGPC9hdXRob3I+PGF1dGhvcj5DaGFydGllciwgSm9zaDwvYXV0aG9yPjxhdXRob3I+
RG91Z2hlcnR5LCBNYXhpbWlsaWFuIEU8L2F1dGhvcj48YXV0aG9yPkxpdSwgUGF0cmljaWEgTTwv
YXV0aG9yPjxhdXRob3I+QWJyYW1zLCBHYXJ5IE08L2F1dGhvcj48L2F1dGhvcnM+PC9jb250cmli
dXRvcnM+PHRpdGxlcz48dGl0bGU+TmV1cm9wcm9zdGhlc2lzIGZvciBkZWNvZGluZyBzcGVlY2gg
aW4gYSBwYXJhbHl6ZWQgcGVyc29uIHdpdGggYW5hcnRocmlhPC90aXRsZT48c2Vjb25kYXJ5LXRp
dGxlPk5ldyBFbmdsYW5kIEpvdXJuYWwgb2YgTWVkaWNpbmU8L3NlY29uZGFyeS10aXRsZT48L3Rp
dGxlcz48cGVyaW9kaWNhbD48ZnVsbC10aXRsZT5OZXcgRW5nbGFuZCBKb3VybmFsIG9mIE1lZGlj
aW5lPC9mdWxsLXRpdGxlPjwvcGVyaW9kaWNhbD48cGFnZXM+MjE3LTIyNzwvcGFnZXM+PHZvbHVt
ZT4zODU8L3ZvbHVtZT48bnVtYmVyPjM8L251bWJlcj48ZGF0ZXM+PHllYXI+MjAyMTwveWVhcj48
L2RhdGVzPjxpc2JuPjAwMjgtNDc5MzwvaXNibj48dXJscz48L3VybHM+PC9yZWNvcmQ+PC9DaXRl
PjxDaXRlPjxBdXRob3I+U2lsdmVyc21pdGg8L0F1dGhvcj48WWVhcj4yMDIxPC9ZZWFyPjxSZWNO
dW0+OTc8L1JlY051bT48cmVjb3JkPjxyZWMtbnVtYmVyPjk3PC9yZWMtbnVtYmVyPjxmb3JlaWdu
LWtleXM+PGtleSBhcHA9IkVOIiBkYi1pZD0iMDk1dnpmMnp6dmFycGFlemFkOXh3NTB1d3Z6d3Nk
NTllZGY5IiB0aW1lc3RhbXA9IjE2MDc4OTk1NDUiPjk3PC9rZXk+PC9mb3JlaWduLWtleXM+PHJl
Zi10eXBlIG5hbWU9IkpvdXJuYWwgQXJ0aWNsZSI+MTc8L3JlZi10eXBlPjxjb250cmlidXRvcnM+
PGF1dGhvcnM+PGF1dGhvcj5TaWx2ZXJzbWl0aCwgRGFuaWVsIEI8L2F1dGhvcj48YXV0aG9yPkFi
aXJpLCBSZXphPC9hdXRob3I+PGF1dGhvcj5IYXJkeSwgTmljaG9sYXMgRjwvYXV0aG9yPjxhdXRo
b3I+TmF0cmFqLCBOaWtoaWxlc2g8L2F1dGhvcj48YXV0aG9yPlR1LUNoYW4sIEFkZWx5bjwvYXV0
aG9yPjxhdXRob3I+Q2hhbmcsIEVkd2FyZCBGPC9hdXRob3I+PGF1dGhvcj5HYW5ndWx5LCBLYXJ1
bmVzaDwvYXV0aG9yPjwvYXV0aG9ycz48L2NvbnRyaWJ1dG9ycz48dGl0bGVzPjx0aXRsZT5QbHVn
LWFuZC1wbGF5IGNvbnRyb2wgb2YgYSBicmFpbuKAk2NvbXB1dGVyIGludGVyZmFjZSB0aHJvdWdo
IG5ldXJhbCBtYXAgc3RhYmlsaXphdGlvbjwvdGl0bGU+PHNlY29uZGFyeS10aXRsZT5OYXR1cmUg
QmlvdGVjaG5vbG9neTwvc2Vjb25kYXJ5LXRpdGxlPjwvdGl0bGVzPjxwZXJpb2RpY2FsPjxmdWxs
LXRpdGxlPk5hdHVyZSBCaW90ZWNobm9sb2d5PC9mdWxsLXRpdGxlPjwvcGVyaW9kaWNhbD48cGFn
ZXM+MzI2LTMzNTwvcGFnZXM+PHZvbHVtZT4zOSA8L3ZvbHVtZT48bnVtYmVyPjM8L251bWJlcj48
ZGF0ZXM+PHllYXI+MjAyMTwveWVhcj48L2RhdGVzPjxpc2JuPjE1NDYtMTY5NjwvaXNibj48dXJs
cz48L3VybHM+PC9yZWNvcmQ+PC9DaXRlPjxDaXRlPjxBdXRob3I+QmVuYWJpZDwvQXV0aG9yPjxZ
ZWFyPjIwMTk8L1llYXI+PFJlY051bT4xNDM8L1JlY051bT48cmVjb3JkPjxyZWMtbnVtYmVyPjE0
MzwvcmVjLW51bWJlcj48Zm9yZWlnbi1rZXlzPjxrZXkgYXBwPSJFTiIgZGItaWQ9IjA5NXZ6ZjJ6
enZhcnBhZXphZDl4dzUwdXd2endzZDU5ZWRmOSIgdGltZXN0YW1wPSIxNjEyOTQyNDY0Ij4xNDM8
L2tleT48L2ZvcmVpZ24ta2V5cz48cmVmLXR5cGUgbmFtZT0iSm91cm5hbCBBcnRpY2xlIj4xNzwv
cmVmLXR5cGU+PGNvbnRyaWJ1dG9ycz48YXV0aG9ycz48YXV0aG9yPkJlbmFiaWQsIEFsaW0gTG91
aXM8L2F1dGhvcj48YXV0aG9yPkNvc3RlY2FsZGUsIFRob21hczwvYXV0aG9yPjxhdXRob3I+RWxp
c2V5ZXYsIEFuZHJleTwvYXV0aG9yPjxhdXRob3I+Q2hhcnZldCwgR3VpbGxhdW1lPC9hdXRob3I+
PGF1dGhvcj5WZXJuZXksIEFsZXhhbmRyZTwvYXV0aG9yPjxhdXRob3I+S2FyYWthcywgU2VycGls
PC9hdXRob3I+PGF1dGhvcj5Gb2Vyc3RlciwgTWljaGFlbDwvYXV0aG9yPjxhdXRob3I+TGFtYmVy
dCwgQXVyw6lsaWVuPC9hdXRob3I+PGF1dGhvcj5Nb3JpbmnDqHJlLCBCb3JpczwvYXV0aG9yPjxh
dXRob3I+QWJyb3VnLCBOZWlsPC9hdXRob3I+PC9hdXRob3JzPjwvY29udHJpYnV0b3JzPjx0aXRs
ZXM+PHRpdGxlPkFuIGV4b3NrZWxldG9uIGNvbnRyb2xsZWQgYnkgYW4gZXBpZHVyYWwgd2lyZWxl
c3MgYnJhaW7igJNtYWNoaW5lIGludGVyZmFjZSBpbiBhIHRldHJhcGxlZ2ljIHBhdGllbnQ6IGEg
cHJvb2Ytb2YtY29uY2VwdCBkZW1vbnN0cmF0aW9uPC90aXRsZT48c2Vjb25kYXJ5LXRpdGxlPlRo
ZSBMYW5jZXQgTmV1cm9sb2d5PC9zZWNvbmRhcnktdGl0bGU+PC90aXRsZXM+PHBlcmlvZGljYWw+
PGZ1bGwtdGl0bGU+VGhlIExhbmNldCBOZXVyb2xvZ3k8L2Z1bGwtdGl0bGU+PC9wZXJpb2RpY2Fs
PjxwYWdlcz4xMTEyLTExMjI8L3BhZ2VzPjx2b2x1bWU+MTg8L3ZvbHVtZT48bnVtYmVyPjEyPC9u
dW1iZXI+PGRhdGVzPjx5ZWFyPjIwMTk8L3llYXI+PC9kYXRlcz48aXNibj4xNDc0LTQ0MjI8L2lz
Ym4+PHVybHM+PC91cmxzPjwvcmVjb3JkPjwvQ2l0ZT48Q2l0ZT48QXV0aG9yPkRlZ2VuaGFydDwv
QXV0aG9yPjxZZWFyPjIwMTg8L1llYXI+PFJlY051bT4xNTY8L1JlY051bT48cmVjb3JkPjxyZWMt
bnVtYmVyPjE1NjwvcmVjLW51bWJlcj48Zm9yZWlnbi1rZXlzPjxrZXkgYXBwPSJFTiIgZGItaWQ9
IjA5NXZ6ZjJ6enZhcnBhZXphZDl4dzUwdXd2endzZDU5ZWRmOSIgdGltZXN0YW1wPSIxNjE5MTU5
MzE3Ij4xNTY8L2tleT48L2ZvcmVpZ24ta2V5cz48cmVmLXR5cGUgbmFtZT0iSm91cm5hbCBBcnRp
Y2xlIj4xNzwvcmVmLXR5cGU+PGNvbnRyaWJ1dG9ycz48YXV0aG9ycz48YXV0aG9yPkRlZ2VuaGFy
dCwgQWxhbiBEPC9hdXRob3I+PGF1dGhvcj5IaXJlbWF0aCwgU2hpdmF5b2dpIFY8L2F1dGhvcj48
YXV0aG9yPllhbmcsIFlpbmc8L2F1dGhvcj48YXV0aG9yPkZvbGRlcywgU3RlcGhlbjwvYXV0aG9y
PjxhdXRob3I+Q29sbGluZ2VyLCBKZW5uaWZlciBMPC9hdXRob3I+PGF1dGhvcj5Cb25pbmdlciwg
TWljaGFlbDwvYXV0aG9yPjxhdXRob3I+VHlsZXItS2FiYXJhLCBFbGl6YWJldGggQzwvYXV0aG9y
PjxhdXRob3I+V2FuZywgV2VpPC9hdXRob3I+PC9hdXRob3JzPjwvY29udHJpYnV0b3JzPjx0aXRs
ZXM+PHRpdGxlPlJlbWFwcGluZyBjb3J0aWNhbCBtb2R1bGF0aW9uIGZvciBlbGVjdHJvY29ydGlj
b2dyYXBoaWMgYnJhaW7igJNjb21wdXRlciBpbnRlcmZhY2VzOiBhIHNvbWF0b3RvcHktYmFzZWQg
YXBwcm9hY2ggaW4gaW5kaXZpZHVhbHMgd2l0aCB1cHBlci1saW1iIHBhcmFseXNpczwvdGl0bGU+
PHNlY29uZGFyeS10aXRsZT5Kb3VybmFsIG9mIG5ldXJhbCBlbmdpbmVlcmluZzwvc2Vjb25kYXJ5
LXRpdGxlPjwvdGl0bGVzPjxwZXJpb2RpY2FsPjxmdWxsLXRpdGxlPkpvdXJuYWwgb2YgbmV1cmFs
IGVuZ2luZWVyaW5nPC9mdWxsLXRpdGxlPjwvcGVyaW9kaWNhbD48cGFnZXM+MDI2MDIxPC9wYWdl
cz48dm9sdW1lPjE1PC92b2x1bWU+PG51bWJlcj4yPC9udW1iZXI+PGRhdGVzPjx5ZWFyPjIwMTg8
L3llYXI+PC9kYXRlcz48aXNibj4xNzQxLTI1NTI8L2lzYm4+PHVybHM+PC91cmxzPjwvcmVjb3Jk
PjwvQ2l0ZT48Q2l0ZT48QXV0aG9yPkFuZ3JpY2s8L0F1dGhvcj48WWVhcj4yMDIzPC9ZZWFyPjxS
ZWNOdW0+MzgwPC9SZWNOdW0+PHJlY29yZD48cmVjLW51bWJlcj4zODA8L3JlYy1udW1iZXI+PGZv
cmVpZ24ta2V5cz48a2V5IGFwcD0iRU4iIGRiLWlkPSIwOTV2emYyenp2YXJwYWV6YWQ5eHc1MHV3
dnp3c2Q1OWVkZjkiIHRpbWVzdGFtcD0iMTY4ODgxMzkxMyI+MzgwPC9rZXk+PC9mb3JlaWduLWtl
eXM+PHJlZi10eXBlIG5hbWU9IkpvdXJuYWwgQXJ0aWNsZSI+MTc8L3JlZi10eXBlPjxjb250cmli
dXRvcnM+PGF1dGhvcnM+PGF1dGhvcj5BbmdyaWNrLCBNaWd1ZWw8L2F1dGhvcj48YXV0aG9yPkx1
bywgU2hpeXU8L2F1dGhvcj48YXV0aG9yPlJhYmJhbmksIFFpbndhbjwvYXV0aG9yPjxhdXRob3I+
Q2FuZHJlYSwgRGFuaWVsIE48L2F1dGhvcj48YXV0aG9yPlNoYWgsIFNhbXlhazwvYXV0aG9yPjxh
dXRob3I+TWlsc2FwLCBHcmlmZmluIFc8L2F1dGhvcj48YXV0aG9yPkFuZGVyc29uLCBXaWxsaWFt
IFM8L2F1dGhvcj48YXV0aG9yPkdvcmRvbiwgQ2hhZCBSPC9hdXRob3I+PGF1dGhvcj5Sb3NlbmJs
YXR0LCBLYXRocnluIFI8L2F1dGhvcj48YXV0aG9yPkNsYXdzb24sIExvcmE8L2F1dGhvcj48YXV0
aG9yPk1hcmFnYWtpcywgTmljaG9sYXMgPC9hdXRob3I+PGF1dGhvcj5UZW5vcmUsIEZyYW5jZXNj
byBWPC9hdXRob3I+PGF1dGhvcj5GaWZlciwgTWF0dGhldyBTPC9hdXRob3I+PGF1dGhvcj5IZXJt
YW5za3ksIEh5bmVrIDwvYXV0aG9yPjxhdXRob3I+UmFtc2V5LCBOaWNrIEY8L2F1dGhvcj48YXV0
aG9yPkNyb25lLCBOYXRoYW4gRTwvYXV0aG9yPjwvYXV0aG9ycz48L2NvbnRyaWJ1dG9ycz48dGl0
bGVzPjx0aXRsZT5PbmxpbmUgc3BlZWNoIHN5bnRoZXNpcyB1c2luZyBhIGNocm9uaWNhbGx5IGlt
cGxhbnRlZCBicmFpbi1jb21wdXRlciBpbnRlcmZhY2UgaW4gYW4gaW5kaXZpZHVhbCB3aXRoIEFM
UzwvdGl0bGU+PHNlY29uZGFyeS10aXRsZT5tZWRSeGl2PC9zZWNvbmRhcnktdGl0bGU+PC90aXRs
ZXM+PHBlcmlvZGljYWw+PGZ1bGwtdGl0bGU+bWVkUnhpdjwvZnVsbC10aXRsZT48L3BlcmlvZGlj
YWw+PHBhZ2VzPjIwMjMuMDYuIDMwLjIzMjkxMzUyPC9wYWdlcz48ZGF0ZXM+PHllYXI+MjAyMzwv
eWVhcj48L2RhdGVzPjx1cmxzPjwvdXJscz48L3JlY29yZD48L0NpdGU+PENpdGU+PEF1dGhvcj5B
bmdyaWNrPC9BdXRob3I+PFllYXI+MjAyMTwvWWVhcj48UmVjTnVtPjM4MTwvUmVjTnVtPjxyZWNv
cmQ+PHJlYy1udW1iZXI+MzgxPC9yZWMtbnVtYmVyPjxmb3JlaWduLWtleXM+PGtleSBhcHA9IkVO
IiBkYi1pZD0iMDk1dnpmMnp6dmFycGFlemFkOXh3NTB1d3Z6d3NkNTllZGY5IiB0aW1lc3RhbXA9
IjE2ODg4MTQxNjUiPjM4MTwva2V5PjwvZm9yZWlnbi1rZXlzPjxyZWYtdHlwZSBuYW1lPSJKb3Vy
bmFsIEFydGljbGUiPjE3PC9yZWYtdHlwZT48Y29udHJpYnV0b3JzPjxhdXRob3JzPjxhdXRob3I+
QW5ncmljaywgTWlndWVsPC9hdXRob3I+PGF1dGhvcj5PdHRlbmhvZmYsIE1hYXJ0ZW4gQzwvYXV0
aG9yPjxhdXRob3I+RGllbmVyLCBMb3Jlbno8L2F1dGhvcj48YXV0aG9yPkl2dWNpYywgRGFyaXVz
PC9hdXRob3I+PGF1dGhvcj5JdnVjaWMsIEdhYnJpZWw8L2F1dGhvcj48YXV0aG9yPkdvdWxpcywg
U29waG9jbGVzPC9hdXRob3I+PGF1dGhvcj5TYWFsLCBKZXJlbXk8L2F1dGhvcj48YXV0aG9yPkNv
bG9uLCBBbGJlcnQgSjwvYXV0aG9yPjxhdXRob3I+V2FnbmVyLCBMb3VpczwvYXV0aG9yPjxhdXRo
b3I+S3J1c2llbnNraSwgRGVhbiBKPC9hdXRob3I+PGF1dGhvcj5QaWV0ZXIsIEt1YmJlbiBMPC9h
dXRob3I+PGF1dGhvcj5TY2h1bHR6LCBUYW5qYTwvYXV0aG9yPjxhdXRob3I+SGVyZmYsIENocmlz
dGlhbjwvYXV0aG9yPjwvYXV0aG9ycz48L2NvbnRyaWJ1dG9ycz48dGl0bGVzPjx0aXRsZT5SZWFs
LXRpbWUgc3ludGhlc2lzIG9mIGltYWdpbmVkIHNwZWVjaCBwcm9jZXNzZXMgZnJvbSBtaW5pbWFs
bHkgaW52YXNpdmUgcmVjb3JkaW5ncyBvZiBuZXVyYWwgYWN0aXZpdHk8L3RpdGxlPjxzZWNvbmRh
cnktdGl0bGU+Q29tbXVuaWNhdGlvbnMgYmlvbG9neTwvc2Vjb25kYXJ5LXRpdGxlPjwvdGl0bGVz
PjxwZXJpb2RpY2FsPjxmdWxsLXRpdGxlPkNvbW11bmljYXRpb25zIEJpb2xvZ3k8L2Z1bGwtdGl0
bGU+PC9wZXJpb2RpY2FsPjxwYWdlcz4xMDU1PC9wYWdlcz48dm9sdW1lPjQ8L3ZvbHVtZT48bnVt
YmVyPjE8L251bWJlcj48ZGF0ZXM+PHllYXI+MjAyMTwveWVhcj48L2RhdGVzPjxpc2JuPjIzOTkt
MzY0MjwvaXNibj48dXJscz48L3VybHM+PC9yZWNvcmQ+PC9DaXRlPjxDaXRlPjxBdXRob3I+VmFu
c3RlZW5zZWw8L0F1dGhvcj48WWVhcj4yMDE2PC9ZZWFyPjxSZWNOdW0+MTUwPC9SZWNOdW0+PHJl
Y29yZD48cmVjLW51bWJlcj4xNTA8L3JlYy1udW1iZXI+PGZvcmVpZ24ta2V5cz48a2V5IGFwcD0i
RU4iIGRiLWlkPSIwOTV2emYyenp2YXJwYWV6YWQ5eHc1MHV3dnp3c2Q1OWVkZjkiIHRpbWVzdGFt
cD0iMTYxOTE1ODU4MCI+MTUwPC9rZXk+PC9mb3JlaWduLWtleXM+PHJlZi10eXBlIG5hbWU9Ikpv
dXJuYWwgQXJ0aWNsZSI+MTc8L3JlZi10eXBlPjxjb250cmlidXRvcnM+PGF1dGhvcnM+PGF1dGhv
cj5WYW5zdGVlbnNlbCwgTWFyaXNrYSBKPC9hdXRob3I+PGF1dGhvcj5QZWxzLCBFbG1hciBHTTwv
YXV0aG9yPjxhdXRob3I+QmxlaWNobmVyLCBNYXJ0aW4gRzwvYXV0aG9yPjxhdXRob3I+QnJhbmNv
LCBNYXJpYW5hIFA8L2F1dGhvcj48YXV0aG9yPkRlbmlzb24sIFRpbW90aHk8L2F1dGhvcj48YXV0
aG9yPkZyZXVkZW5idXJnLCBaYWNoYXJ5IFY8L2F1dGhvcj48YXV0aG9yPkdvc3NlbGFhciwgUGV0
ZXI8L2F1dGhvcj48YXV0aG9yPkxlaW5kZXJzLCBTYWNoYTwvYXV0aG9yPjxhdXRob3I+T3R0ZW5z
LCBUaG9tYXMgSDwvYXV0aG9yPjxhdXRob3I+VmFuIERlbiBCb29tLCBNYXggQTwvYXV0aG9yPjxh
dXRob3I+VmFuIFJpamVuLCBQZXRlciBDLjwvYXV0aG9yPjxhdXRob3I+QWFybm91dHNlLCBFcmlr
IEo8L2F1dGhvcj48YXV0aG9yPlJhbXNleSwgTmljayBGPC9hdXRob3I+PC9hdXRob3JzPjwvY29u
dHJpYnV0b3JzPjx0aXRsZXM+PHRpdGxlPkZ1bGx5IGltcGxhbnRlZCBicmFpbuKAk2NvbXB1dGVy
IGludGVyZmFjZSBpbiBhIGxvY2tlZC1pbiBwYXRpZW50IHdpdGggQUxTPC90aXRsZT48c2Vjb25k
YXJ5LXRpdGxlPk5ldyBFbmdsYW5kIEpvdXJuYWwgb2YgTWVkaWNpbmU8L3NlY29uZGFyeS10aXRs
ZT48L3RpdGxlcz48cGVyaW9kaWNhbD48ZnVsbC10aXRsZT5OZXcgRW5nbGFuZCBKb3VybmFsIG9m
IE1lZGljaW5lPC9mdWxsLXRpdGxlPjwvcGVyaW9kaWNhbD48cGFnZXM+MjA2MC0yMDY2PC9wYWdl
cz48dm9sdW1lPjM3NTwvdm9sdW1lPjxudW1iZXI+MjE8L251bWJlcj48ZGF0ZXM+PHllYXI+MjAx
NjwveWVhcj48L2RhdGVzPjxpc2JuPjAwMjgtNDc5MzwvaXNibj48dXJscz48L3VybHM+PC9yZWNv
cmQ+PC9DaXRlPjxDaXRlPjxBdXRob3I+UGVsczwvQXV0aG9yPjxZZWFyPjIwMTk8L1llYXI+PFJl
Y051bT4zODM8L1JlY051bT48cmVjb3JkPjxyZWMtbnVtYmVyPjM4MzwvcmVjLW51bWJlcj48Zm9y
ZWlnbi1rZXlzPjxrZXkgYXBwPSJFTiIgZGItaWQ9IjA5NXZ6ZjJ6enZhcnBhZXphZDl4dzUwdXd2
endzZDU5ZWRmOSIgdGltZXN0YW1wPSIxNjg4ODE0NjY1Ij4zODM8L2tleT48L2ZvcmVpZ24ta2V5
cz48cmVmLXR5cGUgbmFtZT0iSm91cm5hbCBBcnRpY2xlIj4xNzwvcmVmLXR5cGU+PGNvbnRyaWJ1
dG9ycz48YXV0aG9ycz48YXV0aG9yPlBlbHMsIEVsbWFyIEdNPC9hdXRob3I+PGF1dGhvcj5BYXJu
b3V0c2UsIEVyaWsgSjwvYXV0aG9yPjxhdXRob3I+TGVpbmRlcnMsIFNhY2hhPC9hdXRob3I+PGF1
dGhvcj5GcmV1ZGVuYnVyZywgWmFjIFY8L2F1dGhvcj48YXV0aG9yPkJyYW5jbywgTWFyaWFuYSBQ
PC9hdXRob3I+PGF1dGhvcj52YW4gZGVyIFZpamdoLCBCZW5ueSBIPC9hdXRob3I+PGF1dGhvcj5T
bmlqZGVycywgVG9tIEo8L2F1dGhvcj48YXV0aG9yPkRlbmlzb24sIFRpbW90aHk8L2F1dGhvcj48
YXV0aG9yPlZhbnN0ZWVuc2VsLCBNYXJpc2thIEo8L2F1dGhvcj48YXV0aG9yPlJhbXNleSwgTmlj
ayBGPC9hdXRob3I+PC9hdXRob3JzPjwvY29udHJpYnV0b3JzPjx0aXRsZXM+PHRpdGxlPlN0YWJp
bGl0eSBvZiBhIGNocm9uaWMgaW1wbGFudGVkIGJyYWluLWNvbXB1dGVyIGludGVyZmFjZSBpbiBs
YXRlLXN0YWdlIGFteW90cm9waGljIGxhdGVyYWwgc2NsZXJvc2lzPC90aXRsZT48c2Vjb25kYXJ5
LXRpdGxlPkNsaW5pY2FsIE5ldXJvcGh5c2lvbG9neTwvc2Vjb25kYXJ5LXRpdGxlPjwvdGl0bGVz
PjxwZXJpb2RpY2FsPjxmdWxsLXRpdGxlPkNsaW5pY2FsIG5ldXJvcGh5c2lvbG9neTwvZnVsbC10
aXRsZT48L3BlcmlvZGljYWw+PHBhZ2VzPjE3OTgtMTgwMzwvcGFnZXM+PHZvbHVtZT4xMzA8L3Zv
bHVtZT48bnVtYmVyPjEwPC9udW1iZXI+PGRhdGVzPjx5ZWFyPjIwMTk8L3llYXI+PC9kYXRlcz48
aXNibj4xMzg4LTI0NTc8L2lzYm4+PHVybHM+PC91cmxzPjwvcmVjb3JkPjwvQ2l0ZT48Q2l0ZT48
QXV0aG9yPk1ldHpnZXI8L0F1dGhvcj48WWVhcj4yMDIyPC9ZZWFyPjxSZWNOdW0+MzMwPC9SZWNO
dW0+PHJlY29yZD48cmVjLW51bWJlcj4zMzA8L3JlYy1udW1iZXI+PGZvcmVpZ24ta2V5cz48a2V5
IGFwcD0iRU4iIGRiLWlkPSIwOTV2emYyenp2YXJwYWV6YWQ5eHc1MHV3dnp3c2Q1OWVkZjkiIHRp
bWVzdGFtcD0iMTY3NTI4OTgwNiI+MzMwPC9rZXk+PC9mb3JlaWduLWtleXM+PHJlZi10eXBlIG5h
bWU9IkpvdXJuYWwgQXJ0aWNsZSI+MTc8L3JlZi10eXBlPjxjb250cmlidXRvcnM+PGF1dGhvcnM+
PGF1dGhvcj5NZXR6Z2VyLCBTZWFuIEw8L2F1dGhvcj48YXV0aG9yPkxpdSwgSmVzc2llIFI8L2F1
dGhvcj48YXV0aG9yPk1vc2VzLCBEYXZpZCBBPC9hdXRob3I+PGF1dGhvcj5Eb3VnaGVydHksIE1h
eGltaWxpYW4gRTwvYXV0aG9yPjxhdXRob3I+U2VhdG9uLCBNYXJnYXJldCBQPC9hdXRob3I+PGF1
dGhvcj5MaXR0bGVqb2huLCBLYXlsbyBUPC9hdXRob3I+PGF1dGhvcj5DaGFydGllciwgSm9zaDwv
YXV0aG9yPjxhdXRob3I+QW51bWFuY2hpcGFsbGksIEdvcGFsYSBLPC9hdXRob3I+PGF1dGhvcj5U
dS1DaGFuLCBBZGVseW48L2F1dGhvcj48YXV0aG9yPkdhbmd1bHksIEthcnVuZXNoPC9hdXRob3I+
PC9hdXRob3JzPjwvY29udHJpYnV0b3JzPjx0aXRsZXM+PHRpdGxlPkdlbmVyYWxpemFibGUgc3Bl
bGxpbmcgdXNpbmcgYSBzcGVlY2ggbmV1cm9wcm9zdGhlc2lzIGluIGFuIGluZGl2aWR1YWwgd2l0
aCBzZXZlcmUgbGltYiBhbmQgdm9jYWwgcGFyYWx5c2lzPC90aXRsZT48c2Vjb25kYXJ5LXRpdGxl
Pk5hdHVyZSBDb21tdW5pY2F0aW9uczwvc2Vjb25kYXJ5LXRpdGxlPjwvdGl0bGVzPjxwZXJpb2Rp
Y2FsPjxmdWxsLXRpdGxlPk5hdHVyZSBjb21tdW5pY2F0aW9uczwvZnVsbC10aXRsZT48L3Blcmlv
ZGljYWw+PHBhZ2VzPjY1MTA8L3BhZ2VzPjx2b2x1bWU+MTM8L3ZvbHVtZT48bnVtYmVyPjE8L251
bWJlcj48ZGF0ZXM+PHllYXI+MjAyMjwveWVhcj48L2RhdGVzPjxpc2JuPjIwNDEtMTcyMzwvaXNi
bj48dXJscz48L3VybHM+PC9yZWNvcmQ+PC9DaXRlPjwvRW5kTm90ZT4A
</w:fldData>
        </w:fldChar>
      </w:r>
      <w:r w:rsidR="002A7D33">
        <w:rPr>
          <w:rFonts w:ascii="Arial" w:hAnsi="Arial" w:cs="Arial"/>
        </w:rPr>
        <w:instrText xml:space="preserve"> ADDIN EN.CITE.DATA </w:instrText>
      </w:r>
      <w:r w:rsidR="002A7D33">
        <w:rPr>
          <w:rFonts w:ascii="Arial" w:hAnsi="Arial" w:cs="Arial"/>
        </w:rPr>
      </w:r>
      <w:r w:rsidR="002A7D33">
        <w:rPr>
          <w:rFonts w:ascii="Arial" w:hAnsi="Arial" w:cs="Arial"/>
        </w:rPr>
        <w:fldChar w:fldCharType="end"/>
      </w:r>
      <w:r w:rsidR="00383C97">
        <w:rPr>
          <w:rFonts w:ascii="Arial" w:hAnsi="Arial" w:cs="Arial"/>
        </w:rPr>
      </w:r>
      <w:r w:rsidR="00383C97">
        <w:rPr>
          <w:rFonts w:ascii="Arial" w:hAnsi="Arial" w:cs="Arial"/>
        </w:rPr>
        <w:fldChar w:fldCharType="separate"/>
      </w:r>
      <w:r w:rsidR="002A7D33">
        <w:rPr>
          <w:rFonts w:ascii="Arial" w:hAnsi="Arial" w:cs="Arial"/>
          <w:noProof/>
        </w:rPr>
        <w:t>(Leuthardt et al., 2004; Wang et al., 2013; Vansteensel et al., 2016; Degenhart et al., 2018; Benabid et al., 2019; Pels et al., 2019; Angrick et al., 2021; Moses et al., 2021; Silversmith et al., 2021; Metzger et al., 2022; Angrick et al., 2023)</w:t>
      </w:r>
      <w:r w:rsidR="00383C97">
        <w:rPr>
          <w:rFonts w:ascii="Arial" w:hAnsi="Arial" w:cs="Arial"/>
        </w:rPr>
        <w:fldChar w:fldCharType="end"/>
      </w:r>
      <w:r w:rsidR="00383C97">
        <w:rPr>
          <w:rFonts w:ascii="Arial" w:hAnsi="Arial" w:cs="Arial"/>
        </w:rPr>
        <w:t xml:space="preserve"> to understand principles of how the nervous system might balance </w:t>
      </w:r>
      <w:r w:rsidR="00C1074D">
        <w:rPr>
          <w:rFonts w:ascii="Arial" w:hAnsi="Arial" w:cs="Arial"/>
        </w:rPr>
        <w:t xml:space="preserve">the </w:t>
      </w:r>
      <w:r w:rsidR="009B58CC">
        <w:rPr>
          <w:rFonts w:ascii="Arial" w:hAnsi="Arial" w:cs="Arial"/>
        </w:rPr>
        <w:t xml:space="preserve">representational </w:t>
      </w:r>
      <w:r w:rsidR="00383C97">
        <w:rPr>
          <w:rFonts w:ascii="Arial" w:hAnsi="Arial" w:cs="Arial"/>
        </w:rPr>
        <w:t>stability and plasticity of a repertoire of simple</w:t>
      </w:r>
      <w:r w:rsidR="00AA4F3F">
        <w:rPr>
          <w:rFonts w:ascii="Arial" w:hAnsi="Arial" w:cs="Arial"/>
        </w:rPr>
        <w:t xml:space="preserve">, </w:t>
      </w:r>
      <w:r w:rsidR="00383C97">
        <w:rPr>
          <w:rFonts w:ascii="Arial" w:hAnsi="Arial" w:cs="Arial"/>
        </w:rPr>
        <w:t>imagined actions spanning the whole body. We first established that an ECoG grid covering large-scale sensorimotor cortex across a single brain hemisphere could represent imagined movements of body parts</w:t>
      </w:r>
      <w:r w:rsidR="00C1074D">
        <w:rPr>
          <w:rFonts w:ascii="Arial" w:hAnsi="Arial" w:cs="Arial"/>
        </w:rPr>
        <w:t xml:space="preserve"> spanning the whole body</w:t>
      </w:r>
      <w:r w:rsidR="00383C97">
        <w:rPr>
          <w:rFonts w:ascii="Arial" w:hAnsi="Arial" w:cs="Arial"/>
        </w:rPr>
        <w:t xml:space="preserve">. This allowed us to identify a </w:t>
      </w:r>
      <w:del w:id="3" w:author="nikhilesh natraj" w:date="2023-07-30T11:40:00Z">
        <w:r w:rsidR="00471E47" w:rsidDel="00E430A5">
          <w:rPr>
            <w:rFonts w:ascii="Arial" w:hAnsi="Arial" w:cs="Arial"/>
          </w:rPr>
          <w:delText xml:space="preserve">mesoscale </w:delText>
        </w:r>
      </w:del>
      <w:r w:rsidR="00383C97">
        <w:rPr>
          <w:rFonts w:ascii="Arial" w:hAnsi="Arial" w:cs="Arial"/>
        </w:rPr>
        <w:t>representational structure based on the pairwise separation or distance between movements</w:t>
      </w:r>
      <w:del w:id="4" w:author="nikhilesh natraj" w:date="2023-07-30T11:40:00Z">
        <w:r w:rsidR="00383C97" w:rsidDel="00E430A5">
          <w:rPr>
            <w:rFonts w:ascii="Arial" w:hAnsi="Arial" w:cs="Arial"/>
          </w:rPr>
          <w:delText>’ neural distributions</w:delText>
        </w:r>
      </w:del>
      <w:r w:rsidR="00383C97">
        <w:rPr>
          <w:rFonts w:ascii="Arial" w:hAnsi="Arial" w:cs="Arial"/>
        </w:rPr>
        <w:t xml:space="preserve"> </w:t>
      </w:r>
      <w:r w:rsidR="00383C97">
        <w:rPr>
          <w:rFonts w:ascii="Arial" w:hAnsi="Arial" w:cs="Arial"/>
        </w:rPr>
        <w:fldChar w:fldCharType="begin">
          <w:fldData xml:space="preserve">PEVuZE5vdGU+PENpdGU+PEF1dGhvcj5OYXRyYWo8L0F1dGhvcj48WWVhcj4yMDIyPC9ZZWFyPjxS
ZWNOdW0+Mjg3PC9SZWNOdW0+PERpc3BsYXlUZXh0PihFamF6IGV0IGFsLiwgMjAxNTsgTGVvbmFy
ZCBldCBhbC4sIDIwMjA7IE5hdHJhaiBldCBhbC4sIDIwMjIpPC9EaXNwbGF5VGV4dD48cmVjb3Jk
PjxyZWMtbnVtYmVyPjI4NzwvcmVjLW51bWJlcj48Zm9yZWlnbi1rZXlzPjxrZXkgYXBwPSJFTiIg
ZGItaWQ9IjA5NXZ6ZjJ6enZhcnBhZXphZDl4dzUwdXd2endzZDU5ZWRmOSIgdGltZXN0YW1wPSIx
NjcyMDQzNzIwIj4yODc8L2tleT48L2ZvcmVpZ24ta2V5cz48cmVmLXR5cGUgbmFtZT0iSm91cm5h
bCBBcnRpY2xlIj4xNzwvcmVmLXR5cGU+PGNvbnRyaWJ1dG9ycz48YXV0aG9ycz48YXV0aG9yPk5h
dHJhaiwgTmlraGlsZXNoPC9hdXRob3I+PGF1dGhvcj5TaWx2ZXJzbWl0aCwgRGFuaWVsIEI8L2F1
dGhvcj48YXV0aG9yPkNoYW5nLCBFZHdhcmQgRjwvYXV0aG9yPjxhdXRob3I+R2FuZ3VseSwgS2Fy
dW5lc2g8L2F1dGhvcj48L2F1dGhvcnM+PC9jb250cmlidXRvcnM+PHRpdGxlcz48dGl0bGU+Q29t
cGFydG1lbnRhbGl6ZWQgZHluYW1pY3Mgd2l0aGluIGEgY29tbW9uIG11bHRpLWFyZWEgbWVzb3Nj
YWxlIG1hbmlmb2xkIHJlcHJlc2VudCBhIHJlcGVydG9pcmUgb2YgaHVtYW4gaGFuZCBtb3ZlbWVu
dHM8L3RpdGxlPjxzZWNvbmRhcnktdGl0bGU+TmV1cm9uPC9zZWNvbmRhcnktdGl0bGU+PC90aXRs
ZXM+PHBlcmlvZGljYWw+PGZ1bGwtdGl0bGU+TmV1cm9uPC9mdWxsLXRpdGxlPjwvcGVyaW9kaWNh
bD48cGFnZXM+MTU0LTE3NC4gZTEyPC9wYWdlcz48dm9sdW1lPjExMDwvdm9sdW1lPjxudW1iZXI+
MTwvbnVtYmVyPjxkYXRlcz48eWVhcj4yMDIyPC95ZWFyPjwvZGF0ZXM+PGlzYm4+MDg5Ni02Mjcz
PC9pc2JuPjx1cmxzPjwvdXJscz48L3JlY29yZD48L0NpdGU+PENpdGU+PEF1dGhvcj5FamF6PC9B
dXRob3I+PFllYXI+MjAxNTwvWWVhcj48UmVjTnVtPjM8L1JlY051bT48cmVjb3JkPjxyZWMtbnVt
YmVyPjM8L3JlYy1udW1iZXI+PGZvcmVpZ24ta2V5cz48a2V5IGFwcD0iRU4iIGRiLWlkPSIwOTV2
emYyenp2YXJwYWV6YWQ5eHc1MHV3dnp3c2Q1OWVkZjkiIHRpbWVzdGFtcD0iMTU4Nzg4NTU4NyI+
Mzwva2V5PjwvZm9yZWlnbi1rZXlzPjxyZWYtdHlwZSBuYW1lPSJKb3VybmFsIEFydGljbGUiPjE3
PC9yZWYtdHlwZT48Y29udHJpYnV0b3JzPjxhdXRob3JzPjxhdXRob3I+RWpheiwgTmF2ZWVkPC9h
dXRob3I+PGF1dGhvcj5IYW1hZGEsIE1hc2FzaGk8L2F1dGhvcj48YXV0aG9yPkRpZWRyaWNoc2Vu
LCBKw7ZybjwvYXV0aG9yPjwvYXV0aG9ycz48L2NvbnRyaWJ1dG9ycz48dGl0bGVzPjx0aXRsZT5I
YW5kIHVzZSBwcmVkaWN0cyB0aGUgc3RydWN0dXJlIG9mIHJlcHJlc2VudGF0aW9ucyBpbiBzZW5z
b3JpbW90b3IgY29ydGV4PC90aXRsZT48c2Vjb25kYXJ5LXRpdGxlPk5hdHVyZSBuZXVyb3NjaWVu
Y2U8L3NlY29uZGFyeS10aXRsZT48L3RpdGxlcz48cGVyaW9kaWNhbD48ZnVsbC10aXRsZT5OYXR1
cmUgbmV1cm9zY2llbmNlPC9mdWxsLXRpdGxlPjwvcGVyaW9kaWNhbD48cGFnZXM+MTAzNDwvcGFn
ZXM+PHZvbHVtZT4xODwvdm9sdW1lPjxudW1iZXI+NzwvbnVtYmVyPjxkYXRlcz48eWVhcj4yMDE1
PC95ZWFyPjwvZGF0ZXM+PGlzYm4+MTU0Ni0xNzI2PC9pc2JuPjx1cmxzPjwvdXJscz48L3JlY29y
ZD48L0NpdGU+PENpdGU+PEF1dGhvcj5MZW9uYXJkPC9BdXRob3I+PFllYXI+MjAyMDwvWWVhcj48
UmVjTnVtPjE8L1JlY051bT48cmVjb3JkPjxyZWMtbnVtYmVyPjE8L3JlYy1udW1iZXI+PGZvcmVp
Z24ta2V5cz48a2V5IGFwcD0iRU4iIGRiLWlkPSJyc3JkZHZ6dnd3cndheGV4MHRqdmZhZjI5MDl4
MjJlZHZyYXIiIHRpbWVzdGFtcD0iMTY3NTg3Mjk1MiI+MTwva2V5PjwvZm9yZWlnbi1rZXlzPjxy
ZWYtdHlwZSBuYW1lPSJKb3VybmFsIEFydGljbGUiPjE3PC9yZWYtdHlwZT48Y29udHJpYnV0b3Jz
PjxhdXRob3JzPjxhdXRob3I+TGVvbmFyZCwgTWF0dGhldyBLPC9hdXRob3I+PGF1dGhvcj5MdWNh
cywgQmVuPC9hdXRob3I+PGF1dGhvcj5CbGF1LCBTaGFuZTwvYXV0aG9yPjxhdXRob3I+Q29yaW5h
LCBEYXZpZCBQPC9hdXRob3I+PGF1dGhvcj5DaGFuZywgRWR3YXJkIEY8L2F1dGhvcj48L2F1dGhv
cnM+PC9jb250cmlidXRvcnM+PHRpdGxlcz48dGl0bGU+Q29ydGljYWwgZW5jb2Rpbmcgb2YgbWFu
dWFsIGFydGljdWxhdG9yeSBhbmQgbGluZ3Vpc3RpYyBmZWF0dXJlcyBpbiBBbWVyaWNhbiBTaWdu
IExhbmd1YWdlPC90aXRsZT48c2Vjb25kYXJ5LXRpdGxlPkN1cnJlbnQgQmlvbG9neTwvc2Vjb25k
YXJ5LXRpdGxlPjwvdGl0bGVzPjxwYWdlcz40MzQyLTQzNTEuIGUzPC9wYWdlcz48dm9sdW1lPjMw
PC92b2x1bWU+PG51bWJlcj4yMjwvbnVtYmVyPjxkYXRlcz48eWVhcj4yMDIwPC95ZWFyPjwvZGF0
ZXM+PGlzYm4+MDk2MC05ODIyPC9pc2JuPjx1cmxzPjwvdXJscz48L3JlY29yZD48L0NpdGU+PC9F
bmROb3RlPgB=
</w:fldData>
        </w:fldChar>
      </w:r>
      <w:r w:rsidR="00383C97">
        <w:rPr>
          <w:rFonts w:ascii="Arial" w:hAnsi="Arial" w:cs="Arial"/>
        </w:rPr>
        <w:instrText xml:space="preserve"> ADDIN EN.CITE </w:instrText>
      </w:r>
      <w:r w:rsidR="00383C97">
        <w:rPr>
          <w:rFonts w:ascii="Arial" w:hAnsi="Arial" w:cs="Arial"/>
        </w:rPr>
        <w:fldChar w:fldCharType="begin">
          <w:fldData xml:space="preserve">PEVuZE5vdGU+PENpdGU+PEF1dGhvcj5OYXRyYWo8L0F1dGhvcj48WWVhcj4yMDIyPC9ZZWFyPjxS
ZWNOdW0+Mjg3PC9SZWNOdW0+PERpc3BsYXlUZXh0PihFamF6IGV0IGFsLiwgMjAxNTsgTGVvbmFy
ZCBldCBhbC4sIDIwMjA7IE5hdHJhaiBldCBhbC4sIDIwMjIpPC9EaXNwbGF5VGV4dD48cmVjb3Jk
PjxyZWMtbnVtYmVyPjI4NzwvcmVjLW51bWJlcj48Zm9yZWlnbi1rZXlzPjxrZXkgYXBwPSJFTiIg
ZGItaWQ9IjA5NXZ6ZjJ6enZhcnBhZXphZDl4dzUwdXd2endzZDU5ZWRmOSIgdGltZXN0YW1wPSIx
NjcyMDQzNzIwIj4yODc8L2tleT48L2ZvcmVpZ24ta2V5cz48cmVmLXR5cGUgbmFtZT0iSm91cm5h
bCBBcnRpY2xlIj4xNzwvcmVmLXR5cGU+PGNvbnRyaWJ1dG9ycz48YXV0aG9ycz48YXV0aG9yPk5h
dHJhaiwgTmlraGlsZXNoPC9hdXRob3I+PGF1dGhvcj5TaWx2ZXJzbWl0aCwgRGFuaWVsIEI8L2F1
dGhvcj48YXV0aG9yPkNoYW5nLCBFZHdhcmQgRjwvYXV0aG9yPjxhdXRob3I+R2FuZ3VseSwgS2Fy
dW5lc2g8L2F1dGhvcj48L2F1dGhvcnM+PC9jb250cmlidXRvcnM+PHRpdGxlcz48dGl0bGU+Q29t
cGFydG1lbnRhbGl6ZWQgZHluYW1pY3Mgd2l0aGluIGEgY29tbW9uIG11bHRpLWFyZWEgbWVzb3Nj
YWxlIG1hbmlmb2xkIHJlcHJlc2VudCBhIHJlcGVydG9pcmUgb2YgaHVtYW4gaGFuZCBtb3ZlbWVu
dHM8L3RpdGxlPjxzZWNvbmRhcnktdGl0bGU+TmV1cm9uPC9zZWNvbmRhcnktdGl0bGU+PC90aXRs
ZXM+PHBlcmlvZGljYWw+PGZ1bGwtdGl0bGU+TmV1cm9uPC9mdWxsLXRpdGxlPjwvcGVyaW9kaWNh
bD48cGFnZXM+MTU0LTE3NC4gZTEyPC9wYWdlcz48dm9sdW1lPjExMDwvdm9sdW1lPjxudW1iZXI+
MTwvbnVtYmVyPjxkYXRlcz48eWVhcj4yMDIyPC95ZWFyPjwvZGF0ZXM+PGlzYm4+MDg5Ni02Mjcz
PC9pc2JuPjx1cmxzPjwvdXJscz48L3JlY29yZD48L0NpdGU+PENpdGU+PEF1dGhvcj5FamF6PC9B
dXRob3I+PFllYXI+MjAxNTwvWWVhcj48UmVjTnVtPjM8L1JlY051bT48cmVjb3JkPjxyZWMtbnVt
YmVyPjM8L3JlYy1udW1iZXI+PGZvcmVpZ24ta2V5cz48a2V5IGFwcD0iRU4iIGRiLWlkPSIwOTV2
emYyenp2YXJwYWV6YWQ5eHc1MHV3dnp3c2Q1OWVkZjkiIHRpbWVzdGFtcD0iMTU4Nzg4NTU4NyI+
Mzwva2V5PjwvZm9yZWlnbi1rZXlzPjxyZWYtdHlwZSBuYW1lPSJKb3VybmFsIEFydGljbGUiPjE3
PC9yZWYtdHlwZT48Y29udHJpYnV0b3JzPjxhdXRob3JzPjxhdXRob3I+RWpheiwgTmF2ZWVkPC9h
dXRob3I+PGF1dGhvcj5IYW1hZGEsIE1hc2FzaGk8L2F1dGhvcj48YXV0aG9yPkRpZWRyaWNoc2Vu
LCBKw7ZybjwvYXV0aG9yPjwvYXV0aG9ycz48L2NvbnRyaWJ1dG9ycz48dGl0bGVzPjx0aXRsZT5I
YW5kIHVzZSBwcmVkaWN0cyB0aGUgc3RydWN0dXJlIG9mIHJlcHJlc2VudGF0aW9ucyBpbiBzZW5z
b3JpbW90b3IgY29ydGV4PC90aXRsZT48c2Vjb25kYXJ5LXRpdGxlPk5hdHVyZSBuZXVyb3NjaWVu
Y2U8L3NlY29uZGFyeS10aXRsZT48L3RpdGxlcz48cGVyaW9kaWNhbD48ZnVsbC10aXRsZT5OYXR1
cmUgbmV1cm9zY2llbmNlPC9mdWxsLXRpdGxlPjwvcGVyaW9kaWNhbD48cGFnZXM+MTAzNDwvcGFn
ZXM+PHZvbHVtZT4xODwvdm9sdW1lPjxudW1iZXI+NzwvbnVtYmVyPjxkYXRlcz48eWVhcj4yMDE1
PC95ZWFyPjwvZGF0ZXM+PGlzYm4+MTU0Ni0xNzI2PC9pc2JuPjx1cmxzPjwvdXJscz48L3JlY29y
ZD48L0NpdGU+PENpdGU+PEF1dGhvcj5MZW9uYXJkPC9BdXRob3I+PFllYXI+MjAyMDwvWWVhcj48
UmVjTnVtPjE8L1JlY051bT48cmVjb3JkPjxyZWMtbnVtYmVyPjE8L3JlYy1udW1iZXI+PGZvcmVp
Z24ta2V5cz48a2V5IGFwcD0iRU4iIGRiLWlkPSJyc3JkZHZ6dnd3cndheGV4MHRqdmZhZjI5MDl4
MjJlZHZyYXIiIHRpbWVzdGFtcD0iMTY3NTg3Mjk1MiI+MTwva2V5PjwvZm9yZWlnbi1rZXlzPjxy
ZWYtdHlwZSBuYW1lPSJKb3VybmFsIEFydGljbGUiPjE3PC9yZWYtdHlwZT48Y29udHJpYnV0b3Jz
PjxhdXRob3JzPjxhdXRob3I+TGVvbmFyZCwgTWF0dGhldyBLPC9hdXRob3I+PGF1dGhvcj5MdWNh
cywgQmVuPC9hdXRob3I+PGF1dGhvcj5CbGF1LCBTaGFuZTwvYXV0aG9yPjxhdXRob3I+Q29yaW5h
LCBEYXZpZCBQPC9hdXRob3I+PGF1dGhvcj5DaGFuZywgRWR3YXJkIEY8L2F1dGhvcj48L2F1dGhv
cnM+PC9jb250cmlidXRvcnM+PHRpdGxlcz48dGl0bGU+Q29ydGljYWwgZW5jb2Rpbmcgb2YgbWFu
dWFsIGFydGljdWxhdG9yeSBhbmQgbGluZ3Vpc3RpYyBmZWF0dXJlcyBpbiBBbWVyaWNhbiBTaWdu
IExhbmd1YWdlPC90aXRsZT48c2Vjb25kYXJ5LXRpdGxlPkN1cnJlbnQgQmlvbG9neTwvc2Vjb25k
YXJ5LXRpdGxlPjwvdGl0bGVzPjxwYWdlcz40MzQyLTQzNTEuIGUzPC9wYWdlcz48dm9sdW1lPjMw
PC92b2x1bWU+PG51bWJlcj4yMjwvbnVtYmVyPjxkYXRlcz48eWVhcj4yMDIwPC95ZWFyPjwvZGF0
ZXM+PGlzYm4+MDk2MC05ODIyPC9pc2JuPjx1cmxzPjwvdXJscz48L3JlY29yZD48L0NpdGU+PC9F
bmROb3RlPgB=
</w:fldData>
        </w:fldChar>
      </w:r>
      <w:r w:rsidR="00383C97">
        <w:rPr>
          <w:rFonts w:ascii="Arial" w:hAnsi="Arial" w:cs="Arial"/>
        </w:rPr>
        <w:instrText xml:space="preserve"> ADDIN EN.CITE.DATA </w:instrText>
      </w:r>
      <w:r w:rsidR="00383C97">
        <w:rPr>
          <w:rFonts w:ascii="Arial" w:hAnsi="Arial" w:cs="Arial"/>
        </w:rPr>
      </w:r>
      <w:r w:rsidR="00383C97">
        <w:rPr>
          <w:rFonts w:ascii="Arial" w:hAnsi="Arial" w:cs="Arial"/>
        </w:rPr>
        <w:fldChar w:fldCharType="end"/>
      </w:r>
      <w:r w:rsidR="00383C97">
        <w:rPr>
          <w:rFonts w:ascii="Arial" w:hAnsi="Arial" w:cs="Arial"/>
        </w:rPr>
      </w:r>
      <w:r w:rsidR="00383C97">
        <w:rPr>
          <w:rFonts w:ascii="Arial" w:hAnsi="Arial" w:cs="Arial"/>
        </w:rPr>
        <w:fldChar w:fldCharType="separate"/>
      </w:r>
      <w:r w:rsidR="00383C97">
        <w:rPr>
          <w:rFonts w:ascii="Arial" w:hAnsi="Arial" w:cs="Arial"/>
          <w:noProof/>
        </w:rPr>
        <w:t>(Ejaz et al., 2015; Leonard et al., 2020; Natraj et al., 2022)</w:t>
      </w:r>
      <w:r w:rsidR="00383C97">
        <w:rPr>
          <w:rFonts w:ascii="Arial" w:hAnsi="Arial" w:cs="Arial"/>
        </w:rPr>
        <w:fldChar w:fldCharType="end"/>
      </w:r>
      <w:r w:rsidR="00BE0406">
        <w:rPr>
          <w:rFonts w:ascii="Arial" w:hAnsi="Arial" w:cs="Arial"/>
        </w:rPr>
        <w:t xml:space="preserve"> on </w:t>
      </w:r>
      <w:r w:rsidR="00383C97">
        <w:rPr>
          <w:rFonts w:ascii="Arial" w:hAnsi="Arial" w:cs="Arial"/>
        </w:rPr>
        <w:t>a low-dimensional mesoscale ‘manifold’</w:t>
      </w:r>
      <w:r w:rsidR="001125BA">
        <w:rPr>
          <w:rFonts w:ascii="Arial" w:hAnsi="Arial" w:cs="Arial"/>
        </w:rPr>
        <w:t xml:space="preserve"> </w:t>
      </w:r>
      <w:r w:rsidR="002A7D33">
        <w:rPr>
          <w:rFonts w:ascii="Arial" w:hAnsi="Arial" w:cs="Arial"/>
        </w:rPr>
        <w:fldChar w:fldCharType="begin">
          <w:fldData xml:space="preserve">PEVuZE5vdGU+PENpdGU+PEF1dGhvcj5OYXRyYWo8L0F1dGhvcj48WWVhcj4yMDIyPC9ZZWFyPjxS
ZWNOdW0+Mjg3PC9SZWNOdW0+PERpc3BsYXlUZXh0PihCb3VjaGFyZCBldCBhbC4sIDIwMTM7IEdh
bGxlZ28gZXQgYWwuLCAyMDE3OyBGbGludCBldCBhbC4sIDIwMjA7IE5hdHJhaiBldCBhbC4sIDIw
MjI7IE90dGVuaG9mZiBldCBhbC4sIDIwMjIpPC9EaXNwbGF5VGV4dD48cmVjb3JkPjxyZWMtbnVt
YmVyPjI4NzwvcmVjLW51bWJlcj48Zm9yZWlnbi1rZXlzPjxrZXkgYXBwPSJFTiIgZGItaWQ9IjA5
NXZ6ZjJ6enZhcnBhZXphZDl4dzUwdXd2endzZDU5ZWRmOSIgdGltZXN0YW1wPSIxNjcyMDQzNzIw
Ij4yODc8L2tleT48L2ZvcmVpZ24ta2V5cz48cmVmLXR5cGUgbmFtZT0iSm91cm5hbCBBcnRpY2xl
Ij4xNzwvcmVmLXR5cGU+PGNvbnRyaWJ1dG9ycz48YXV0aG9ycz48YXV0aG9yPk5hdHJhaiwgTmlr
aGlsZXNoPC9hdXRob3I+PGF1dGhvcj5TaWx2ZXJzbWl0aCwgRGFuaWVsIEI8L2F1dGhvcj48YXV0
aG9yPkNoYW5nLCBFZHdhcmQgRjwvYXV0aG9yPjxhdXRob3I+R2FuZ3VseSwgS2FydW5lc2g8L2F1
dGhvcj48L2F1dGhvcnM+PC9jb250cmlidXRvcnM+PHRpdGxlcz48dGl0bGU+Q29tcGFydG1lbnRh
bGl6ZWQgZHluYW1pY3Mgd2l0aGluIGEgY29tbW9uIG11bHRpLWFyZWEgbWVzb3NjYWxlIG1hbmlm
b2xkIHJlcHJlc2VudCBhIHJlcGVydG9pcmUgb2YgaHVtYW4gaGFuZCBtb3ZlbWVudHM8L3RpdGxl
PjxzZWNvbmRhcnktdGl0bGU+TmV1cm9uPC9zZWNvbmRhcnktdGl0bGU+PC90aXRsZXM+PHBlcmlv
ZGljYWw+PGZ1bGwtdGl0bGU+TmV1cm9uPC9mdWxsLXRpdGxlPjwvcGVyaW9kaWNhbD48cGFnZXM+
MTU0LTE3NC4gZTEyPC9wYWdlcz48dm9sdW1lPjExMDwvdm9sdW1lPjxudW1iZXI+MTwvbnVtYmVy
PjxkYXRlcz48eWVhcj4yMDIyPC95ZWFyPjwvZGF0ZXM+PGlzYm4+MDg5Ni02MjczPC9pc2JuPjx1
cmxzPjwvdXJscz48L3JlY29yZD48L0NpdGU+PENpdGU+PEF1dGhvcj5PdHRlbmhvZmY8L0F1dGhv
cj48WWVhcj4yMDIyPC9ZZWFyPjxSZWNOdW0+Mzg0PC9SZWNOdW0+PHJlY29yZD48cmVjLW51bWJl
cj4zODQ8L3JlYy1udW1iZXI+PGZvcmVpZ24ta2V5cz48a2V5IGFwcD0iRU4iIGRiLWlkPSIwOTV2
emYyenp2YXJwYWV6YWQ5eHc1MHV3dnp3c2Q1OWVkZjkiIHRpbWVzdGFtcD0iMTY4ODgyNjM5MiI+
Mzg0PC9rZXk+PC9mb3JlaWduLWtleXM+PHJlZi10eXBlIG5hbWU9IkpvdXJuYWwgQXJ0aWNsZSI+
MTc8L3JlZi10eXBlPjxjb250cmlidXRvcnM+PGF1dGhvcnM+PGF1dGhvcj5PdHRlbmhvZmYsIE1h
YXJ0ZW4gQzwvYXV0aG9yPjxhdXRob3I+VmVyd29lcnQsIE1heGltZTwvYXV0aG9yPjxhdXRob3I+
R291bGlzLCBTb3Bob2NsZXM8L2F1dGhvcj48YXV0aG9yPkNvbG9uLCBBbGJlcnQ8L2F1dGhvcj48
YXV0aG9yPldhZ25lciwgTG91aXM8L2F1dGhvcj48YXV0aG9yPlRvdXNzZXluLCBTaW1vbjwvYXV0
aG9yPjxhdXRob3I+dmFuIERpamssIEpvaGFubmVzIFA8L2F1dGhvcj48YXV0aG9yPkt1YmJlbiwg
UGlldGVyPC9hdXRob3I+PGF1dGhvcj5IZXJmZiwgQ2hyaXN0aWFuPC9hdXRob3I+PC9hdXRob3Jz
PjwvY29udHJpYnV0b3JzPjx0aXRsZXM+PHRpdGxlPkV4ZWN1dGVkIGFuZCBpbWFnaW5lZCBncmFz
cGluZyBtb3ZlbWVudHMgY2FuIGJlIGRlY29kZWQgZnJvbSBsb3dlciBkaW1lbnNpb25hbCByZXBy
ZXNlbnRhdGlvbiBvZiBkaXN0cmlidXRlZCBub24tbW90b3IgYnJhaW4gYXJlYXM8L3RpdGxlPjxz
ZWNvbmRhcnktdGl0bGU+YmlvUnhpdjwvc2Vjb25kYXJ5LXRpdGxlPjwvdGl0bGVzPjxwZXJpb2Rp
Y2FsPjxmdWxsLXRpdGxlPmJpb1J4aXY8L2Z1bGwtdGl0bGU+PC9wZXJpb2RpY2FsPjxwYWdlcz4y
MDIyLjA3LiAwNC40OTg2NzY8L3BhZ2VzPjxkYXRlcz48eWVhcj4yMDIyPC95ZWFyPjwvZGF0ZXM+
PHVybHM+PC91cmxzPjwvcmVjb3JkPjwvQ2l0ZT48Q2l0ZT48QXV0aG9yPkZsaW50PC9BdXRob3I+
PFllYXI+MjAyMDwvWWVhcj48UmVjTnVtPjEwOTwvUmVjTnVtPjxyZWNvcmQ+PHJlYy1udW1iZXI+
MTA5PC9yZWMtbnVtYmVyPjxmb3JlaWduLWtleXM+PGtleSBhcHA9IkVOIiBkYi1pZD0iMDk1dnpm
Mnp6dmFycGFlemFkOXh3NTB1d3Z6d3NkNTllZGY5IiB0aW1lc3RhbXA9IjE2MTAxNzM5ODAiPjEw
OTwva2V5PjwvZm9yZWlnbi1rZXlzPjxyZWYtdHlwZSBuYW1lPSJKb3VybmFsIEFydGljbGUiPjE3
PC9yZWYtdHlwZT48Y29udHJpYnV0b3JzPjxhdXRob3JzPjxhdXRob3I+RmxpbnQsIFJvYmVydCBE
PC9hdXRob3I+PGF1dGhvcj5UYXRlLCBNYXR0aGV3IEM8L2F1dGhvcj48YXV0aG9yPkxpLCBLZWp1
bjwvYXV0aG9yPjxhdXRob3I+VGVtcGxlciwgSmVzc2ljYSBXPC9hdXRob3I+PGF1dGhvcj5Sb3Nl
bm93LCBKb3NodWEgTTwvYXV0aG9yPjxhdXRob3I+UGFuZGFyaW5hdGgsIENoZXRoYW48L2F1dGhv
cj48YXV0aG9yPlNsdXR6a3ksIE1hcmMgVzwvYXV0aG9yPjwvYXV0aG9ycz48L2NvbnRyaWJ1dG9y
cz48dGl0bGVzPjx0aXRsZT5UaGUgcmVwcmVzZW50YXRpb24gb2YgZmluZ2VyIG1vdmVtZW50IGFu
ZCBmb3JjZSBpbiBodW1hbiBtb3RvciBhbmQgcHJlbW90b3IgY29ydGljZXM8L3RpdGxlPjxzZWNv
bmRhcnktdGl0bGU+RW5ldXJvPC9zZWNvbmRhcnktdGl0bGU+PC90aXRsZXM+PHBlcmlvZGljYWw+
PGZ1bGwtdGl0bGU+RW5ldXJvPC9mdWxsLXRpdGxlPjwvcGVyaW9kaWNhbD48dm9sdW1lPjc8L3Zv
bHVtZT48bnVtYmVyPjQ8L251bWJlcj48ZGF0ZXM+PHllYXI+MjAyMDwveWVhcj48L2RhdGVzPjx1
cmxzPjwvdXJscz48L3JlY29yZD48L0NpdGU+PENpdGU+PEF1dGhvcj5Cb3VjaGFyZDwvQXV0aG9y
PjxZZWFyPjIwMTM8L1llYXI+PFJlY051bT4xMjM8L1JlY051bT48cmVjb3JkPjxyZWMtbnVtYmVy
PjEyMzwvcmVjLW51bWJlcj48Zm9yZWlnbi1rZXlzPjxrZXkgYXBwPSJFTiIgZGItaWQ9IjA5NXZ6
ZjJ6enZhcnBhZXphZDl4dzUwdXd2endzZDU5ZWRmOSIgdGltZXN0YW1wPSIxNjEwMzI2MDMwIj4x
MjM8L2tleT48L2ZvcmVpZ24ta2V5cz48cmVmLXR5cGUgbmFtZT0iSm91cm5hbCBBcnRpY2xlIj4x
NzwvcmVmLXR5cGU+PGNvbnRyaWJ1dG9ycz48YXV0aG9ycz48YXV0aG9yPkJvdWNoYXJkLCBLcmlz
dG9mZXIgRTwvYXV0aG9yPjxhdXRob3I+TWVzZ2FyYW5pLCBOaW1hPC9hdXRob3I+PGF1dGhvcj5K
b2huc29uLCBLZWl0aDwvYXV0aG9yPjxhdXRob3I+Q2hhbmcsIEVkd2FyZCBGPC9hdXRob3I+PC9h
dXRob3JzPjwvY29udHJpYnV0b3JzPjx0aXRsZXM+PHRpdGxlPkZ1bmN0aW9uYWwgb3JnYW5pemF0
aW9uIG9mIGh1bWFuIHNlbnNvcmltb3RvciBjb3J0ZXggZm9yIHNwZWVjaCBhcnRpY3VsYXRpb248
L3RpdGxlPjxzZWNvbmRhcnktdGl0bGU+TmF0dXJlPC9zZWNvbmRhcnktdGl0bGU+PC90aXRsZXM+
PHBlcmlvZGljYWw+PGZ1bGwtdGl0bGU+TmF0dXJlPC9mdWxsLXRpdGxlPjwvcGVyaW9kaWNhbD48
cGFnZXM+MzI3LTMzMjwvcGFnZXM+PHZvbHVtZT40OTU8L3ZvbHVtZT48bnVtYmVyPjc0NDE8L251
bWJlcj48ZGF0ZXM+PHllYXI+MjAxMzwveWVhcj48L2RhdGVzPjxpc2JuPjE0NzYtNDY4NzwvaXNi
bj48dXJscz48L3VybHM+PC9yZWNvcmQ+PC9DaXRlPjxDaXRlPjxBdXRob3I+R2FsbGVnbzwvQXV0
aG9yPjxZZWFyPjIwMTc8L1llYXI+PFJlY051bT44NjwvUmVjTnVtPjxyZWNvcmQ+PHJlYy1udW1i
ZXI+ODY8L3JlYy1udW1iZXI+PGZvcmVpZ24ta2V5cz48a2V5IGFwcD0iRU4iIGRiLWlkPSIwOTV2
emYyenp2YXJwYWV6YWQ5eHc1MHV3dnp3c2Q1OWVkZjkiIHRpbWVzdGFtcD0iMTYwNjM0NDg0NCI+
ODY8L2tleT48L2ZvcmVpZ24ta2V5cz48cmVmLXR5cGUgbmFtZT0iSm91cm5hbCBBcnRpY2xlIj4x
NzwvcmVmLXR5cGU+PGNvbnRyaWJ1dG9ycz48YXV0aG9ycz48YXV0aG9yPkdhbGxlZ28sIEp1YW4g
QTwvYXV0aG9yPjxhdXRob3I+UGVyaWNoLCBNYXR0aGV3IEc8L2F1dGhvcj48YXV0aG9yPk1pbGxl
ciwgTGVlIEU8L2F1dGhvcj48YXV0aG9yPlNvbGxhLCBTYXJhIEE8L2F1dGhvcj48L2F1dGhvcnM+
PC9jb250cmlidXRvcnM+PHRpdGxlcz48dGl0bGU+TmV1cmFsIG1hbmlmb2xkcyBmb3IgdGhlIGNv
bnRyb2wgb2YgbW92ZW1lbnQ8L3RpdGxlPjxzZWNvbmRhcnktdGl0bGU+TmV1cm9uPC9zZWNvbmRh
cnktdGl0bGU+PC90aXRsZXM+PHBlcmlvZGljYWw+PGZ1bGwtdGl0bGU+TmV1cm9uPC9mdWxsLXRp
dGxlPjwvcGVyaW9kaWNhbD48cGFnZXM+OTc4LTk4NDwvcGFnZXM+PHZvbHVtZT45NDwvdm9sdW1l
PjxudW1iZXI+NTwvbnVtYmVyPjxkYXRlcz48eWVhcj4yMDE3PC95ZWFyPjwvZGF0ZXM+PGlzYm4+
MDg5Ni02MjczPC9pc2JuPjx1cmxzPjwvdXJscz48L3JlY29yZD48L0NpdGU+PC9FbmROb3RlPgB=
</w:fldData>
        </w:fldChar>
      </w:r>
      <w:r w:rsidR="00F244A7">
        <w:rPr>
          <w:rFonts w:ascii="Arial" w:hAnsi="Arial" w:cs="Arial"/>
        </w:rPr>
        <w:instrText xml:space="preserve"> ADDIN EN.CITE </w:instrText>
      </w:r>
      <w:r w:rsidR="00F244A7">
        <w:rPr>
          <w:rFonts w:ascii="Arial" w:hAnsi="Arial" w:cs="Arial"/>
        </w:rPr>
        <w:fldChar w:fldCharType="begin">
          <w:fldData xml:space="preserve">PEVuZE5vdGU+PENpdGU+PEF1dGhvcj5OYXRyYWo8L0F1dGhvcj48WWVhcj4yMDIyPC9ZZWFyPjxS
ZWNOdW0+Mjg3PC9SZWNOdW0+PERpc3BsYXlUZXh0PihCb3VjaGFyZCBldCBhbC4sIDIwMTM7IEdh
bGxlZ28gZXQgYWwuLCAyMDE3OyBGbGludCBldCBhbC4sIDIwMjA7IE5hdHJhaiBldCBhbC4sIDIw
MjI7IE90dGVuaG9mZiBldCBhbC4sIDIwMjIpPC9EaXNwbGF5VGV4dD48cmVjb3JkPjxyZWMtbnVt
YmVyPjI4NzwvcmVjLW51bWJlcj48Zm9yZWlnbi1rZXlzPjxrZXkgYXBwPSJFTiIgZGItaWQ9IjA5
NXZ6ZjJ6enZhcnBhZXphZDl4dzUwdXd2endzZDU5ZWRmOSIgdGltZXN0YW1wPSIxNjcyMDQzNzIw
Ij4yODc8L2tleT48L2ZvcmVpZ24ta2V5cz48cmVmLXR5cGUgbmFtZT0iSm91cm5hbCBBcnRpY2xl
Ij4xNzwvcmVmLXR5cGU+PGNvbnRyaWJ1dG9ycz48YXV0aG9ycz48YXV0aG9yPk5hdHJhaiwgTmlr
aGlsZXNoPC9hdXRob3I+PGF1dGhvcj5TaWx2ZXJzbWl0aCwgRGFuaWVsIEI8L2F1dGhvcj48YXV0
aG9yPkNoYW5nLCBFZHdhcmQgRjwvYXV0aG9yPjxhdXRob3I+R2FuZ3VseSwgS2FydW5lc2g8L2F1
dGhvcj48L2F1dGhvcnM+PC9jb250cmlidXRvcnM+PHRpdGxlcz48dGl0bGU+Q29tcGFydG1lbnRh
bGl6ZWQgZHluYW1pY3Mgd2l0aGluIGEgY29tbW9uIG11bHRpLWFyZWEgbWVzb3NjYWxlIG1hbmlm
b2xkIHJlcHJlc2VudCBhIHJlcGVydG9pcmUgb2YgaHVtYW4gaGFuZCBtb3ZlbWVudHM8L3RpdGxl
PjxzZWNvbmRhcnktdGl0bGU+TmV1cm9uPC9zZWNvbmRhcnktdGl0bGU+PC90aXRsZXM+PHBlcmlv
ZGljYWw+PGZ1bGwtdGl0bGU+TmV1cm9uPC9mdWxsLXRpdGxlPjwvcGVyaW9kaWNhbD48cGFnZXM+
MTU0LTE3NC4gZTEyPC9wYWdlcz48dm9sdW1lPjExMDwvdm9sdW1lPjxudW1iZXI+MTwvbnVtYmVy
PjxkYXRlcz48eWVhcj4yMDIyPC95ZWFyPjwvZGF0ZXM+PGlzYm4+MDg5Ni02MjczPC9pc2JuPjx1
cmxzPjwvdXJscz48L3JlY29yZD48L0NpdGU+PENpdGU+PEF1dGhvcj5PdHRlbmhvZmY8L0F1dGhv
cj48WWVhcj4yMDIyPC9ZZWFyPjxSZWNOdW0+Mzg0PC9SZWNOdW0+PHJlY29yZD48cmVjLW51bWJl
cj4zODQ8L3JlYy1udW1iZXI+PGZvcmVpZ24ta2V5cz48a2V5IGFwcD0iRU4iIGRiLWlkPSIwOTV2
emYyenp2YXJwYWV6YWQ5eHc1MHV3dnp3c2Q1OWVkZjkiIHRpbWVzdGFtcD0iMTY4ODgyNjM5MiI+
Mzg0PC9rZXk+PC9mb3JlaWduLWtleXM+PHJlZi10eXBlIG5hbWU9IkpvdXJuYWwgQXJ0aWNsZSI+
MTc8L3JlZi10eXBlPjxjb250cmlidXRvcnM+PGF1dGhvcnM+PGF1dGhvcj5PdHRlbmhvZmYsIE1h
YXJ0ZW4gQzwvYXV0aG9yPjxhdXRob3I+VmVyd29lcnQsIE1heGltZTwvYXV0aG9yPjxhdXRob3I+
R291bGlzLCBTb3Bob2NsZXM8L2F1dGhvcj48YXV0aG9yPkNvbG9uLCBBbGJlcnQ8L2F1dGhvcj48
YXV0aG9yPldhZ25lciwgTG91aXM8L2F1dGhvcj48YXV0aG9yPlRvdXNzZXluLCBTaW1vbjwvYXV0
aG9yPjxhdXRob3I+dmFuIERpamssIEpvaGFubmVzIFA8L2F1dGhvcj48YXV0aG9yPkt1YmJlbiwg
UGlldGVyPC9hdXRob3I+PGF1dGhvcj5IZXJmZiwgQ2hyaXN0aWFuPC9hdXRob3I+PC9hdXRob3Jz
PjwvY29udHJpYnV0b3JzPjx0aXRsZXM+PHRpdGxlPkV4ZWN1dGVkIGFuZCBpbWFnaW5lZCBncmFz
cGluZyBtb3ZlbWVudHMgY2FuIGJlIGRlY29kZWQgZnJvbSBsb3dlciBkaW1lbnNpb25hbCByZXBy
ZXNlbnRhdGlvbiBvZiBkaXN0cmlidXRlZCBub24tbW90b3IgYnJhaW4gYXJlYXM8L3RpdGxlPjxz
ZWNvbmRhcnktdGl0bGU+YmlvUnhpdjwvc2Vjb25kYXJ5LXRpdGxlPjwvdGl0bGVzPjxwZXJpb2Rp
Y2FsPjxmdWxsLXRpdGxlPmJpb1J4aXY8L2Z1bGwtdGl0bGU+PC9wZXJpb2RpY2FsPjxwYWdlcz4y
MDIyLjA3LiAwNC40OTg2NzY8L3BhZ2VzPjxkYXRlcz48eWVhcj4yMDIyPC95ZWFyPjwvZGF0ZXM+
PHVybHM+PC91cmxzPjwvcmVjb3JkPjwvQ2l0ZT48Q2l0ZT48QXV0aG9yPkZsaW50PC9BdXRob3I+
PFllYXI+MjAyMDwvWWVhcj48UmVjTnVtPjEwOTwvUmVjTnVtPjxyZWNvcmQ+PHJlYy1udW1iZXI+
MTA5PC9yZWMtbnVtYmVyPjxmb3JlaWduLWtleXM+PGtleSBhcHA9IkVOIiBkYi1pZD0iMDk1dnpm
Mnp6dmFycGFlemFkOXh3NTB1d3Z6d3NkNTllZGY5IiB0aW1lc3RhbXA9IjE2MTAxNzM5ODAiPjEw
OTwva2V5PjwvZm9yZWlnbi1rZXlzPjxyZWYtdHlwZSBuYW1lPSJKb3VybmFsIEFydGljbGUiPjE3
PC9yZWYtdHlwZT48Y29udHJpYnV0b3JzPjxhdXRob3JzPjxhdXRob3I+RmxpbnQsIFJvYmVydCBE
PC9hdXRob3I+PGF1dGhvcj5UYXRlLCBNYXR0aGV3IEM8L2F1dGhvcj48YXV0aG9yPkxpLCBLZWp1
bjwvYXV0aG9yPjxhdXRob3I+VGVtcGxlciwgSmVzc2ljYSBXPC9hdXRob3I+PGF1dGhvcj5Sb3Nl
bm93LCBKb3NodWEgTTwvYXV0aG9yPjxhdXRob3I+UGFuZGFyaW5hdGgsIENoZXRoYW48L2F1dGhv
cj48YXV0aG9yPlNsdXR6a3ksIE1hcmMgVzwvYXV0aG9yPjwvYXV0aG9ycz48L2NvbnRyaWJ1dG9y
cz48dGl0bGVzPjx0aXRsZT5UaGUgcmVwcmVzZW50YXRpb24gb2YgZmluZ2VyIG1vdmVtZW50IGFu
ZCBmb3JjZSBpbiBodW1hbiBtb3RvciBhbmQgcHJlbW90b3IgY29ydGljZXM8L3RpdGxlPjxzZWNv
bmRhcnktdGl0bGU+RW5ldXJvPC9zZWNvbmRhcnktdGl0bGU+PC90aXRsZXM+PHBlcmlvZGljYWw+
PGZ1bGwtdGl0bGU+RW5ldXJvPC9mdWxsLXRpdGxlPjwvcGVyaW9kaWNhbD48dm9sdW1lPjc8L3Zv
bHVtZT48bnVtYmVyPjQ8L251bWJlcj48ZGF0ZXM+PHllYXI+MjAyMDwveWVhcj48L2RhdGVzPjx1
cmxzPjwvdXJscz48L3JlY29yZD48L0NpdGU+PENpdGU+PEF1dGhvcj5Cb3VjaGFyZDwvQXV0aG9y
PjxZZWFyPjIwMTM8L1llYXI+PFJlY051bT4xMjM8L1JlY051bT48cmVjb3JkPjxyZWMtbnVtYmVy
PjEyMzwvcmVjLW51bWJlcj48Zm9yZWlnbi1rZXlzPjxrZXkgYXBwPSJFTiIgZGItaWQ9IjA5NXZ6
ZjJ6enZhcnBhZXphZDl4dzUwdXd2endzZDU5ZWRmOSIgdGltZXN0YW1wPSIxNjEwMzI2MDMwIj4x
MjM8L2tleT48L2ZvcmVpZ24ta2V5cz48cmVmLXR5cGUgbmFtZT0iSm91cm5hbCBBcnRpY2xlIj4x
NzwvcmVmLXR5cGU+PGNvbnRyaWJ1dG9ycz48YXV0aG9ycz48YXV0aG9yPkJvdWNoYXJkLCBLcmlz
dG9mZXIgRTwvYXV0aG9yPjxhdXRob3I+TWVzZ2FyYW5pLCBOaW1hPC9hdXRob3I+PGF1dGhvcj5K
b2huc29uLCBLZWl0aDwvYXV0aG9yPjxhdXRob3I+Q2hhbmcsIEVkd2FyZCBGPC9hdXRob3I+PC9h
dXRob3JzPjwvY29udHJpYnV0b3JzPjx0aXRsZXM+PHRpdGxlPkZ1bmN0aW9uYWwgb3JnYW5pemF0
aW9uIG9mIGh1bWFuIHNlbnNvcmltb3RvciBjb3J0ZXggZm9yIHNwZWVjaCBhcnRpY3VsYXRpb248
L3RpdGxlPjxzZWNvbmRhcnktdGl0bGU+TmF0dXJlPC9zZWNvbmRhcnktdGl0bGU+PC90aXRsZXM+
PHBlcmlvZGljYWw+PGZ1bGwtdGl0bGU+TmF0dXJlPC9mdWxsLXRpdGxlPjwvcGVyaW9kaWNhbD48
cGFnZXM+MzI3LTMzMjwvcGFnZXM+PHZvbHVtZT40OTU8L3ZvbHVtZT48bnVtYmVyPjc0NDE8L251
bWJlcj48ZGF0ZXM+PHllYXI+MjAxMzwveWVhcj48L2RhdGVzPjxpc2JuPjE0NzYtNDY4NzwvaXNi
bj48dXJscz48L3VybHM+PC9yZWNvcmQ+PC9DaXRlPjxDaXRlPjxBdXRob3I+R2FsbGVnbzwvQXV0
aG9yPjxZZWFyPjIwMTc8L1llYXI+PFJlY051bT44NjwvUmVjTnVtPjxyZWNvcmQ+PHJlYy1udW1i
ZXI+ODY8L3JlYy1udW1iZXI+PGZvcmVpZ24ta2V5cz48a2V5IGFwcD0iRU4iIGRiLWlkPSIwOTV2
emYyenp2YXJwYWV6YWQ5eHc1MHV3dnp3c2Q1OWVkZjkiIHRpbWVzdGFtcD0iMTYwNjM0NDg0NCI+
ODY8L2tleT48L2ZvcmVpZ24ta2V5cz48cmVmLXR5cGUgbmFtZT0iSm91cm5hbCBBcnRpY2xlIj4x
NzwvcmVmLXR5cGU+PGNvbnRyaWJ1dG9ycz48YXV0aG9ycz48YXV0aG9yPkdhbGxlZ28sIEp1YW4g
QTwvYXV0aG9yPjxhdXRob3I+UGVyaWNoLCBNYXR0aGV3IEc8L2F1dGhvcj48YXV0aG9yPk1pbGxl
ciwgTGVlIEU8L2F1dGhvcj48YXV0aG9yPlNvbGxhLCBTYXJhIEE8L2F1dGhvcj48L2F1dGhvcnM+
PC9jb250cmlidXRvcnM+PHRpdGxlcz48dGl0bGU+TmV1cmFsIG1hbmlmb2xkcyBmb3IgdGhlIGNv
bnRyb2wgb2YgbW92ZW1lbnQ8L3RpdGxlPjxzZWNvbmRhcnktdGl0bGU+TmV1cm9uPC9zZWNvbmRh
cnktdGl0bGU+PC90aXRsZXM+PHBlcmlvZGljYWw+PGZ1bGwtdGl0bGU+TmV1cm9uPC9mdWxsLXRp
dGxlPjwvcGVyaW9kaWNhbD48cGFnZXM+OTc4LTk4NDwvcGFnZXM+PHZvbHVtZT45NDwvdm9sdW1l
PjxudW1iZXI+NTwvbnVtYmVyPjxkYXRlcz48eWVhcj4yMDE3PC95ZWFyPjwvZGF0ZXM+PGlzYm4+
MDg5Ni02MjczPC9pc2JuPjx1cmxzPjwvdXJscz48L3JlY29yZD48L0NpdGU+PC9FbmROb3RlPgB=
</w:fldData>
        </w:fldChar>
      </w:r>
      <w:r w:rsidR="00F244A7">
        <w:rPr>
          <w:rFonts w:ascii="Arial" w:hAnsi="Arial" w:cs="Arial"/>
        </w:rPr>
        <w:instrText xml:space="preserve"> ADDIN EN.CITE.DATA </w:instrText>
      </w:r>
      <w:r w:rsidR="00F244A7">
        <w:rPr>
          <w:rFonts w:ascii="Arial" w:hAnsi="Arial" w:cs="Arial"/>
        </w:rPr>
      </w:r>
      <w:r w:rsidR="00F244A7">
        <w:rPr>
          <w:rFonts w:ascii="Arial" w:hAnsi="Arial" w:cs="Arial"/>
        </w:rPr>
        <w:fldChar w:fldCharType="end"/>
      </w:r>
      <w:r w:rsidR="002A7D33">
        <w:rPr>
          <w:rFonts w:ascii="Arial" w:hAnsi="Arial" w:cs="Arial"/>
        </w:rPr>
      </w:r>
      <w:r w:rsidR="002A7D33">
        <w:rPr>
          <w:rFonts w:ascii="Arial" w:hAnsi="Arial" w:cs="Arial"/>
        </w:rPr>
        <w:fldChar w:fldCharType="separate"/>
      </w:r>
      <w:r w:rsidR="00F244A7">
        <w:rPr>
          <w:rFonts w:ascii="Arial" w:hAnsi="Arial" w:cs="Arial"/>
          <w:noProof/>
        </w:rPr>
        <w:t>(Bouchard et al., 2013; Gallego et al., 2017; Flint et al., 2020; Natraj et al., 2022; Ottenhoff et al., 2022)</w:t>
      </w:r>
      <w:r w:rsidR="002A7D33">
        <w:rPr>
          <w:rFonts w:ascii="Arial" w:hAnsi="Arial" w:cs="Arial"/>
        </w:rPr>
        <w:fldChar w:fldCharType="end"/>
      </w:r>
      <w:r w:rsidR="003B45AD">
        <w:rPr>
          <w:rFonts w:ascii="Arial" w:hAnsi="Arial" w:cs="Arial"/>
        </w:rPr>
        <w:t xml:space="preserve"> on a given day</w:t>
      </w:r>
      <w:r w:rsidR="00383C97">
        <w:rPr>
          <w:rFonts w:ascii="Arial" w:hAnsi="Arial" w:cs="Arial"/>
        </w:rPr>
        <w:t xml:space="preserve">. </w:t>
      </w:r>
      <w:r w:rsidR="003B2651">
        <w:rPr>
          <w:rFonts w:ascii="Arial" w:hAnsi="Arial" w:cs="Arial"/>
        </w:rPr>
        <w:t>We then</w:t>
      </w:r>
      <w:r w:rsidR="00383C97">
        <w:rPr>
          <w:rFonts w:ascii="Arial" w:hAnsi="Arial" w:cs="Arial"/>
        </w:rPr>
        <w:t xml:space="preserve"> assess</w:t>
      </w:r>
      <w:r w:rsidR="003B2651">
        <w:rPr>
          <w:rFonts w:ascii="Arial" w:hAnsi="Arial" w:cs="Arial"/>
        </w:rPr>
        <w:t>ed</w:t>
      </w:r>
      <w:r w:rsidR="00265B56">
        <w:rPr>
          <w:rFonts w:ascii="Arial" w:hAnsi="Arial" w:cs="Arial"/>
        </w:rPr>
        <w:t xml:space="preserve"> the</w:t>
      </w:r>
      <w:r w:rsidR="00383C97">
        <w:rPr>
          <w:rFonts w:ascii="Arial" w:hAnsi="Arial" w:cs="Arial"/>
        </w:rPr>
        <w:t xml:space="preserve"> </w:t>
      </w:r>
      <w:r w:rsidR="00BC3D6C">
        <w:rPr>
          <w:rFonts w:ascii="Arial" w:hAnsi="Arial" w:cs="Arial"/>
        </w:rPr>
        <w:t>neural</w:t>
      </w:r>
      <w:r w:rsidR="009B58CC">
        <w:rPr>
          <w:rFonts w:ascii="Arial" w:hAnsi="Arial" w:cs="Arial"/>
        </w:rPr>
        <w:t xml:space="preserve"> </w:t>
      </w:r>
      <w:r w:rsidR="00C1074D">
        <w:rPr>
          <w:rFonts w:ascii="Arial" w:hAnsi="Arial" w:cs="Arial"/>
        </w:rPr>
        <w:t>statistics</w:t>
      </w:r>
      <w:r w:rsidR="00383C97">
        <w:rPr>
          <w:rFonts w:ascii="Arial" w:hAnsi="Arial" w:cs="Arial"/>
        </w:rPr>
        <w:t xml:space="preserve"> </w:t>
      </w:r>
      <w:r w:rsidR="009B58CC">
        <w:rPr>
          <w:rFonts w:ascii="Arial" w:hAnsi="Arial" w:cs="Arial"/>
        </w:rPr>
        <w:t xml:space="preserve">affecting the representational structure </w:t>
      </w:r>
      <w:r w:rsidR="00383C97">
        <w:rPr>
          <w:rFonts w:ascii="Arial" w:hAnsi="Arial" w:cs="Arial"/>
        </w:rPr>
        <w:t xml:space="preserve">across days and during long-term learning in </w:t>
      </w:r>
      <w:r w:rsidR="000E72B1">
        <w:rPr>
          <w:rFonts w:ascii="Arial" w:hAnsi="Arial" w:cs="Arial"/>
        </w:rPr>
        <w:t xml:space="preserve">the </w:t>
      </w:r>
      <w:r w:rsidR="00383C97">
        <w:rPr>
          <w:rFonts w:ascii="Arial" w:hAnsi="Arial" w:cs="Arial"/>
        </w:rPr>
        <w:t xml:space="preserve">context of complex neuroprosthetic control.  </w:t>
      </w:r>
    </w:p>
    <w:p w14:paraId="4DCC3CF8" w14:textId="77777777" w:rsidR="00383C97" w:rsidRDefault="00383C97" w:rsidP="00383C97">
      <w:pPr>
        <w:spacing w:line="288" w:lineRule="auto"/>
        <w:contextualSpacing/>
        <w:jc w:val="both"/>
        <w:rPr>
          <w:rFonts w:ascii="Arial" w:hAnsi="Arial" w:cs="Arial"/>
        </w:rPr>
      </w:pPr>
    </w:p>
    <w:p w14:paraId="2F4BD33B" w14:textId="3C6D1AD1" w:rsidR="00383C97" w:rsidRDefault="00383C97" w:rsidP="00FC014C">
      <w:pPr>
        <w:spacing w:line="288" w:lineRule="auto"/>
        <w:contextualSpacing/>
        <w:jc w:val="both"/>
        <w:rPr>
          <w:rFonts w:ascii="Arial" w:hAnsi="Arial" w:cs="Arial"/>
        </w:rPr>
      </w:pPr>
      <w:bookmarkStart w:id="5" w:name="_Hlk138178833"/>
      <w:r>
        <w:rPr>
          <w:rFonts w:ascii="Arial" w:hAnsi="Arial" w:cs="Arial"/>
        </w:rPr>
        <w:t xml:space="preserve">We found that the mesoscale representations of </w:t>
      </w:r>
      <w:r w:rsidR="00265B56">
        <w:rPr>
          <w:rFonts w:ascii="Arial" w:hAnsi="Arial" w:cs="Arial"/>
        </w:rPr>
        <w:t xml:space="preserve">each </w:t>
      </w:r>
      <w:r>
        <w:rPr>
          <w:rFonts w:ascii="Arial" w:hAnsi="Arial" w:cs="Arial"/>
        </w:rPr>
        <w:t>imagined action – ‘open-loop’ and without feedbac</w:t>
      </w:r>
      <w:r w:rsidR="00265B56">
        <w:rPr>
          <w:rFonts w:ascii="Arial" w:hAnsi="Arial" w:cs="Arial"/>
        </w:rPr>
        <w:t xml:space="preserve">k </w:t>
      </w:r>
      <w:r>
        <w:rPr>
          <w:rFonts w:ascii="Arial" w:hAnsi="Arial" w:cs="Arial"/>
        </w:rPr>
        <w:t>– demonstrate</w:t>
      </w:r>
      <w:r w:rsidR="00265B56">
        <w:rPr>
          <w:rFonts w:ascii="Arial" w:hAnsi="Arial" w:cs="Arial"/>
        </w:rPr>
        <w:t>d</w:t>
      </w:r>
      <w:r>
        <w:rPr>
          <w:rFonts w:ascii="Arial" w:hAnsi="Arial" w:cs="Arial"/>
        </w:rPr>
        <w:t xml:space="preserve"> a</w:t>
      </w:r>
      <w:r w:rsidR="009511CE">
        <w:rPr>
          <w:rFonts w:ascii="Arial" w:hAnsi="Arial" w:cs="Arial"/>
        </w:rPr>
        <w:t xml:space="preserve"> net</w:t>
      </w:r>
      <w:r>
        <w:rPr>
          <w:rFonts w:ascii="Arial" w:hAnsi="Arial" w:cs="Arial"/>
        </w:rPr>
        <w:t xml:space="preserve"> drift</w:t>
      </w:r>
      <w:r w:rsidR="00835995">
        <w:rPr>
          <w:rFonts w:ascii="Arial" w:hAnsi="Arial" w:cs="Arial"/>
        </w:rPr>
        <w:t xml:space="preserve"> </w:t>
      </w:r>
      <w:r w:rsidR="00265B56">
        <w:rPr>
          <w:rFonts w:ascii="Arial" w:hAnsi="Arial" w:cs="Arial"/>
        </w:rPr>
        <w:t xml:space="preserve">across days.  Specifically, the </w:t>
      </w:r>
      <w:r w:rsidR="00470B44">
        <w:rPr>
          <w:rFonts w:ascii="Arial" w:hAnsi="Arial" w:cs="Arial"/>
        </w:rPr>
        <w:t>centroid</w:t>
      </w:r>
      <w:r w:rsidR="00835995">
        <w:rPr>
          <w:rFonts w:ascii="Arial" w:hAnsi="Arial" w:cs="Arial"/>
        </w:rPr>
        <w:t>s</w:t>
      </w:r>
      <w:r w:rsidR="001E241C">
        <w:rPr>
          <w:rFonts w:ascii="Arial" w:hAnsi="Arial" w:cs="Arial"/>
        </w:rPr>
        <w:t xml:space="preserve"> of their respective distributions</w:t>
      </w:r>
      <w:r w:rsidR="00265B56">
        <w:rPr>
          <w:rFonts w:ascii="Arial" w:hAnsi="Arial" w:cs="Arial"/>
        </w:rPr>
        <w:t xml:space="preserve"> drifted</w:t>
      </w:r>
      <w:r w:rsidR="00B77408">
        <w:rPr>
          <w:rFonts w:ascii="Arial" w:hAnsi="Arial" w:cs="Arial"/>
        </w:rPr>
        <w:t xml:space="preserve">; this also </w:t>
      </w:r>
      <w:r w:rsidR="00265B56">
        <w:rPr>
          <w:rFonts w:ascii="Arial" w:hAnsi="Arial" w:cs="Arial"/>
        </w:rPr>
        <w:t>result</w:t>
      </w:r>
      <w:r w:rsidR="00B77408">
        <w:rPr>
          <w:rFonts w:ascii="Arial" w:hAnsi="Arial" w:cs="Arial"/>
        </w:rPr>
        <w:t>ed</w:t>
      </w:r>
      <w:r w:rsidR="00265B56">
        <w:rPr>
          <w:rFonts w:ascii="Arial" w:hAnsi="Arial" w:cs="Arial"/>
        </w:rPr>
        <w:t xml:space="preserve"> in </w:t>
      </w:r>
      <w:r w:rsidR="001603AE">
        <w:rPr>
          <w:rFonts w:ascii="Arial" w:hAnsi="Arial" w:cs="Arial"/>
        </w:rPr>
        <w:t>net shifts of the</w:t>
      </w:r>
      <w:r w:rsidR="00265B56">
        <w:rPr>
          <w:rFonts w:ascii="Arial" w:hAnsi="Arial" w:cs="Arial"/>
        </w:rPr>
        <w:t xml:space="preserve"> manifold </w:t>
      </w:r>
      <w:r w:rsidR="001603AE">
        <w:rPr>
          <w:rFonts w:ascii="Arial" w:hAnsi="Arial" w:cs="Arial"/>
        </w:rPr>
        <w:t xml:space="preserve">location across </w:t>
      </w:r>
      <w:r w:rsidR="00A01E5C">
        <w:rPr>
          <w:rFonts w:ascii="Arial" w:hAnsi="Arial" w:cs="Arial"/>
        </w:rPr>
        <w:t>days</w:t>
      </w:r>
      <w:r>
        <w:rPr>
          <w:rFonts w:ascii="Arial" w:hAnsi="Arial" w:cs="Arial"/>
        </w:rPr>
        <w:t xml:space="preserve">. </w:t>
      </w:r>
      <w:r w:rsidR="00265B56">
        <w:rPr>
          <w:rFonts w:ascii="Arial" w:hAnsi="Arial" w:cs="Arial"/>
        </w:rPr>
        <w:t xml:space="preserve">However, the </w:t>
      </w:r>
      <w:r>
        <w:rPr>
          <w:rFonts w:ascii="Arial" w:hAnsi="Arial" w:cs="Arial"/>
        </w:rPr>
        <w:t xml:space="preserve">relative </w:t>
      </w:r>
      <w:r w:rsidR="00BC3D6C">
        <w:rPr>
          <w:rFonts w:ascii="Arial" w:hAnsi="Arial" w:cs="Arial"/>
        </w:rPr>
        <w:t xml:space="preserve">representational </w:t>
      </w:r>
      <w:r w:rsidR="009B58CC">
        <w:rPr>
          <w:rFonts w:ascii="Arial" w:hAnsi="Arial" w:cs="Arial"/>
        </w:rPr>
        <w:t xml:space="preserve">structure </w:t>
      </w:r>
      <w:r>
        <w:rPr>
          <w:rFonts w:ascii="Arial" w:hAnsi="Arial" w:cs="Arial"/>
        </w:rPr>
        <w:t xml:space="preserve">across the repertoire </w:t>
      </w:r>
      <w:ins w:id="6" w:author="nikhilesh natraj" w:date="2023-07-30T11:40:00Z">
        <w:r w:rsidR="00E430A5">
          <w:rPr>
            <w:rFonts w:ascii="Arial" w:hAnsi="Arial" w:cs="Arial"/>
          </w:rPr>
          <w:t xml:space="preserve">on the manifold </w:t>
        </w:r>
      </w:ins>
      <w:r>
        <w:rPr>
          <w:rFonts w:ascii="Arial" w:hAnsi="Arial" w:cs="Arial"/>
        </w:rPr>
        <w:t>was remarkably stable</w:t>
      </w:r>
      <w:r w:rsidR="00CF33F2">
        <w:rPr>
          <w:rFonts w:ascii="Arial" w:hAnsi="Arial" w:cs="Arial"/>
        </w:rPr>
        <w:t xml:space="preserve"> day-to-day</w:t>
      </w:r>
      <w:r>
        <w:rPr>
          <w:rFonts w:ascii="Arial" w:hAnsi="Arial" w:cs="Arial"/>
        </w:rPr>
        <w:t xml:space="preserve">. </w:t>
      </w:r>
      <w:r w:rsidR="00B77408">
        <w:rPr>
          <w:rFonts w:ascii="Arial" w:hAnsi="Arial" w:cs="Arial"/>
        </w:rPr>
        <w:t>Strikingly</w:t>
      </w:r>
      <w:r>
        <w:rPr>
          <w:rFonts w:ascii="Arial" w:hAnsi="Arial" w:cs="Arial"/>
        </w:rPr>
        <w:t xml:space="preserve">, </w:t>
      </w:r>
      <w:del w:id="7" w:author="nikhilesh natraj" w:date="2023-07-31T08:55:00Z">
        <w:r w:rsidDel="00FD6558">
          <w:rPr>
            <w:rFonts w:ascii="Arial" w:hAnsi="Arial" w:cs="Arial"/>
          </w:rPr>
          <w:delText xml:space="preserve">the trial-to-trial </w:delText>
        </w:r>
      </w:del>
      <w:r>
        <w:rPr>
          <w:rFonts w:ascii="Arial" w:hAnsi="Arial" w:cs="Arial"/>
        </w:rPr>
        <w:t xml:space="preserve">variance </w:t>
      </w:r>
      <w:ins w:id="8" w:author="nikhilesh natraj" w:date="2023-07-31T08:55:00Z">
        <w:r w:rsidR="00FD6558">
          <w:rPr>
            <w:rFonts w:ascii="Arial" w:hAnsi="Arial" w:cs="Arial"/>
          </w:rPr>
          <w:t>within and across</w:t>
        </w:r>
      </w:ins>
      <w:del w:id="9" w:author="nikhilesh natraj" w:date="2023-07-31T08:55:00Z">
        <w:r w:rsidDel="00FD6558">
          <w:rPr>
            <w:rFonts w:ascii="Arial" w:hAnsi="Arial" w:cs="Arial"/>
          </w:rPr>
          <w:delText>of</w:delText>
        </w:r>
      </w:del>
      <w:r>
        <w:rPr>
          <w:rFonts w:ascii="Arial" w:hAnsi="Arial" w:cs="Arial"/>
        </w:rPr>
        <w:t xml:space="preserve"> repeated presentations could be flexibly </w:t>
      </w:r>
      <w:r w:rsidR="009B58CC">
        <w:rPr>
          <w:rFonts w:ascii="Arial" w:hAnsi="Arial" w:cs="Arial"/>
        </w:rPr>
        <w:t xml:space="preserve">modulated </w:t>
      </w:r>
      <w:r>
        <w:rPr>
          <w:rFonts w:ascii="Arial" w:hAnsi="Arial" w:cs="Arial"/>
        </w:rPr>
        <w:t xml:space="preserve">during </w:t>
      </w:r>
      <w:r w:rsidR="00D52298">
        <w:rPr>
          <w:rFonts w:ascii="Arial" w:hAnsi="Arial" w:cs="Arial"/>
        </w:rPr>
        <w:t xml:space="preserve">closed-loop </w:t>
      </w:r>
      <w:r>
        <w:rPr>
          <w:rFonts w:ascii="Arial" w:hAnsi="Arial" w:cs="Arial"/>
        </w:rPr>
        <w:t>BCI control</w:t>
      </w:r>
      <w:ins w:id="10" w:author="nikhilesh natraj" w:date="2023-07-30T18:40:00Z">
        <w:r w:rsidR="00C52822">
          <w:rPr>
            <w:rFonts w:ascii="Arial" w:hAnsi="Arial" w:cs="Arial"/>
          </w:rPr>
          <w:t xml:space="preserve"> </w:t>
        </w:r>
      </w:ins>
      <w:ins w:id="11" w:author="nikhilesh natraj" w:date="2023-07-31T09:01:00Z">
        <w:r w:rsidR="00FD6558">
          <w:rPr>
            <w:rFonts w:ascii="Arial" w:hAnsi="Arial" w:cs="Arial"/>
          </w:rPr>
          <w:t xml:space="preserve">- </w:t>
        </w:r>
      </w:ins>
      <w:ins w:id="12" w:author="nikhilesh natraj" w:date="2023-07-30T18:40:00Z">
        <w:r w:rsidR="00C52822">
          <w:rPr>
            <w:rFonts w:ascii="Arial" w:hAnsi="Arial" w:cs="Arial"/>
          </w:rPr>
          <w:t>with visual feedback</w:t>
        </w:r>
      </w:ins>
      <w:r w:rsidR="00265B56">
        <w:rPr>
          <w:rFonts w:ascii="Arial" w:hAnsi="Arial" w:cs="Arial"/>
        </w:rPr>
        <w:t xml:space="preserve"> </w:t>
      </w:r>
      <w:ins w:id="13" w:author="nikhilesh natraj" w:date="2023-07-31T09:01:00Z">
        <w:r w:rsidR="00FD6558">
          <w:rPr>
            <w:rFonts w:ascii="Arial" w:hAnsi="Arial" w:cs="Arial"/>
          </w:rPr>
          <w:t xml:space="preserve">- </w:t>
        </w:r>
      </w:ins>
      <w:r w:rsidR="009B58CC">
        <w:rPr>
          <w:rFonts w:ascii="Arial" w:hAnsi="Arial" w:cs="Arial"/>
        </w:rPr>
        <w:t xml:space="preserve">to </w:t>
      </w:r>
      <w:r w:rsidR="00471E47">
        <w:rPr>
          <w:rFonts w:ascii="Arial" w:hAnsi="Arial" w:cs="Arial"/>
        </w:rPr>
        <w:t xml:space="preserve">stably modify </w:t>
      </w:r>
      <w:r w:rsidR="009B58CC">
        <w:rPr>
          <w:rFonts w:ascii="Arial" w:hAnsi="Arial" w:cs="Arial"/>
        </w:rPr>
        <w:t>the representational structure</w:t>
      </w:r>
      <w:r>
        <w:rPr>
          <w:rFonts w:ascii="Arial" w:hAnsi="Arial" w:cs="Arial"/>
        </w:rPr>
        <w:t>.</w:t>
      </w:r>
      <w:r w:rsidR="0067114F">
        <w:rPr>
          <w:rFonts w:ascii="Arial" w:hAnsi="Arial" w:cs="Arial"/>
        </w:rPr>
        <w:t xml:space="preserve"> </w:t>
      </w:r>
      <w:ins w:id="14" w:author="nikhilesh natraj" w:date="2023-07-31T09:03:00Z">
        <w:r w:rsidR="00FD6558">
          <w:rPr>
            <w:rFonts w:ascii="Arial" w:hAnsi="Arial" w:cs="Arial"/>
          </w:rPr>
          <w:t>Such representational changes were</w:t>
        </w:r>
      </w:ins>
      <w:ins w:id="15" w:author="nikhilesh natraj" w:date="2023-07-31T09:02:00Z">
        <w:r w:rsidR="00FD6558">
          <w:rPr>
            <w:rFonts w:ascii="Arial" w:hAnsi="Arial" w:cs="Arial"/>
          </w:rPr>
          <w:t xml:space="preserve"> most pronounced after closed-loop decoder adaptation. </w:t>
        </w:r>
      </w:ins>
      <w:r w:rsidR="00B77408">
        <w:rPr>
          <w:rFonts w:ascii="Arial" w:hAnsi="Arial" w:cs="Arial"/>
        </w:rPr>
        <w:t>Thus</w:t>
      </w:r>
      <w:r w:rsidR="0067114F">
        <w:rPr>
          <w:rFonts w:ascii="Arial" w:hAnsi="Arial" w:cs="Arial"/>
        </w:rPr>
        <w:t xml:space="preserve">, within any single </w:t>
      </w:r>
      <w:r w:rsidR="00D52298">
        <w:rPr>
          <w:rFonts w:ascii="Arial" w:hAnsi="Arial" w:cs="Arial"/>
        </w:rPr>
        <w:t xml:space="preserve">BCI </w:t>
      </w:r>
      <w:r w:rsidR="0067114F">
        <w:rPr>
          <w:rFonts w:ascii="Arial" w:hAnsi="Arial" w:cs="Arial"/>
        </w:rPr>
        <w:t xml:space="preserve">session there </w:t>
      </w:r>
      <w:r w:rsidR="00D52298">
        <w:rPr>
          <w:rFonts w:ascii="Arial" w:hAnsi="Arial" w:cs="Arial"/>
        </w:rPr>
        <w:t xml:space="preserve">were </w:t>
      </w:r>
      <w:r w:rsidR="00B77408">
        <w:rPr>
          <w:rFonts w:ascii="Arial" w:hAnsi="Arial" w:cs="Arial"/>
        </w:rPr>
        <w:t xml:space="preserve">rapid </w:t>
      </w:r>
      <w:r w:rsidR="0067114F">
        <w:rPr>
          <w:rFonts w:ascii="Arial" w:hAnsi="Arial" w:cs="Arial"/>
        </w:rPr>
        <w:t>increase</w:t>
      </w:r>
      <w:r w:rsidR="00B77408">
        <w:rPr>
          <w:rFonts w:ascii="Arial" w:hAnsi="Arial" w:cs="Arial"/>
        </w:rPr>
        <w:t>s in</w:t>
      </w:r>
      <w:r w:rsidR="0067114F">
        <w:rPr>
          <w:rFonts w:ascii="Arial" w:hAnsi="Arial" w:cs="Arial"/>
        </w:rPr>
        <w:t xml:space="preserve"> discernability </w:t>
      </w:r>
      <w:r w:rsidR="007729B1">
        <w:rPr>
          <w:rFonts w:ascii="Arial" w:hAnsi="Arial" w:cs="Arial"/>
        </w:rPr>
        <w:t>between movements</w:t>
      </w:r>
      <w:r w:rsidR="00065890">
        <w:rPr>
          <w:rFonts w:ascii="Arial" w:hAnsi="Arial" w:cs="Arial"/>
        </w:rPr>
        <w:t xml:space="preserve"> in comparison to the open-loop condition</w:t>
      </w:r>
      <w:r w:rsidR="00D52298">
        <w:rPr>
          <w:rFonts w:ascii="Arial" w:hAnsi="Arial" w:cs="Arial"/>
        </w:rPr>
        <w:t>. This was</w:t>
      </w:r>
      <w:r w:rsidR="0067114F">
        <w:rPr>
          <w:rFonts w:ascii="Arial" w:hAnsi="Arial" w:cs="Arial"/>
        </w:rPr>
        <w:t xml:space="preserve"> driven </w:t>
      </w:r>
      <w:r w:rsidR="0067114F">
        <w:rPr>
          <w:rFonts w:ascii="Arial" w:hAnsi="Arial" w:cs="Arial"/>
        </w:rPr>
        <w:lastRenderedPageBreak/>
        <w:t>primarily by variance reductions</w:t>
      </w:r>
      <w:r w:rsidR="002E160F">
        <w:rPr>
          <w:rFonts w:ascii="Arial" w:hAnsi="Arial" w:cs="Arial"/>
        </w:rPr>
        <w:t xml:space="preserve"> and without any </w:t>
      </w:r>
      <w:r w:rsidR="00C8692E">
        <w:rPr>
          <w:rFonts w:ascii="Arial" w:hAnsi="Arial" w:cs="Arial"/>
        </w:rPr>
        <w:t xml:space="preserve">relative </w:t>
      </w:r>
      <w:r w:rsidR="001E241C">
        <w:rPr>
          <w:rFonts w:ascii="Arial" w:hAnsi="Arial" w:cs="Arial"/>
        </w:rPr>
        <w:t xml:space="preserve">changes in </w:t>
      </w:r>
      <w:r w:rsidR="002E160F">
        <w:rPr>
          <w:rFonts w:ascii="Arial" w:hAnsi="Arial" w:cs="Arial"/>
        </w:rPr>
        <w:t>somatotop</w:t>
      </w:r>
      <w:r w:rsidR="001E241C">
        <w:rPr>
          <w:rFonts w:ascii="Arial" w:hAnsi="Arial" w:cs="Arial"/>
        </w:rPr>
        <w:t>y</w:t>
      </w:r>
      <w:r w:rsidR="0067114F">
        <w:rPr>
          <w:rFonts w:ascii="Arial" w:hAnsi="Arial" w:cs="Arial"/>
        </w:rPr>
        <w:t xml:space="preserve">. </w:t>
      </w:r>
      <w:r>
        <w:rPr>
          <w:rFonts w:ascii="Arial" w:hAnsi="Arial" w:cs="Arial"/>
        </w:rPr>
        <w:t>With such feedback and practice, discernability between the representation of actions increased across days</w:t>
      </w:r>
      <w:r w:rsidR="00106B51">
        <w:rPr>
          <w:rFonts w:ascii="Arial" w:hAnsi="Arial" w:cs="Arial"/>
        </w:rPr>
        <w:t xml:space="preserve"> and </w:t>
      </w:r>
      <w:r>
        <w:rPr>
          <w:rFonts w:ascii="Arial" w:hAnsi="Arial" w:cs="Arial"/>
        </w:rPr>
        <w:t>remained remarkably contextually specific</w:t>
      </w:r>
      <w:r w:rsidR="0067114F">
        <w:rPr>
          <w:rFonts w:ascii="Arial" w:hAnsi="Arial" w:cs="Arial"/>
        </w:rPr>
        <w:t xml:space="preserve"> to the BCI</w:t>
      </w:r>
      <w:r>
        <w:rPr>
          <w:rFonts w:ascii="Arial" w:hAnsi="Arial" w:cs="Arial"/>
        </w:rPr>
        <w:t xml:space="preserve">. </w:t>
      </w:r>
      <w:r w:rsidR="003C2362">
        <w:rPr>
          <w:rFonts w:ascii="Arial" w:hAnsi="Arial" w:cs="Arial"/>
        </w:rPr>
        <w:t>From a translational perspective, a</w:t>
      </w:r>
      <w:r w:rsidR="009511CE">
        <w:rPr>
          <w:rFonts w:ascii="Arial" w:hAnsi="Arial" w:cs="Arial"/>
        </w:rPr>
        <w:t xml:space="preserve">ccounting for </w:t>
      </w:r>
      <w:r w:rsidR="00AA4F3F">
        <w:rPr>
          <w:rFonts w:ascii="Arial" w:hAnsi="Arial" w:cs="Arial"/>
        </w:rPr>
        <w:t xml:space="preserve">drift </w:t>
      </w:r>
      <w:r w:rsidR="00CF33F2">
        <w:rPr>
          <w:rFonts w:ascii="Arial" w:hAnsi="Arial" w:cs="Arial"/>
        </w:rPr>
        <w:t>in our decoders</w:t>
      </w:r>
      <w:r w:rsidR="00222B37">
        <w:rPr>
          <w:rFonts w:ascii="Arial" w:hAnsi="Arial" w:cs="Arial"/>
        </w:rPr>
        <w:t xml:space="preserve"> and leveraging the flexibility of representations </w:t>
      </w:r>
      <w:r w:rsidR="006866DE">
        <w:rPr>
          <w:rFonts w:ascii="Arial" w:hAnsi="Arial" w:cs="Arial"/>
        </w:rPr>
        <w:t>across BCI contexts</w:t>
      </w:r>
      <w:r w:rsidR="00222B37">
        <w:rPr>
          <w:rFonts w:ascii="Arial" w:hAnsi="Arial" w:cs="Arial"/>
        </w:rPr>
        <w:t xml:space="preserve"> </w:t>
      </w:r>
      <w:r w:rsidR="00C535A0">
        <w:rPr>
          <w:rFonts w:ascii="Arial" w:hAnsi="Arial" w:cs="Arial"/>
        </w:rPr>
        <w:t xml:space="preserve">allowed </w:t>
      </w:r>
      <w:r w:rsidR="00A01E5C">
        <w:rPr>
          <w:rFonts w:ascii="Arial" w:hAnsi="Arial" w:cs="Arial"/>
        </w:rPr>
        <w:t>‘</w:t>
      </w:r>
      <w:r w:rsidR="00CF33F2">
        <w:rPr>
          <w:rFonts w:ascii="Arial" w:hAnsi="Arial" w:cs="Arial"/>
        </w:rPr>
        <w:t>plug and play</w:t>
      </w:r>
      <w:r w:rsidR="00A01E5C">
        <w:rPr>
          <w:rFonts w:ascii="Arial" w:hAnsi="Arial" w:cs="Arial"/>
        </w:rPr>
        <w:t>’</w:t>
      </w:r>
      <w:r w:rsidR="00D52298">
        <w:rPr>
          <w:rFonts w:ascii="Arial" w:hAnsi="Arial" w:cs="Arial"/>
        </w:rPr>
        <w:t xml:space="preserve"> control</w:t>
      </w:r>
      <w:r w:rsidR="00CF33F2">
        <w:rPr>
          <w:rFonts w:ascii="Arial" w:hAnsi="Arial" w:cs="Arial"/>
        </w:rPr>
        <w:t xml:space="preserve"> </w:t>
      </w:r>
      <w:r w:rsidR="00C535A0">
        <w:rPr>
          <w:rFonts w:ascii="Arial" w:hAnsi="Arial" w:cs="Arial"/>
        </w:rPr>
        <w:t>– i.e., without any need for decoder updates</w:t>
      </w:r>
      <w:r w:rsidR="00D52298">
        <w:rPr>
          <w:rFonts w:ascii="Arial" w:hAnsi="Arial" w:cs="Arial"/>
        </w:rPr>
        <w:t xml:space="preserve"> </w:t>
      </w:r>
      <w:r w:rsidR="00D52298">
        <w:rPr>
          <w:rFonts w:ascii="Arial" w:hAnsi="Arial" w:cs="Arial"/>
        </w:rPr>
        <w:fldChar w:fldCharType="begin"/>
      </w:r>
      <w:r w:rsidR="00D52298">
        <w:rPr>
          <w:rFonts w:ascii="Arial" w:hAnsi="Arial" w:cs="Arial"/>
        </w:rPr>
        <w:instrText xml:space="preserve"> ADDIN EN.CITE &lt;EndNote&gt;&lt;Cite&gt;&lt;Author&gt;Silversmith&lt;/Author&gt;&lt;Year&gt;2021&lt;/Year&gt;&lt;RecNum&gt;97&lt;/RecNum&gt;&lt;DisplayText&gt;(Silversmith et al., 2021)&lt;/DisplayText&gt;&lt;record&gt;&lt;rec-number&gt;97&lt;/rec-number&gt;&lt;foreign-keys&gt;&lt;key app="EN" db-id="095vzf2zzvarpaezad9xw50uwvzwsd59edf9" timestamp="1607899545"&gt;97&lt;/key&gt;&lt;/foreign-keys&gt;&lt;ref-type name="Journal Article"&gt;17&lt;/ref-type&gt;&lt;contributors&gt;&lt;authors&gt;&lt;author&gt;Silversmith, Daniel B&lt;/author&gt;&lt;author&gt;Abiri, Reza&lt;/author&gt;&lt;author&gt;Hardy, Nicholas F&lt;/author&gt;&lt;author&gt;Natraj, Nikhilesh&lt;/author&gt;&lt;author&gt;Tu-Chan, Adelyn&lt;/author&gt;&lt;author&gt;Chang, Edward F&lt;/author&gt;&lt;author&gt;Ganguly, Karunesh&lt;/author&gt;&lt;/authors&gt;&lt;/contributors&gt;&lt;titles&gt;&lt;title&gt;Plug-and-play control of a brain–computer interface through neural map stabilization&lt;/title&gt;&lt;secondary-title&gt;Nature Biotechnology&lt;/secondary-title&gt;&lt;/titles&gt;&lt;periodical&gt;&lt;full-title&gt;Nature Biotechnology&lt;/full-title&gt;&lt;/periodical&gt;&lt;pages&gt;326-335&lt;/pages&gt;&lt;volume&gt;39 &lt;/volume&gt;&lt;number&gt;3&lt;/number&gt;&lt;dates&gt;&lt;year&gt;2021&lt;/year&gt;&lt;/dates&gt;&lt;isbn&gt;1546-1696&lt;/isbn&gt;&lt;urls&gt;&lt;/urls&gt;&lt;/record&gt;&lt;/Cite&gt;&lt;/EndNote&gt;</w:instrText>
      </w:r>
      <w:r w:rsidR="00D52298">
        <w:rPr>
          <w:rFonts w:ascii="Arial" w:hAnsi="Arial" w:cs="Arial"/>
        </w:rPr>
        <w:fldChar w:fldCharType="separate"/>
      </w:r>
      <w:r w:rsidR="00D52298">
        <w:rPr>
          <w:rFonts w:ascii="Arial" w:hAnsi="Arial" w:cs="Arial"/>
          <w:noProof/>
        </w:rPr>
        <w:t>(Silversmith et al., 2021)</w:t>
      </w:r>
      <w:r w:rsidR="00D52298">
        <w:rPr>
          <w:rFonts w:ascii="Arial" w:hAnsi="Arial" w:cs="Arial"/>
        </w:rPr>
        <w:fldChar w:fldCharType="end"/>
      </w:r>
      <w:r w:rsidR="00222B37">
        <w:rPr>
          <w:rFonts w:ascii="Arial" w:hAnsi="Arial" w:cs="Arial"/>
        </w:rPr>
        <w:t xml:space="preserve">. This </w:t>
      </w:r>
      <w:r w:rsidR="009511CE">
        <w:rPr>
          <w:rFonts w:ascii="Arial" w:hAnsi="Arial" w:cs="Arial"/>
        </w:rPr>
        <w:t>culminat</w:t>
      </w:r>
      <w:r w:rsidR="00222B37">
        <w:rPr>
          <w:rFonts w:ascii="Arial" w:hAnsi="Arial" w:cs="Arial"/>
        </w:rPr>
        <w:t>ed</w:t>
      </w:r>
      <w:r w:rsidR="009511CE">
        <w:rPr>
          <w:rFonts w:ascii="Arial" w:hAnsi="Arial" w:cs="Arial"/>
        </w:rPr>
        <w:t xml:space="preserve"> in </w:t>
      </w:r>
      <w:r>
        <w:rPr>
          <w:rFonts w:ascii="Arial" w:hAnsi="Arial" w:cs="Arial"/>
        </w:rPr>
        <w:t xml:space="preserve">skilled </w:t>
      </w:r>
      <w:r w:rsidR="00BA088C">
        <w:rPr>
          <w:rFonts w:ascii="Arial" w:hAnsi="Arial" w:cs="Arial"/>
        </w:rPr>
        <w:t xml:space="preserve">reach-to-grasp </w:t>
      </w:r>
      <w:r w:rsidR="009511CE">
        <w:rPr>
          <w:rFonts w:ascii="Arial" w:hAnsi="Arial" w:cs="Arial"/>
        </w:rPr>
        <w:t xml:space="preserve">neuroprosthetic </w:t>
      </w:r>
      <w:r>
        <w:rPr>
          <w:rFonts w:ascii="Arial" w:hAnsi="Arial" w:cs="Arial"/>
        </w:rPr>
        <w:t>control for over 7 months</w:t>
      </w:r>
      <w:r w:rsidR="00E97010">
        <w:rPr>
          <w:rFonts w:ascii="Arial" w:hAnsi="Arial" w:cs="Arial"/>
        </w:rPr>
        <w:t xml:space="preserve"> with a fixed </w:t>
      </w:r>
      <w:r w:rsidR="00A11872">
        <w:rPr>
          <w:rFonts w:ascii="Arial" w:hAnsi="Arial" w:cs="Arial"/>
        </w:rPr>
        <w:t xml:space="preserve">deep-learning based </w:t>
      </w:r>
      <w:r w:rsidR="00E97010">
        <w:rPr>
          <w:rFonts w:ascii="Arial" w:hAnsi="Arial" w:cs="Arial"/>
        </w:rPr>
        <w:t>decoder</w:t>
      </w:r>
      <w:r>
        <w:rPr>
          <w:rFonts w:ascii="Arial" w:hAnsi="Arial" w:cs="Arial"/>
        </w:rPr>
        <w:t>. Our findings indicate that ECoG signals</w:t>
      </w:r>
      <w:r w:rsidR="00D52298">
        <w:rPr>
          <w:rFonts w:ascii="Arial" w:hAnsi="Arial" w:cs="Arial"/>
        </w:rPr>
        <w:t xml:space="preserve"> </w:t>
      </w:r>
      <w:r>
        <w:rPr>
          <w:rFonts w:ascii="Arial" w:hAnsi="Arial" w:cs="Arial"/>
        </w:rPr>
        <w:t xml:space="preserve">can offer fundamental insight into the </w:t>
      </w:r>
      <w:r w:rsidR="00A01E5C">
        <w:rPr>
          <w:rFonts w:ascii="Arial" w:hAnsi="Arial" w:cs="Arial"/>
        </w:rPr>
        <w:t xml:space="preserve">relative representational </w:t>
      </w:r>
      <w:r>
        <w:rPr>
          <w:rFonts w:ascii="Arial" w:hAnsi="Arial" w:cs="Arial"/>
        </w:rPr>
        <w:t xml:space="preserve">stability of a repertoire of </w:t>
      </w:r>
      <w:r w:rsidR="008F700C">
        <w:rPr>
          <w:rFonts w:ascii="Arial" w:hAnsi="Arial" w:cs="Arial"/>
        </w:rPr>
        <w:t xml:space="preserve">well-rehearsed </w:t>
      </w:r>
      <w:r>
        <w:rPr>
          <w:rFonts w:ascii="Arial" w:hAnsi="Arial" w:cs="Arial"/>
        </w:rPr>
        <w:t>actions</w:t>
      </w:r>
      <w:r w:rsidR="008F700C">
        <w:rPr>
          <w:rFonts w:ascii="Arial" w:hAnsi="Arial" w:cs="Arial"/>
        </w:rPr>
        <w:t xml:space="preserve"> in humans</w:t>
      </w:r>
      <w:r>
        <w:rPr>
          <w:rFonts w:ascii="Arial" w:hAnsi="Arial" w:cs="Arial"/>
        </w:rPr>
        <w:t xml:space="preserve"> as well as </w:t>
      </w:r>
      <w:r w:rsidR="00A01E5C">
        <w:rPr>
          <w:rFonts w:ascii="Arial" w:hAnsi="Arial" w:cs="Arial"/>
        </w:rPr>
        <w:t xml:space="preserve">how </w:t>
      </w:r>
      <w:r w:rsidR="00BC3D6C">
        <w:rPr>
          <w:rFonts w:ascii="Arial" w:hAnsi="Arial" w:cs="Arial"/>
        </w:rPr>
        <w:t xml:space="preserve">their statistics </w:t>
      </w:r>
      <w:r w:rsidR="00A01E5C">
        <w:rPr>
          <w:rFonts w:ascii="Arial" w:hAnsi="Arial" w:cs="Arial"/>
        </w:rPr>
        <w:t xml:space="preserve">can be </w:t>
      </w:r>
      <w:r w:rsidR="006D1170">
        <w:rPr>
          <w:rFonts w:ascii="Arial" w:hAnsi="Arial" w:cs="Arial"/>
        </w:rPr>
        <w:t>adapted</w:t>
      </w:r>
      <w:r w:rsidR="00A01E5C">
        <w:rPr>
          <w:rFonts w:ascii="Arial" w:hAnsi="Arial" w:cs="Arial"/>
        </w:rPr>
        <w:t xml:space="preserve">, despite net representational </w:t>
      </w:r>
      <w:r w:rsidR="00536162">
        <w:rPr>
          <w:rFonts w:ascii="Arial" w:hAnsi="Arial" w:cs="Arial"/>
        </w:rPr>
        <w:t>drift</w:t>
      </w:r>
      <w:r w:rsidR="00A01E5C">
        <w:rPr>
          <w:rFonts w:ascii="Arial" w:hAnsi="Arial" w:cs="Arial"/>
        </w:rPr>
        <w:t xml:space="preserve">, for novel contextual learning. </w:t>
      </w:r>
      <w:bookmarkStart w:id="16" w:name="_Hlk138179688"/>
      <w:r>
        <w:rPr>
          <w:rFonts w:ascii="Arial" w:hAnsi="Arial" w:cs="Arial"/>
        </w:rPr>
        <w:t>This also enable</w:t>
      </w:r>
      <w:r w:rsidR="00FC014C">
        <w:rPr>
          <w:rFonts w:ascii="Arial" w:hAnsi="Arial" w:cs="Arial"/>
        </w:rPr>
        <w:t>d</w:t>
      </w:r>
      <w:r>
        <w:rPr>
          <w:rFonts w:ascii="Arial" w:hAnsi="Arial" w:cs="Arial"/>
        </w:rPr>
        <w:t xml:space="preserve"> highly clinically relevant long-term stable neuroprosthetic control</w:t>
      </w:r>
      <w:r w:rsidR="00774DF5">
        <w:rPr>
          <w:rFonts w:ascii="Arial" w:hAnsi="Arial" w:cs="Arial"/>
        </w:rPr>
        <w:t xml:space="preserve">, resembling </w:t>
      </w:r>
      <w:r w:rsidR="009511CE">
        <w:rPr>
          <w:rFonts w:ascii="Arial" w:hAnsi="Arial" w:cs="Arial"/>
        </w:rPr>
        <w:t xml:space="preserve">the </w:t>
      </w:r>
      <w:r>
        <w:rPr>
          <w:rFonts w:ascii="Arial" w:hAnsi="Arial" w:cs="Arial"/>
        </w:rPr>
        <w:t>consolidat</w:t>
      </w:r>
      <w:r w:rsidR="009511CE">
        <w:rPr>
          <w:rFonts w:ascii="Arial" w:hAnsi="Arial" w:cs="Arial"/>
        </w:rPr>
        <w:t>ion of</w:t>
      </w:r>
      <w:r>
        <w:rPr>
          <w:rFonts w:ascii="Arial" w:hAnsi="Arial" w:cs="Arial"/>
        </w:rPr>
        <w:t xml:space="preserve"> skilled </w:t>
      </w:r>
      <w:r w:rsidR="009511CE">
        <w:rPr>
          <w:rFonts w:ascii="Arial" w:hAnsi="Arial" w:cs="Arial"/>
        </w:rPr>
        <w:t xml:space="preserve">movement </w:t>
      </w:r>
      <w:r>
        <w:rPr>
          <w:rFonts w:ascii="Arial" w:hAnsi="Arial" w:cs="Arial"/>
        </w:rPr>
        <w:t>control in able</w:t>
      </w:r>
      <w:r w:rsidR="000E72B1">
        <w:rPr>
          <w:rFonts w:ascii="Arial" w:hAnsi="Arial" w:cs="Arial"/>
        </w:rPr>
        <w:t>-</w:t>
      </w:r>
      <w:r>
        <w:rPr>
          <w:rFonts w:ascii="Arial" w:hAnsi="Arial" w:cs="Arial"/>
        </w:rPr>
        <w:t xml:space="preserve">bodied subjects. </w:t>
      </w:r>
    </w:p>
    <w:bookmarkEnd w:id="1"/>
    <w:bookmarkEnd w:id="2"/>
    <w:bookmarkEnd w:id="5"/>
    <w:bookmarkEnd w:id="16"/>
    <w:p w14:paraId="52EE71F1" w14:textId="60B4C1AF" w:rsidR="0042504E" w:rsidRDefault="0042504E" w:rsidP="00B77F48">
      <w:pPr>
        <w:spacing w:line="288" w:lineRule="auto"/>
        <w:contextualSpacing/>
        <w:jc w:val="both"/>
        <w:rPr>
          <w:rFonts w:ascii="Arial" w:hAnsi="Arial" w:cs="Arial"/>
          <w:b/>
          <w:bCs/>
        </w:rPr>
      </w:pPr>
    </w:p>
    <w:p w14:paraId="160A1A41" w14:textId="77777777" w:rsidR="0024194C" w:rsidRDefault="0024194C">
      <w:pPr>
        <w:rPr>
          <w:rFonts w:ascii="Arial" w:hAnsi="Arial" w:cs="Arial"/>
          <w:b/>
          <w:bCs/>
          <w:sz w:val="28"/>
          <w:szCs w:val="28"/>
        </w:rPr>
      </w:pPr>
      <w:r>
        <w:rPr>
          <w:rFonts w:ascii="Arial" w:hAnsi="Arial" w:cs="Arial"/>
          <w:b/>
          <w:bCs/>
          <w:sz w:val="28"/>
          <w:szCs w:val="28"/>
        </w:rPr>
        <w:br w:type="page"/>
      </w:r>
    </w:p>
    <w:p w14:paraId="4A25641F" w14:textId="77777777" w:rsidR="002200FF" w:rsidRPr="005C6327" w:rsidRDefault="002200FF" w:rsidP="002200FF">
      <w:pPr>
        <w:spacing w:line="288" w:lineRule="auto"/>
        <w:contextualSpacing/>
        <w:jc w:val="both"/>
        <w:rPr>
          <w:rFonts w:ascii="Arial" w:hAnsi="Arial" w:cs="Arial"/>
          <w:b/>
          <w:bCs/>
          <w:sz w:val="28"/>
          <w:szCs w:val="28"/>
        </w:rPr>
      </w:pPr>
      <w:r w:rsidRPr="005C6327">
        <w:rPr>
          <w:rFonts w:ascii="Arial" w:hAnsi="Arial" w:cs="Arial"/>
          <w:b/>
          <w:bCs/>
          <w:sz w:val="28"/>
          <w:szCs w:val="28"/>
        </w:rPr>
        <w:lastRenderedPageBreak/>
        <w:t xml:space="preserve">Results </w:t>
      </w:r>
    </w:p>
    <w:p w14:paraId="177ED175" w14:textId="77777777" w:rsidR="002200FF" w:rsidRPr="005C6327" w:rsidRDefault="002200FF" w:rsidP="002200FF">
      <w:pPr>
        <w:spacing w:line="288" w:lineRule="auto"/>
        <w:contextualSpacing/>
        <w:jc w:val="both"/>
        <w:rPr>
          <w:rFonts w:ascii="Arial" w:hAnsi="Arial" w:cs="Arial"/>
          <w:b/>
          <w:bCs/>
          <w:sz w:val="24"/>
          <w:szCs w:val="24"/>
        </w:rPr>
      </w:pPr>
      <w:r w:rsidRPr="005C6327">
        <w:rPr>
          <w:rFonts w:ascii="Arial" w:hAnsi="Arial" w:cs="Arial"/>
          <w:b/>
          <w:bCs/>
          <w:sz w:val="24"/>
          <w:szCs w:val="24"/>
        </w:rPr>
        <w:t>ECoG recordings of imagined whole-body movements</w:t>
      </w:r>
    </w:p>
    <w:p w14:paraId="59875E8A" w14:textId="2340F661" w:rsidR="00E430A5" w:rsidRDefault="002200FF" w:rsidP="00E430A5">
      <w:pPr>
        <w:spacing w:line="288" w:lineRule="auto"/>
        <w:contextualSpacing/>
        <w:jc w:val="both"/>
        <w:rPr>
          <w:rFonts w:ascii="Arial" w:eastAsiaTheme="minorEastAsia" w:hAnsi="Arial" w:cs="Arial"/>
        </w:rPr>
      </w:pPr>
      <w:r>
        <w:rPr>
          <w:rFonts w:ascii="Arial" w:hAnsi="Arial" w:cs="Arial"/>
        </w:rPr>
        <w:t>We recorded 128</w:t>
      </w:r>
      <w:r w:rsidR="000E72B1">
        <w:rPr>
          <w:rFonts w:ascii="Arial" w:hAnsi="Arial" w:cs="Arial"/>
        </w:rPr>
        <w:t>-</w:t>
      </w:r>
      <w:r>
        <w:rPr>
          <w:rFonts w:ascii="Arial" w:hAnsi="Arial" w:cs="Arial"/>
        </w:rPr>
        <w:t>channel electrocorticographic activity (ECoG) from sensorimotor cortex in two subjects (Fig. 1A) as part of the ongoing BRAVO clinical trial at UCSF (</w:t>
      </w:r>
      <w:r w:rsidRPr="00051509">
        <w:rPr>
          <w:rFonts w:ascii="Arial" w:hAnsi="Arial" w:cs="Arial"/>
        </w:rPr>
        <w:t>NCT03698149)</w:t>
      </w:r>
      <w:r>
        <w:rPr>
          <w:rFonts w:ascii="Arial" w:hAnsi="Arial" w:cs="Arial"/>
        </w:rPr>
        <w:t xml:space="preserve">. The first subject (B1) is a right-handed male with severe tetraparesis and anarthria due to a brain-stem stroke. The second subject (B2) was a right-handed male with end-stage ALS and completely paralyzed, from whom we had a limited window to record ECoG activity. The grid of ECoG channels was placed on the hemisphere contralateral to the dominant hand. Raw activity was filtered, and power was computed in three canonical sensorimotor frequencies of interest: </w:t>
      </w:r>
      <m:oMath>
        <m:r>
          <w:rPr>
            <w:rFonts w:ascii="Cambria Math" w:hAnsi="Cambria Math" w:cs="Arial"/>
          </w:rPr>
          <m:t>δ-0.5 to 4Hz,  β-12 to 30Hz</m:t>
        </m:r>
        <m:r>
          <w:rPr>
            <w:rFonts w:ascii="Cambria Math" w:eastAsiaTheme="minorEastAsia" w:hAnsi="Cambria Math" w:cs="Arial"/>
          </w:rPr>
          <m:t xml:space="preserve"> </m:t>
        </m:r>
      </m:oMath>
      <w:r>
        <w:rPr>
          <w:rFonts w:ascii="Arial" w:hAnsi="Arial" w:cs="Arial"/>
        </w:rPr>
        <w:t>and</w:t>
      </w:r>
      <w:r>
        <w:rPr>
          <w:rFonts w:ascii="Arial" w:eastAsiaTheme="minorEastAsia" w:hAnsi="Arial" w:cs="Arial"/>
        </w:rPr>
        <w:t xml:space="preserve"> </w:t>
      </w:r>
      <m:oMath>
        <m:sSub>
          <m:sSubPr>
            <m:ctrlPr>
              <w:rPr>
                <w:rFonts w:ascii="Cambria Math" w:hAnsi="Cambria Math" w:cs="Arial"/>
                <w:i/>
              </w:rPr>
            </m:ctrlPr>
          </m:sSubPr>
          <m:e>
            <m:r>
              <w:rPr>
                <w:rFonts w:ascii="Cambria Math" w:hAnsi="Cambria Math" w:cs="Arial"/>
              </w:rPr>
              <m:t>γ</m:t>
            </m:r>
          </m:e>
          <m:sub>
            <m:r>
              <w:rPr>
                <w:rFonts w:ascii="Cambria Math" w:hAnsi="Cambria Math" w:cs="Arial"/>
              </w:rPr>
              <m:t>H</m:t>
            </m:r>
          </m:sub>
        </m:sSub>
        <m:r>
          <w:rPr>
            <w:rFonts w:ascii="Cambria Math" w:hAnsi="Cambria Math" w:cs="Arial"/>
          </w:rPr>
          <m:t>-70 to 150Hz</m:t>
        </m:r>
      </m:oMath>
      <w:r>
        <w:rPr>
          <w:rFonts w:ascii="Arial" w:eastAsiaTheme="minorEastAsia" w:hAnsi="Arial" w:cs="Arial"/>
        </w:rPr>
        <w:t xml:space="preserve"> </w:t>
      </w:r>
      <w:r>
        <w:rPr>
          <w:rFonts w:ascii="Arial" w:eastAsiaTheme="minorEastAsia" w:hAnsi="Arial" w:cs="Arial"/>
        </w:rPr>
        <w:fldChar w:fldCharType="begin"/>
      </w:r>
      <w:r>
        <w:rPr>
          <w:rFonts w:ascii="Arial" w:eastAsiaTheme="minorEastAsia" w:hAnsi="Arial" w:cs="Arial"/>
        </w:rPr>
        <w:instrText xml:space="preserve"> ADDIN EN.CITE &lt;EndNote&gt;&lt;Cite&gt;&lt;Author&gt;Natraj&lt;/Author&gt;&lt;Year&gt;2022&lt;/Year&gt;&lt;RecNum&gt;287&lt;/RecNum&gt;&lt;DisplayText&gt;(Silversmith et al., 2021; Natraj et al., 2022)&lt;/DisplayText&gt;&lt;record&gt;&lt;rec-number&gt;287&lt;/rec-number&gt;&lt;foreign-keys&gt;&lt;key app="EN" db-id="095vzf2zzvarpaezad9xw50uwvzwsd59edf9" timestamp="1672043720"&gt;287&lt;/key&gt;&lt;/foreign-keys&gt;&lt;ref-type name="Journal Article"&gt;17&lt;/ref-type&gt;&lt;contributors&gt;&lt;authors&gt;&lt;author&gt;Natraj, Nikhilesh&lt;/author&gt;&lt;author&gt;Silversmith, Daniel B&lt;/author&gt;&lt;author&gt;Chang, Edward F&lt;/author&gt;&lt;author&gt;Ganguly, Karunesh&lt;/author&gt;&lt;/authors&gt;&lt;/contributors&gt;&lt;titles&gt;&lt;title&gt;Compartmentalized dynamics within a common multi-area mesoscale manifold represent a repertoire of human hand movements&lt;/title&gt;&lt;secondary-title&gt;Neuron&lt;/secondary-title&gt;&lt;/titles&gt;&lt;periodical&gt;&lt;full-title&gt;Neuron&lt;/full-title&gt;&lt;/periodical&gt;&lt;pages&gt;154-174. e12&lt;/pages&gt;&lt;volume&gt;110&lt;/volume&gt;&lt;number&gt;1&lt;/number&gt;&lt;dates&gt;&lt;year&gt;2022&lt;/year&gt;&lt;/dates&gt;&lt;isbn&gt;0896-6273&lt;/isbn&gt;&lt;urls&gt;&lt;/urls&gt;&lt;/record&gt;&lt;/Cite&gt;&lt;Cite&gt;&lt;Author&gt;Silversmith&lt;/Author&gt;&lt;Year&gt;2021&lt;/Year&gt;&lt;RecNum&gt;97&lt;/RecNum&gt;&lt;record&gt;&lt;rec-number&gt;97&lt;/rec-number&gt;&lt;foreign-keys&gt;&lt;key app="EN" db-id="095vzf2zzvarpaezad9xw50uwvzwsd59edf9" timestamp="1607899545"&gt;97&lt;/key&gt;&lt;/foreign-keys&gt;&lt;ref-type name="Journal Article"&gt;17&lt;/ref-type&gt;&lt;contributors&gt;&lt;authors&gt;&lt;author&gt;Silversmith, Daniel B&lt;/author&gt;&lt;author&gt;Abiri, Reza&lt;/author&gt;&lt;author&gt;Hardy, Nicholas F&lt;/author&gt;&lt;author&gt;Natraj, Nikhilesh&lt;/author&gt;&lt;author&gt;Tu-Chan, Adelyn&lt;/author&gt;&lt;author&gt;Chang, Edward F&lt;/author&gt;&lt;author&gt;Ganguly, Karunesh&lt;/author&gt;&lt;/authors&gt;&lt;/contributors&gt;&lt;titles&gt;&lt;title&gt;Plug-and-play control of a brain–computer interface through neural map stabilization&lt;/title&gt;&lt;secondary-title&gt;Nature Biotechnology&lt;/secondary-title&gt;&lt;/titles&gt;&lt;periodical&gt;&lt;full-title&gt;Nature Biotechnology&lt;/full-title&gt;&lt;/periodical&gt;&lt;pages&gt;326-335&lt;/pages&gt;&lt;volume&gt;39 &lt;/volume&gt;&lt;number&gt;3&lt;/number&gt;&lt;dates&gt;&lt;year&gt;2021&lt;/year&gt;&lt;/dates&gt;&lt;isbn&gt;1546-1696&lt;/isbn&gt;&lt;urls&gt;&lt;/urls&gt;&lt;/record&gt;&lt;/Cite&gt;&lt;/EndNote&gt;</w:instrText>
      </w:r>
      <w:r>
        <w:rPr>
          <w:rFonts w:ascii="Arial" w:eastAsiaTheme="minorEastAsia" w:hAnsi="Arial" w:cs="Arial"/>
        </w:rPr>
        <w:fldChar w:fldCharType="separate"/>
      </w:r>
      <w:r>
        <w:rPr>
          <w:rFonts w:ascii="Arial" w:eastAsiaTheme="minorEastAsia" w:hAnsi="Arial" w:cs="Arial"/>
          <w:noProof/>
        </w:rPr>
        <w:t>(Silversmith et al., 2021; Natraj et al., 2022)</w:t>
      </w:r>
      <w:r>
        <w:rPr>
          <w:rFonts w:ascii="Arial" w:eastAsiaTheme="minorEastAsia" w:hAnsi="Arial" w:cs="Arial"/>
        </w:rPr>
        <w:fldChar w:fldCharType="end"/>
      </w:r>
      <w:r>
        <w:rPr>
          <w:rFonts w:ascii="Arial" w:eastAsiaTheme="minorEastAsia" w:hAnsi="Arial" w:cs="Arial"/>
        </w:rPr>
        <w:t xml:space="preserve">. Subjects were instructed to imagine performing whole-body movements </w:t>
      </w:r>
      <w:r w:rsidR="00D1644E">
        <w:rPr>
          <w:rFonts w:ascii="Arial" w:eastAsiaTheme="minorEastAsia" w:hAnsi="Arial" w:cs="Arial"/>
        </w:rPr>
        <w:fldChar w:fldCharType="begin"/>
      </w:r>
      <w:r w:rsidR="00D1644E">
        <w:rPr>
          <w:rFonts w:ascii="Arial" w:eastAsiaTheme="minorEastAsia" w:hAnsi="Arial" w:cs="Arial"/>
        </w:rPr>
        <w:instrText xml:space="preserve"> ADDIN EN.CITE &lt;EndNote&gt;&lt;Cite&gt;&lt;Author&gt;Willett&lt;/Author&gt;&lt;Year&gt;2020&lt;/Year&gt;&lt;RecNum&gt;36&lt;/RecNum&gt;&lt;DisplayText&gt;(Willett et al., 2020)&lt;/DisplayText&gt;&lt;record&gt;&lt;rec-number&gt;36&lt;/rec-number&gt;&lt;foreign-keys&gt;&lt;key app="EN" db-id="095vzf2zzvarpaezad9xw50uwvzwsd59edf9" timestamp="1588479286"&gt;36&lt;/key&gt;&lt;/foreign-keys&gt;&lt;ref-type name="Journal Article"&gt;17&lt;/ref-type&gt;&lt;contributors&gt;&lt;authors&gt;&lt;author&gt;Willett, Francis R&lt;/author&gt;&lt;author&gt;Deo, Darrel R&lt;/author&gt;&lt;author&gt;Avansino, Donald T&lt;/author&gt;&lt;author&gt;Rezaii, Paymon&lt;/author&gt;&lt;author&gt;Hochberg, Leigh R&lt;/author&gt;&lt;author&gt;Henderson, Jaimie M&lt;/author&gt;&lt;author&gt;Shenoy, Krishna V&lt;/author&gt;&lt;/authors&gt;&lt;/contributors&gt;&lt;titles&gt;&lt;title&gt;Hand Knob Area of Premotor Cortex Represents the Whole Body in a Compositional Way&lt;/title&gt;&lt;secondary-title&gt;Cell&lt;/secondary-title&gt;&lt;/titles&gt;&lt;periodical&gt;&lt;full-title&gt;Cell&lt;/full-title&gt;&lt;/periodical&gt;&lt;pages&gt;396-409&lt;/pages&gt;&lt;volume&gt;181(2)&lt;/volume&gt;&lt;dates&gt;&lt;year&gt;2020&lt;/year&gt;&lt;/dates&gt;&lt;isbn&gt;0092-8674&lt;/isbn&gt;&lt;urls&gt;&lt;/urls&gt;&lt;/record&gt;&lt;/Cite&gt;&lt;/EndNote&gt;</w:instrText>
      </w:r>
      <w:r w:rsidR="00D1644E">
        <w:rPr>
          <w:rFonts w:ascii="Arial" w:eastAsiaTheme="minorEastAsia" w:hAnsi="Arial" w:cs="Arial"/>
        </w:rPr>
        <w:fldChar w:fldCharType="separate"/>
      </w:r>
      <w:r w:rsidR="00D1644E">
        <w:rPr>
          <w:rFonts w:ascii="Arial" w:eastAsiaTheme="minorEastAsia" w:hAnsi="Arial" w:cs="Arial"/>
          <w:noProof/>
        </w:rPr>
        <w:t>(Willett et al., 2020)</w:t>
      </w:r>
      <w:r w:rsidR="00D1644E">
        <w:rPr>
          <w:rFonts w:ascii="Arial" w:eastAsiaTheme="minorEastAsia" w:hAnsi="Arial" w:cs="Arial"/>
        </w:rPr>
        <w:fldChar w:fldCharType="end"/>
      </w:r>
      <w:r w:rsidR="00D1644E">
        <w:rPr>
          <w:rFonts w:ascii="Arial" w:eastAsiaTheme="minorEastAsia" w:hAnsi="Arial" w:cs="Arial"/>
        </w:rPr>
        <w:t xml:space="preserve"> </w:t>
      </w:r>
      <w:r w:rsidR="00D1644E">
        <w:rPr>
          <w:rFonts w:ascii="Arial" w:eastAsiaTheme="minorEastAsia" w:hAnsi="Arial" w:cs="Arial"/>
        </w:rPr>
        <w:fldChar w:fldCharType="begin">
          <w:fldData xml:space="preserve">PEVuZE5vdGU+PENpdGU+PEF1dGhvcj5EZWdlbmhhcnQ8L0F1dGhvcj48WWVhcj4yMDE4PC9ZZWFy
PjxSZWNOdW0+MTU2PC9SZWNOdW0+PERpc3BsYXlUZXh0PihIb2NoYmVyZyBldCBhbC4sIDIwMDY7
IERlZ2VuaGFydCBldCBhbC4sIDIwMTgpPC9EaXNwbGF5VGV4dD48cmVjb3JkPjxyZWMtbnVtYmVy
PjE1NjwvcmVjLW51bWJlcj48Zm9yZWlnbi1rZXlzPjxrZXkgYXBwPSJFTiIgZGItaWQ9IjA5NXZ6
ZjJ6enZhcnBhZXphZDl4dzUwdXd2endzZDU5ZWRmOSIgdGltZXN0YW1wPSIxNjE5MTU5MzE3Ij4x
NTY8L2tleT48L2ZvcmVpZ24ta2V5cz48cmVmLXR5cGUgbmFtZT0iSm91cm5hbCBBcnRpY2xlIj4x
NzwvcmVmLXR5cGU+PGNvbnRyaWJ1dG9ycz48YXV0aG9ycz48YXV0aG9yPkRlZ2VuaGFydCwgQWxh
biBEPC9hdXRob3I+PGF1dGhvcj5IaXJlbWF0aCwgU2hpdmF5b2dpIFY8L2F1dGhvcj48YXV0aG9y
PllhbmcsIFlpbmc8L2F1dGhvcj48YXV0aG9yPkZvbGRlcywgU3RlcGhlbjwvYXV0aG9yPjxhdXRo
b3I+Q29sbGluZ2VyLCBKZW5uaWZlciBMPC9hdXRob3I+PGF1dGhvcj5Cb25pbmdlciwgTWljaGFl
bDwvYXV0aG9yPjxhdXRob3I+VHlsZXItS2FiYXJhLCBFbGl6YWJldGggQzwvYXV0aG9yPjxhdXRo
b3I+V2FuZywgV2VpPC9hdXRob3I+PC9hdXRob3JzPjwvY29udHJpYnV0b3JzPjx0aXRsZXM+PHRp
dGxlPlJlbWFwcGluZyBjb3J0aWNhbCBtb2R1bGF0aW9uIGZvciBlbGVjdHJvY29ydGljb2dyYXBo
aWMgYnJhaW7igJNjb21wdXRlciBpbnRlcmZhY2VzOiBhIHNvbWF0b3RvcHktYmFzZWQgYXBwcm9h
Y2ggaW4gaW5kaXZpZHVhbHMgd2l0aCB1cHBlci1saW1iIHBhcmFseXNpczwvdGl0bGU+PHNlY29u
ZGFyeS10aXRsZT5Kb3VybmFsIG9mIG5ldXJhbCBlbmdpbmVlcmluZzwvc2Vjb25kYXJ5LXRpdGxl
PjwvdGl0bGVzPjxwZXJpb2RpY2FsPjxmdWxsLXRpdGxlPkpvdXJuYWwgb2YgbmV1cmFsIGVuZ2lu
ZWVyaW5nPC9mdWxsLXRpdGxlPjwvcGVyaW9kaWNhbD48cGFnZXM+MDI2MDIxPC9wYWdlcz48dm9s
dW1lPjE1PC92b2x1bWU+PG51bWJlcj4yPC9udW1iZXI+PGRhdGVzPjx5ZWFyPjIwMTg8L3llYXI+
PC9kYXRlcz48aXNibj4xNzQxLTI1NTI8L2lzYm4+PHVybHM+PC91cmxzPjwvcmVjb3JkPjwvQ2l0
ZT48Q2l0ZT48QXV0aG9yPkhvY2hiZXJnPC9BdXRob3I+PFllYXI+MjAwNjwvWWVhcj48UmVjTnVt
PjM5MjwvUmVjTnVtPjxyZWNvcmQ+PHJlYy1udW1iZXI+MzkyPC9yZWMtbnVtYmVyPjxmb3JlaWdu
LWtleXM+PGtleSBhcHA9IkVOIiBkYi1pZD0iMDk1dnpmMnp6dmFycGFlemFkOXh3NTB1d3Z6d3Nk
NTllZGY5IiB0aW1lc3RhbXA9IjE2ODk0MjU2NjgiPjM5Mjwva2V5PjwvZm9yZWlnbi1rZXlzPjxy
ZWYtdHlwZSBuYW1lPSJKb3VybmFsIEFydGljbGUiPjE3PC9yZWYtdHlwZT48Y29udHJpYnV0b3Jz
PjxhdXRob3JzPjxhdXRob3I+SG9jaGJlcmcsIExlaWdoIFI8L2F1dGhvcj48YXV0aG9yPlNlcnJ1
eWEsIE1pamFpbCBEPC9hdXRob3I+PGF1dGhvcj5GcmllaHMsIEdlcmhhcmQgTTwvYXV0aG9yPjxh
dXRob3I+TXVrYW5kLCBKb24gQTwvYXV0aG9yPjxhdXRob3I+U2FsZWgsIE1hcnlhbTwvYXV0aG9y
PjxhdXRob3I+Q2FwbGFuLCBBYnJhaGFtIEg8L2F1dGhvcj48YXV0aG9yPkJyYW5uZXIsIEFsbXV0
PC9hdXRob3I+PGF1dGhvcj5DaGVuLCBEYXZpZDwvYXV0aG9yPjxhdXRob3I+UGVubiwgUmljaGFy
ZCBEPC9hdXRob3I+PGF1dGhvcj5Eb25vZ2h1ZSwgSm9obiBQPC9hdXRob3I+PC9hdXRob3JzPjwv
Y29udHJpYnV0b3JzPjx0aXRsZXM+PHRpdGxlPk5ldXJvbmFsIGVuc2VtYmxlIGNvbnRyb2wgb2Yg
cHJvc3RoZXRpYyBkZXZpY2VzIGJ5IGEgaHVtYW4gd2l0aCB0ZXRyYXBsZWdpYTwvdGl0bGU+PHNl
Y29uZGFyeS10aXRsZT5OYXR1cmU8L3NlY29uZGFyeS10aXRsZT48L3RpdGxlcz48cGVyaW9kaWNh
bD48ZnVsbC10aXRsZT5OYXR1cmU8L2Z1bGwtdGl0bGU+PC9wZXJpb2RpY2FsPjxwYWdlcz4xNjQt
MTcxPC9wYWdlcz48dm9sdW1lPjQ0Mjwvdm9sdW1lPjxudW1iZXI+NzA5OTwvbnVtYmVyPjxkYXRl
cz48eWVhcj4yMDA2PC95ZWFyPjwvZGF0ZXM+PGlzYm4+MDAyOC0wODM2PC9pc2JuPjx1cmxzPjwv
dXJscz48L3JlY29yZD48L0NpdGU+PC9FbmROb3RlPn==
</w:fldData>
        </w:fldChar>
      </w:r>
      <w:r w:rsidR="00D1644E">
        <w:rPr>
          <w:rFonts w:ascii="Arial" w:eastAsiaTheme="minorEastAsia" w:hAnsi="Arial" w:cs="Arial"/>
        </w:rPr>
        <w:instrText xml:space="preserve"> ADDIN EN.CITE </w:instrText>
      </w:r>
      <w:r w:rsidR="00D1644E">
        <w:rPr>
          <w:rFonts w:ascii="Arial" w:eastAsiaTheme="minorEastAsia" w:hAnsi="Arial" w:cs="Arial"/>
        </w:rPr>
        <w:fldChar w:fldCharType="begin">
          <w:fldData xml:space="preserve">PEVuZE5vdGU+PENpdGU+PEF1dGhvcj5EZWdlbmhhcnQ8L0F1dGhvcj48WWVhcj4yMDE4PC9ZZWFy
PjxSZWNOdW0+MTU2PC9SZWNOdW0+PERpc3BsYXlUZXh0PihIb2NoYmVyZyBldCBhbC4sIDIwMDY7
IERlZ2VuaGFydCBldCBhbC4sIDIwMTgpPC9EaXNwbGF5VGV4dD48cmVjb3JkPjxyZWMtbnVtYmVy
PjE1NjwvcmVjLW51bWJlcj48Zm9yZWlnbi1rZXlzPjxrZXkgYXBwPSJFTiIgZGItaWQ9IjA5NXZ6
ZjJ6enZhcnBhZXphZDl4dzUwdXd2endzZDU5ZWRmOSIgdGltZXN0YW1wPSIxNjE5MTU5MzE3Ij4x
NTY8L2tleT48L2ZvcmVpZ24ta2V5cz48cmVmLXR5cGUgbmFtZT0iSm91cm5hbCBBcnRpY2xlIj4x
NzwvcmVmLXR5cGU+PGNvbnRyaWJ1dG9ycz48YXV0aG9ycz48YXV0aG9yPkRlZ2VuaGFydCwgQWxh
biBEPC9hdXRob3I+PGF1dGhvcj5IaXJlbWF0aCwgU2hpdmF5b2dpIFY8L2F1dGhvcj48YXV0aG9y
PllhbmcsIFlpbmc8L2F1dGhvcj48YXV0aG9yPkZvbGRlcywgU3RlcGhlbjwvYXV0aG9yPjxhdXRo
b3I+Q29sbGluZ2VyLCBKZW5uaWZlciBMPC9hdXRob3I+PGF1dGhvcj5Cb25pbmdlciwgTWljaGFl
bDwvYXV0aG9yPjxhdXRob3I+VHlsZXItS2FiYXJhLCBFbGl6YWJldGggQzwvYXV0aG9yPjxhdXRo
b3I+V2FuZywgV2VpPC9hdXRob3I+PC9hdXRob3JzPjwvY29udHJpYnV0b3JzPjx0aXRsZXM+PHRp
dGxlPlJlbWFwcGluZyBjb3J0aWNhbCBtb2R1bGF0aW9uIGZvciBlbGVjdHJvY29ydGljb2dyYXBo
aWMgYnJhaW7igJNjb21wdXRlciBpbnRlcmZhY2VzOiBhIHNvbWF0b3RvcHktYmFzZWQgYXBwcm9h
Y2ggaW4gaW5kaXZpZHVhbHMgd2l0aCB1cHBlci1saW1iIHBhcmFseXNpczwvdGl0bGU+PHNlY29u
ZGFyeS10aXRsZT5Kb3VybmFsIG9mIG5ldXJhbCBlbmdpbmVlcmluZzwvc2Vjb25kYXJ5LXRpdGxl
PjwvdGl0bGVzPjxwZXJpb2RpY2FsPjxmdWxsLXRpdGxlPkpvdXJuYWwgb2YgbmV1cmFsIGVuZ2lu
ZWVyaW5nPC9mdWxsLXRpdGxlPjwvcGVyaW9kaWNhbD48cGFnZXM+MDI2MDIxPC9wYWdlcz48dm9s
dW1lPjE1PC92b2x1bWU+PG51bWJlcj4yPC9udW1iZXI+PGRhdGVzPjx5ZWFyPjIwMTg8L3llYXI+
PC9kYXRlcz48aXNibj4xNzQxLTI1NTI8L2lzYm4+PHVybHM+PC91cmxzPjwvcmVjb3JkPjwvQ2l0
ZT48Q2l0ZT48QXV0aG9yPkhvY2hiZXJnPC9BdXRob3I+PFllYXI+MjAwNjwvWWVhcj48UmVjTnVt
PjM5MjwvUmVjTnVtPjxyZWNvcmQ+PHJlYy1udW1iZXI+MzkyPC9yZWMtbnVtYmVyPjxmb3JlaWdu
LWtleXM+PGtleSBhcHA9IkVOIiBkYi1pZD0iMDk1dnpmMnp6dmFycGFlemFkOXh3NTB1d3Z6d3Nk
NTllZGY5IiB0aW1lc3RhbXA9IjE2ODk0MjU2NjgiPjM5Mjwva2V5PjwvZm9yZWlnbi1rZXlzPjxy
ZWYtdHlwZSBuYW1lPSJKb3VybmFsIEFydGljbGUiPjE3PC9yZWYtdHlwZT48Y29udHJpYnV0b3Jz
PjxhdXRob3JzPjxhdXRob3I+SG9jaGJlcmcsIExlaWdoIFI8L2F1dGhvcj48YXV0aG9yPlNlcnJ1
eWEsIE1pamFpbCBEPC9hdXRob3I+PGF1dGhvcj5GcmllaHMsIEdlcmhhcmQgTTwvYXV0aG9yPjxh
dXRob3I+TXVrYW5kLCBKb24gQTwvYXV0aG9yPjxhdXRob3I+U2FsZWgsIE1hcnlhbTwvYXV0aG9y
PjxhdXRob3I+Q2FwbGFuLCBBYnJhaGFtIEg8L2F1dGhvcj48YXV0aG9yPkJyYW5uZXIsIEFsbXV0
PC9hdXRob3I+PGF1dGhvcj5DaGVuLCBEYXZpZDwvYXV0aG9yPjxhdXRob3I+UGVubiwgUmljaGFy
ZCBEPC9hdXRob3I+PGF1dGhvcj5Eb25vZ2h1ZSwgSm9obiBQPC9hdXRob3I+PC9hdXRob3JzPjwv
Y29udHJpYnV0b3JzPjx0aXRsZXM+PHRpdGxlPk5ldXJvbmFsIGVuc2VtYmxlIGNvbnRyb2wgb2Yg
cHJvc3RoZXRpYyBkZXZpY2VzIGJ5IGEgaHVtYW4gd2l0aCB0ZXRyYXBsZWdpYTwvdGl0bGU+PHNl
Y29uZGFyeS10aXRsZT5OYXR1cmU8L3NlY29uZGFyeS10aXRsZT48L3RpdGxlcz48cGVyaW9kaWNh
bD48ZnVsbC10aXRsZT5OYXR1cmU8L2Z1bGwtdGl0bGU+PC9wZXJpb2RpY2FsPjxwYWdlcz4xNjQt
MTcxPC9wYWdlcz48dm9sdW1lPjQ0Mjwvdm9sdW1lPjxudW1iZXI+NzA5OTwvbnVtYmVyPjxkYXRl
cz48eWVhcj4yMDA2PC95ZWFyPjwvZGF0ZXM+PGlzYm4+MDAyOC0wODM2PC9pc2JuPjx1cmxzPjwv
dXJscz48L3JlY29yZD48L0NpdGU+PC9FbmROb3RlPn==
</w:fldData>
        </w:fldChar>
      </w:r>
      <w:r w:rsidR="00D1644E">
        <w:rPr>
          <w:rFonts w:ascii="Arial" w:eastAsiaTheme="minorEastAsia" w:hAnsi="Arial" w:cs="Arial"/>
        </w:rPr>
        <w:instrText xml:space="preserve"> ADDIN EN.CITE.DATA </w:instrText>
      </w:r>
      <w:r w:rsidR="00D1644E">
        <w:rPr>
          <w:rFonts w:ascii="Arial" w:eastAsiaTheme="minorEastAsia" w:hAnsi="Arial" w:cs="Arial"/>
        </w:rPr>
      </w:r>
      <w:r w:rsidR="00D1644E">
        <w:rPr>
          <w:rFonts w:ascii="Arial" w:eastAsiaTheme="minorEastAsia" w:hAnsi="Arial" w:cs="Arial"/>
        </w:rPr>
        <w:fldChar w:fldCharType="end"/>
      </w:r>
      <w:r w:rsidR="00D1644E">
        <w:rPr>
          <w:rFonts w:ascii="Arial" w:eastAsiaTheme="minorEastAsia" w:hAnsi="Arial" w:cs="Arial"/>
        </w:rPr>
      </w:r>
      <w:r w:rsidR="00D1644E">
        <w:rPr>
          <w:rFonts w:ascii="Arial" w:eastAsiaTheme="minorEastAsia" w:hAnsi="Arial" w:cs="Arial"/>
        </w:rPr>
        <w:fldChar w:fldCharType="separate"/>
      </w:r>
      <w:r w:rsidR="00D1644E">
        <w:rPr>
          <w:rFonts w:ascii="Arial" w:eastAsiaTheme="minorEastAsia" w:hAnsi="Arial" w:cs="Arial"/>
          <w:noProof/>
        </w:rPr>
        <w:t>(Hochberg et al., 2006; Degenhart et al., 2018)</w:t>
      </w:r>
      <w:r w:rsidR="00D1644E">
        <w:rPr>
          <w:rFonts w:ascii="Arial" w:eastAsiaTheme="minorEastAsia" w:hAnsi="Arial" w:cs="Arial"/>
        </w:rPr>
        <w:fldChar w:fldCharType="end"/>
      </w:r>
      <w:r w:rsidR="00D1644E">
        <w:rPr>
          <w:rFonts w:ascii="Arial" w:eastAsiaTheme="minorEastAsia" w:hAnsi="Arial" w:cs="Arial"/>
        </w:rPr>
        <w:t xml:space="preserve"> </w:t>
      </w:r>
      <w:r>
        <w:rPr>
          <w:rFonts w:ascii="Arial" w:eastAsiaTheme="minorEastAsia" w:hAnsi="Arial" w:cs="Arial"/>
        </w:rPr>
        <w:t>in a trial-based design (Fig. 1</w:t>
      </w:r>
      <w:r w:rsidR="00053A44">
        <w:rPr>
          <w:rFonts w:ascii="Arial" w:eastAsiaTheme="minorEastAsia" w:hAnsi="Arial" w:cs="Arial"/>
        </w:rPr>
        <w:t>A-</w:t>
      </w:r>
      <w:r>
        <w:rPr>
          <w:rFonts w:ascii="Arial" w:eastAsiaTheme="minorEastAsia" w:hAnsi="Arial" w:cs="Arial"/>
        </w:rPr>
        <w:t xml:space="preserve">B). Trial averaged M1 (primary motor cortex) </w:t>
      </w:r>
      <m:oMath>
        <m:sSub>
          <m:sSubPr>
            <m:ctrlPr>
              <w:rPr>
                <w:rFonts w:ascii="Cambria Math" w:hAnsi="Cambria Math" w:cs="Arial"/>
                <w:i/>
              </w:rPr>
            </m:ctrlPr>
          </m:sSubPr>
          <m:e>
            <m:r>
              <w:rPr>
                <w:rFonts w:ascii="Cambria Math" w:hAnsi="Cambria Math" w:cs="Arial"/>
              </w:rPr>
              <m:t>γ</m:t>
            </m:r>
          </m:e>
          <m:sub>
            <m:r>
              <w:rPr>
                <w:rFonts w:ascii="Cambria Math" w:hAnsi="Cambria Math" w:cs="Arial"/>
              </w:rPr>
              <m:t>H</m:t>
            </m:r>
          </m:sub>
        </m:sSub>
      </m:oMath>
      <w:r>
        <w:rPr>
          <w:rFonts w:ascii="Arial" w:eastAsiaTheme="minorEastAsia" w:hAnsi="Arial" w:cs="Arial"/>
        </w:rPr>
        <w:t xml:space="preserve"> activity during the active period of the task (Fig. 1C and 1D, z-scored relative to a baseline period) revealed significant activity for whole-body movements. </w:t>
      </w:r>
      <w:r w:rsidR="00E430A5">
        <w:rPr>
          <w:rFonts w:ascii="Arial" w:eastAsiaTheme="minorEastAsia" w:hAnsi="Arial" w:cs="Arial"/>
        </w:rPr>
        <w:t xml:space="preserve">In B1 with whom we were able to capture a wider repertoire of movements, the magnitude of z-scored </w:t>
      </w:r>
      <m:oMath>
        <m:sSub>
          <m:sSubPr>
            <m:ctrlPr>
              <w:rPr>
                <w:rFonts w:ascii="Cambria Math" w:hAnsi="Cambria Math" w:cs="Arial"/>
                <w:i/>
              </w:rPr>
            </m:ctrlPr>
          </m:sSubPr>
          <m:e>
            <m:r>
              <w:rPr>
                <w:rFonts w:ascii="Cambria Math" w:hAnsi="Cambria Math" w:cs="Arial"/>
              </w:rPr>
              <m:t>γ</m:t>
            </m:r>
          </m:e>
          <m:sub>
            <m:r>
              <w:rPr>
                <w:rFonts w:ascii="Cambria Math" w:hAnsi="Cambria Math" w:cs="Arial"/>
              </w:rPr>
              <m:t>H</m:t>
            </m:r>
          </m:sub>
        </m:sSub>
      </m:oMath>
      <w:r w:rsidR="00E430A5">
        <w:rPr>
          <w:rFonts w:ascii="Arial" w:eastAsiaTheme="minorEastAsia" w:hAnsi="Arial" w:cs="Arial"/>
        </w:rPr>
        <w:t xml:space="preserve"> activity in M1 was suggestive of a somatotopic map (Fig. 1C).</w:t>
      </w:r>
      <w:r>
        <w:rPr>
          <w:rFonts w:ascii="Arial" w:eastAsiaTheme="minorEastAsia" w:hAnsi="Arial" w:cs="Arial"/>
        </w:rPr>
        <w:t xml:space="preserve"> Indeed, </w:t>
      </w:r>
      <m:oMath>
        <m:sSub>
          <m:sSubPr>
            <m:ctrlPr>
              <w:rPr>
                <w:rFonts w:ascii="Cambria Math" w:hAnsi="Cambria Math" w:cs="Arial"/>
                <w:i/>
              </w:rPr>
            </m:ctrlPr>
          </m:sSubPr>
          <m:e>
            <m:r>
              <w:rPr>
                <w:rFonts w:ascii="Cambria Math" w:hAnsi="Cambria Math" w:cs="Arial"/>
              </w:rPr>
              <m:t>γ</m:t>
            </m:r>
          </m:e>
          <m:sub>
            <m:r>
              <w:rPr>
                <w:rFonts w:ascii="Cambria Math" w:hAnsi="Cambria Math" w:cs="Arial"/>
              </w:rPr>
              <m:t>H</m:t>
            </m:r>
          </m:sub>
        </m:sSub>
      </m:oMath>
      <w:r>
        <w:rPr>
          <w:rFonts w:ascii="Arial" w:eastAsiaTheme="minorEastAsia" w:hAnsi="Arial" w:cs="Arial"/>
        </w:rPr>
        <w:t xml:space="preserve"> event-related potentials (ERPs) highlighted spatially distinct activity patterns for the movement repertoire</w:t>
      </w:r>
      <w:r w:rsidR="00FA23D9">
        <w:rPr>
          <w:rFonts w:ascii="Arial" w:eastAsiaTheme="minorEastAsia" w:hAnsi="Arial" w:cs="Arial"/>
        </w:rPr>
        <w:t>. This is</w:t>
      </w:r>
      <w:r>
        <w:rPr>
          <w:rFonts w:ascii="Arial" w:eastAsiaTheme="minorEastAsia" w:hAnsi="Arial" w:cs="Arial"/>
        </w:rPr>
        <w:t xml:space="preserve"> shown in Fig. 1E for face-centric movements and in Fig. 1F for </w:t>
      </w:r>
      <w:r w:rsidR="00053A44">
        <w:rPr>
          <w:rFonts w:ascii="Arial" w:eastAsiaTheme="minorEastAsia" w:hAnsi="Arial" w:cs="Arial"/>
        </w:rPr>
        <w:t xml:space="preserve">the </w:t>
      </w:r>
      <w:r>
        <w:rPr>
          <w:rFonts w:ascii="Arial" w:eastAsiaTheme="minorEastAsia" w:hAnsi="Arial" w:cs="Arial"/>
        </w:rPr>
        <w:t xml:space="preserve">hand (see Fig. S1 for examples of </w:t>
      </w:r>
      <m:oMath>
        <m:r>
          <w:rPr>
            <w:rFonts w:ascii="Cambria Math" w:eastAsiaTheme="minorEastAsia" w:hAnsi="Cambria Math" w:cs="Arial"/>
          </w:rPr>
          <m:t>δ</m:t>
        </m:r>
      </m:oMath>
      <w:r>
        <w:rPr>
          <w:rFonts w:ascii="Arial" w:eastAsiaTheme="minorEastAsia" w:hAnsi="Arial" w:cs="Arial"/>
        </w:rPr>
        <w:t xml:space="preserve"> and </w:t>
      </w:r>
      <m:oMath>
        <m:r>
          <w:rPr>
            <w:rFonts w:ascii="Cambria Math" w:eastAsiaTheme="minorEastAsia" w:hAnsi="Cambria Math" w:cs="Arial"/>
          </w:rPr>
          <m:t>β</m:t>
        </m:r>
      </m:oMath>
      <w:r>
        <w:rPr>
          <w:rFonts w:ascii="Arial" w:eastAsiaTheme="minorEastAsia" w:hAnsi="Arial" w:cs="Arial"/>
        </w:rPr>
        <w:t xml:space="preserve"> ERPs). </w:t>
      </w:r>
      <w:r w:rsidR="00E430A5">
        <w:rPr>
          <w:rFonts w:ascii="Arial" w:eastAsiaTheme="minorEastAsia" w:hAnsi="Arial" w:cs="Arial"/>
        </w:rPr>
        <w:t xml:space="preserve">Identifying channels across the grid with significant ERPs (at </w:t>
      </w:r>
      <m:oMath>
        <m:r>
          <w:rPr>
            <w:rFonts w:ascii="Cambria Math" w:eastAsiaTheme="minorEastAsia" w:hAnsi="Cambria Math" w:cs="Arial"/>
          </w:rPr>
          <m:t>p≤ 5×</m:t>
        </m:r>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-4</m:t>
            </m:r>
          </m:sup>
        </m:sSup>
      </m:oMath>
      <w:r w:rsidR="00E430A5">
        <w:rPr>
          <w:rFonts w:ascii="Arial" w:eastAsiaTheme="minorEastAsia" w:hAnsi="Arial" w:cs="Arial"/>
        </w:rPr>
        <w:t xml:space="preserve">) further revealed differing body-centric somatotopic maps in spatial activity patterns (exemplar </w:t>
      </w:r>
      <m:oMath>
        <m:sSub>
          <m:sSubPr>
            <m:ctrlPr>
              <w:rPr>
                <w:rFonts w:ascii="Cambria Math" w:hAnsi="Cambria Math" w:cs="Arial"/>
                <w:i/>
              </w:rPr>
            </m:ctrlPr>
          </m:sSubPr>
          <m:e>
            <m:r>
              <w:rPr>
                <w:rFonts w:ascii="Cambria Math" w:hAnsi="Cambria Math" w:cs="Arial"/>
              </w:rPr>
              <m:t>γ</m:t>
            </m:r>
          </m:e>
          <m:sub>
            <m:r>
              <w:rPr>
                <w:rFonts w:ascii="Cambria Math" w:hAnsi="Cambria Math" w:cs="Arial"/>
              </w:rPr>
              <m:t>H</m:t>
            </m:r>
          </m:sub>
        </m:sSub>
      </m:oMath>
      <w:r w:rsidR="00E430A5">
        <w:rPr>
          <w:rFonts w:ascii="Arial" w:eastAsiaTheme="minorEastAsia" w:hAnsi="Arial" w:cs="Arial"/>
        </w:rPr>
        <w:t xml:space="preserve"> maps in Fig. 1G). </w:t>
      </w:r>
    </w:p>
    <w:p w14:paraId="729B64B1" w14:textId="77777777" w:rsidR="002200FF" w:rsidRDefault="002200FF" w:rsidP="002200FF">
      <w:pPr>
        <w:spacing w:line="288" w:lineRule="auto"/>
        <w:contextualSpacing/>
        <w:jc w:val="both"/>
        <w:rPr>
          <w:rFonts w:ascii="Arial" w:eastAsiaTheme="minorEastAsia" w:hAnsi="Arial" w:cs="Arial"/>
        </w:rPr>
      </w:pPr>
    </w:p>
    <w:p w14:paraId="4E72C6B9" w14:textId="20BE2405" w:rsidR="002200FF" w:rsidRDefault="002200FF" w:rsidP="002200FF">
      <w:pPr>
        <w:spacing w:line="288" w:lineRule="auto"/>
        <w:contextualSpacing/>
        <w:jc w:val="both"/>
        <w:rPr>
          <w:rFonts w:ascii="Arial" w:eastAsiaTheme="minorEastAsia" w:hAnsi="Arial" w:cs="Arial"/>
        </w:rPr>
      </w:pPr>
      <w:r>
        <w:rPr>
          <w:rFonts w:ascii="Arial" w:eastAsiaTheme="minorEastAsia" w:hAnsi="Arial" w:cs="Arial"/>
        </w:rPr>
        <w:t>We further examined the structure of somatotopic activity patterns in B1 by comparing spatial activity across the grid in all three frequency bands for the repertoire</w:t>
      </w:r>
      <w:r w:rsidR="00FA23D9">
        <w:rPr>
          <w:rFonts w:ascii="Arial" w:eastAsiaTheme="minorEastAsia" w:hAnsi="Arial" w:cs="Arial"/>
        </w:rPr>
        <w:t xml:space="preserve"> (Methods)</w:t>
      </w:r>
      <w:r>
        <w:rPr>
          <w:rFonts w:ascii="Arial" w:eastAsiaTheme="minorEastAsia" w:hAnsi="Arial" w:cs="Arial"/>
        </w:rPr>
        <w:t xml:space="preserve">. </w:t>
      </w:r>
      <w:r w:rsidR="002D00F2">
        <w:rPr>
          <w:rFonts w:ascii="Arial" w:eastAsiaTheme="minorEastAsia" w:hAnsi="Arial" w:cs="Arial"/>
        </w:rPr>
        <w:t>W</w:t>
      </w:r>
      <w:r>
        <w:rPr>
          <w:rFonts w:ascii="Arial" w:eastAsiaTheme="minorEastAsia" w:hAnsi="Arial" w:cs="Arial"/>
        </w:rPr>
        <w:t xml:space="preserve">e found evidence of a somatotopic, body-centric representational structure (Fig. 1H and 1I) </w:t>
      </w:r>
      <w:r w:rsidR="00FA23D9">
        <w:rPr>
          <w:rFonts w:ascii="Arial" w:eastAsiaTheme="minorEastAsia" w:hAnsi="Arial" w:cs="Arial"/>
        </w:rPr>
        <w:t>in B1. D</w:t>
      </w:r>
      <w:r>
        <w:rPr>
          <w:rFonts w:ascii="Arial" w:eastAsiaTheme="minorEastAsia" w:hAnsi="Arial" w:cs="Arial"/>
        </w:rPr>
        <w:t xml:space="preserve">ivergent effectors (e.g., hand vs. feet) tended to have distinct neural activity whereas within-effector movements (e.g., digits of the hand) tended to be more like each other. Parcellation of right-handed movements revealed a grasp </w:t>
      </w:r>
      <w:r w:rsidR="00FA23D9">
        <w:rPr>
          <w:rFonts w:ascii="Arial" w:eastAsiaTheme="minorEastAsia" w:hAnsi="Arial" w:cs="Arial"/>
        </w:rPr>
        <w:t>vs. finger</w:t>
      </w:r>
      <w:r w:rsidR="000E72B1">
        <w:rPr>
          <w:rFonts w:ascii="Arial" w:eastAsiaTheme="minorEastAsia" w:hAnsi="Arial" w:cs="Arial"/>
        </w:rPr>
        <w:t>-</w:t>
      </w:r>
      <w:r>
        <w:rPr>
          <w:rFonts w:ascii="Arial" w:eastAsiaTheme="minorEastAsia" w:hAnsi="Arial" w:cs="Arial"/>
        </w:rPr>
        <w:t>specific scheme</w:t>
      </w:r>
      <w:r w:rsidR="007F13B0">
        <w:rPr>
          <w:rFonts w:ascii="Arial" w:eastAsiaTheme="minorEastAsia" w:hAnsi="Arial" w:cs="Arial"/>
        </w:rPr>
        <w:t xml:space="preserve"> with a unique representational structure </w:t>
      </w:r>
      <w:r>
        <w:rPr>
          <w:rFonts w:ascii="Arial" w:eastAsiaTheme="minorEastAsia" w:hAnsi="Arial" w:cs="Arial"/>
        </w:rPr>
        <w:t xml:space="preserve">similar </w:t>
      </w:r>
      <w:r w:rsidR="008C12B7">
        <w:rPr>
          <w:rFonts w:ascii="Arial" w:eastAsiaTheme="minorEastAsia" w:hAnsi="Arial" w:cs="Arial"/>
        </w:rPr>
        <w:t>to</w:t>
      </w:r>
      <w:r w:rsidR="007A403B">
        <w:rPr>
          <w:rFonts w:ascii="Arial" w:eastAsiaTheme="minorEastAsia" w:hAnsi="Arial" w:cs="Arial"/>
        </w:rPr>
        <w:t xml:space="preserve"> </w:t>
      </w:r>
      <w:r>
        <w:rPr>
          <w:rFonts w:ascii="Arial" w:eastAsiaTheme="minorEastAsia" w:hAnsi="Arial" w:cs="Arial"/>
        </w:rPr>
        <w:t xml:space="preserve">overt movements in able-bodied subjects </w:t>
      </w:r>
      <w:r>
        <w:rPr>
          <w:rFonts w:ascii="Arial" w:eastAsiaTheme="minorEastAsia" w:hAnsi="Arial" w:cs="Arial"/>
        </w:rPr>
        <w:fldChar w:fldCharType="begin"/>
      </w:r>
      <w:r>
        <w:rPr>
          <w:rFonts w:ascii="Arial" w:eastAsiaTheme="minorEastAsia" w:hAnsi="Arial" w:cs="Arial"/>
        </w:rPr>
        <w:instrText xml:space="preserve"> ADDIN EN.CITE &lt;EndNote&gt;&lt;Cite&gt;&lt;Author&gt;Natraj&lt;/Author&gt;&lt;Year&gt;2022&lt;/Year&gt;&lt;RecNum&gt;287&lt;/RecNum&gt;&lt;DisplayText&gt;(Natraj et al., 2022)&lt;/DisplayText&gt;&lt;record&gt;&lt;rec-number&gt;287&lt;/rec-number&gt;&lt;foreign-keys&gt;&lt;key app="EN" db-id="095vzf2zzvarpaezad9xw50uwvzwsd59edf9" timestamp="1672043720"&gt;287&lt;/key&gt;&lt;/foreign-keys&gt;&lt;ref-type name="Journal Article"&gt;17&lt;/ref-type&gt;&lt;contributors&gt;&lt;authors&gt;&lt;author&gt;Natraj, Nikhilesh&lt;/author&gt;&lt;author&gt;Silversmith, Daniel B&lt;/author&gt;&lt;author&gt;Chang, Edward F&lt;/author&gt;&lt;author&gt;Ganguly, Karunesh&lt;/author&gt;&lt;/authors&gt;&lt;/contributors&gt;&lt;titles&gt;&lt;title&gt;Compartmentalized dynamics within a common multi-area mesoscale manifold represent a repertoire of human hand movements&lt;/title&gt;&lt;secondary-title&gt;Neuron&lt;/secondary-title&gt;&lt;/titles&gt;&lt;periodical&gt;&lt;full-title&gt;Neuron&lt;/full-title&gt;&lt;/periodical&gt;&lt;pages&gt;154-174. e12&lt;/pages&gt;&lt;volume&gt;110&lt;/volume&gt;&lt;number&gt;1&lt;/number&gt;&lt;dates&gt;&lt;year&gt;2022&lt;/year&gt;&lt;/dates&gt;&lt;isbn&gt;0896-6273&lt;/isbn&gt;&lt;urls&gt;&lt;/urls&gt;&lt;/record&gt;&lt;/Cite&gt;&lt;/EndNote&gt;</w:instrText>
      </w:r>
      <w:r>
        <w:rPr>
          <w:rFonts w:ascii="Arial" w:eastAsiaTheme="minorEastAsia" w:hAnsi="Arial" w:cs="Arial"/>
        </w:rPr>
        <w:fldChar w:fldCharType="separate"/>
      </w:r>
      <w:r>
        <w:rPr>
          <w:rFonts w:ascii="Arial" w:eastAsiaTheme="minorEastAsia" w:hAnsi="Arial" w:cs="Arial"/>
          <w:noProof/>
        </w:rPr>
        <w:t>(Natraj et al., 2022)</w:t>
      </w:r>
      <w:r>
        <w:rPr>
          <w:rFonts w:ascii="Arial" w:eastAsiaTheme="minorEastAsia" w:hAnsi="Arial" w:cs="Arial"/>
        </w:rPr>
        <w:fldChar w:fldCharType="end"/>
      </w:r>
      <w:r>
        <w:rPr>
          <w:rFonts w:ascii="Arial" w:eastAsiaTheme="minorEastAsia" w:hAnsi="Arial" w:cs="Arial"/>
        </w:rPr>
        <w:t xml:space="preserve">. Notably, left-handed movements clustered with the right limb based on the digits being controlled; primary digit movements (left thumb, index, middle) were more similar to right-handed movements whereas secondary digits (pinky, ring) were more like proximal right arm movements. Overall, our analyses provided evidence of a somatotopic representational structure across the entire body on the sensorimotor cortex of a single hemisphere. </w:t>
      </w:r>
    </w:p>
    <w:p w14:paraId="243E7AC1" w14:textId="77777777" w:rsidR="002200FF" w:rsidRPr="00D6289D" w:rsidRDefault="002200FF" w:rsidP="002200FF">
      <w:pPr>
        <w:spacing w:line="288" w:lineRule="auto"/>
        <w:contextualSpacing/>
        <w:jc w:val="both"/>
        <w:rPr>
          <w:rFonts w:ascii="Arial" w:hAnsi="Arial" w:cs="Arial"/>
          <w:sz w:val="18"/>
          <w:szCs w:val="18"/>
        </w:rPr>
      </w:pPr>
    </w:p>
    <w:p w14:paraId="0BF805E6" w14:textId="77777777" w:rsidR="002200FF" w:rsidRPr="005C6327" w:rsidRDefault="002200FF" w:rsidP="002200FF">
      <w:pPr>
        <w:spacing w:line="288" w:lineRule="auto"/>
        <w:contextualSpacing/>
        <w:jc w:val="both"/>
        <w:rPr>
          <w:rFonts w:ascii="Arial" w:hAnsi="Arial" w:cs="Arial"/>
          <w:b/>
          <w:bCs/>
          <w:sz w:val="24"/>
          <w:szCs w:val="24"/>
        </w:rPr>
      </w:pPr>
      <w:r w:rsidRPr="005C6327">
        <w:rPr>
          <w:rFonts w:ascii="Arial" w:hAnsi="Arial" w:cs="Arial"/>
          <w:b/>
          <w:bCs/>
          <w:sz w:val="24"/>
          <w:szCs w:val="24"/>
        </w:rPr>
        <w:t>Design of the BCI experiments and decoders</w:t>
      </w:r>
    </w:p>
    <w:p w14:paraId="4506FC7B" w14:textId="553E152F" w:rsidR="002200FF" w:rsidRDefault="002200FF" w:rsidP="002200FF">
      <w:pPr>
        <w:spacing w:line="288" w:lineRule="auto"/>
        <w:contextualSpacing/>
        <w:jc w:val="both"/>
        <w:rPr>
          <w:rFonts w:ascii="Arial" w:eastAsiaTheme="minorEastAsia" w:hAnsi="Arial" w:cs="Arial"/>
        </w:rPr>
      </w:pPr>
      <w:r>
        <w:rPr>
          <w:rFonts w:ascii="Arial" w:eastAsiaTheme="minorEastAsia" w:hAnsi="Arial" w:cs="Arial"/>
        </w:rPr>
        <w:t>For the BCI experiments, we selected a subset of the discrete movements and mapped each movement onto an axis in virtual 3D space (including the origin) for egocentric</w:t>
      </w:r>
      <w:r w:rsidR="000E72B1">
        <w:rPr>
          <w:rFonts w:ascii="Arial" w:eastAsiaTheme="minorEastAsia" w:hAnsi="Arial" w:cs="Arial"/>
        </w:rPr>
        <w:t>-</w:t>
      </w:r>
      <w:r>
        <w:rPr>
          <w:rFonts w:ascii="Arial" w:eastAsiaTheme="minorEastAsia" w:hAnsi="Arial" w:cs="Arial"/>
        </w:rPr>
        <w:t xml:space="preserve">based control of a </w:t>
      </w:r>
    </w:p>
    <w:p w14:paraId="15DE32FF" w14:textId="0E447F29" w:rsidR="00E934FD" w:rsidRDefault="002200FF" w:rsidP="002200FF">
      <w:pPr>
        <w:spacing w:line="288" w:lineRule="auto"/>
        <w:contextualSpacing/>
        <w:jc w:val="both"/>
        <w:rPr>
          <w:rFonts w:ascii="Arial" w:eastAsiaTheme="minorEastAsia" w:hAnsi="Arial" w:cs="Arial"/>
        </w:rPr>
      </w:pPr>
      <w:r>
        <w:rPr>
          <w:rFonts w:ascii="Arial" w:eastAsiaTheme="minorEastAsia" w:hAnsi="Arial" w:cs="Arial"/>
        </w:rPr>
        <w:t>a virtual Jaco robotic arm and hand (Kinova Assistive Robotics) (Fig. 2A, B1). In B2, where we had a more limited opportunity to collect data, we mapped four movements onto the four cardinal directions of a 2D workspace (Fig. S2</w:t>
      </w:r>
      <w:ins w:id="17" w:author="nikhilesh natraj" w:date="2023-07-31T17:01:00Z">
        <w:r w:rsidR="004B4209">
          <w:rPr>
            <w:rFonts w:ascii="Arial" w:eastAsiaTheme="minorEastAsia" w:hAnsi="Arial" w:cs="Arial"/>
          </w:rPr>
          <w:t>A</w:t>
        </w:r>
      </w:ins>
      <w:r>
        <w:rPr>
          <w:rFonts w:ascii="Arial" w:eastAsiaTheme="minorEastAsia" w:hAnsi="Arial" w:cs="Arial"/>
        </w:rPr>
        <w:t xml:space="preserve">). In both subjects, these mappings were done while retaining a body-centric reference scheme, i.e., virtual movements in the Y direction corresponded </w:t>
      </w:r>
      <w:r>
        <w:rPr>
          <w:rFonts w:ascii="Arial" w:eastAsiaTheme="minorEastAsia" w:hAnsi="Arial" w:cs="Arial"/>
        </w:rPr>
        <w:lastRenderedPageBreak/>
        <w:t xml:space="preserve">to respective imagined head (positive) and feet (negative) actions. We measured the representational structure of the sub-selected movements across three experiments: 1) in the open-loop experiment (OL), </w:t>
      </w:r>
      <w:r w:rsidR="00460738">
        <w:rPr>
          <w:rFonts w:ascii="Arial" w:eastAsiaTheme="minorEastAsia" w:hAnsi="Arial" w:cs="Arial"/>
        </w:rPr>
        <w:t xml:space="preserve">subjects </w:t>
      </w:r>
      <w:r>
        <w:rPr>
          <w:rFonts w:ascii="Arial" w:eastAsiaTheme="minorEastAsia" w:hAnsi="Arial" w:cs="Arial"/>
        </w:rPr>
        <w:t xml:space="preserve">were instructed to imagine performing the movement associated with </w:t>
      </w:r>
      <w:r w:rsidR="00460738">
        <w:rPr>
          <w:rFonts w:ascii="Arial" w:eastAsiaTheme="minorEastAsia" w:hAnsi="Arial" w:cs="Arial"/>
        </w:rPr>
        <w:t xml:space="preserve">a cued cardinal </w:t>
      </w:r>
      <w:r>
        <w:rPr>
          <w:rFonts w:ascii="Arial" w:eastAsiaTheme="minorEastAsia" w:hAnsi="Arial" w:cs="Arial"/>
        </w:rPr>
        <w:t>direction</w:t>
      </w:r>
      <w:r w:rsidR="00460738">
        <w:rPr>
          <w:rFonts w:ascii="Arial" w:eastAsiaTheme="minorEastAsia" w:hAnsi="Arial" w:cs="Arial"/>
        </w:rPr>
        <w:t xml:space="preserve"> (green square, 2B)</w:t>
      </w:r>
      <w:r w:rsidR="00B878B3">
        <w:rPr>
          <w:rFonts w:ascii="Arial" w:eastAsiaTheme="minorEastAsia" w:hAnsi="Arial" w:cs="Arial"/>
        </w:rPr>
        <w:t xml:space="preserve">. They </w:t>
      </w:r>
      <w:r>
        <w:rPr>
          <w:rFonts w:ascii="Arial" w:eastAsiaTheme="minorEastAsia" w:hAnsi="Arial" w:cs="Arial"/>
        </w:rPr>
        <w:t xml:space="preserve">did not receive any visual feedback of their mental state, providing a window into open-loop sensorimotor representations. This open-loop data was used to seed a discrete real-time neural classifier (Methods). 2) In the first closed-loop experiment (CL1), the subject now received real-time visual feedback of the classifier output via a red arrow (Fig. 2C, right) pointing in the respective axis (X, Y, Z) associated with the decoded movement class. The visual feedback allows the subject to adapt their sensorimotor representations online to correctly orient the arrow (Fig. 2C). 3) The second closed-loop experiment (CL2) followed the same procedure as CL1, with the difference that the weights of the decoder were updated with CL1 data. To update the weights, we assumed in CL1 that the user always intended to direct the decoded arrow toward the cued target (Methods, </w:t>
      </w:r>
      <w:r>
        <w:rPr>
          <w:rFonts w:ascii="Arial" w:eastAsiaTheme="minorEastAsia" w:hAnsi="Arial" w:cs="Arial"/>
        </w:rPr>
        <w:fldChar w:fldCharType="begin"/>
      </w:r>
      <w:r>
        <w:rPr>
          <w:rFonts w:ascii="Arial" w:eastAsiaTheme="minorEastAsia" w:hAnsi="Arial" w:cs="Arial"/>
        </w:rPr>
        <w:instrText xml:space="preserve"> ADDIN EN.CITE &lt;EndNote&gt;&lt;Cite&gt;&lt;Author&gt;Gilja&lt;/Author&gt;&lt;Year&gt;2012&lt;/Year&gt;&lt;RecNum&gt;288&lt;/RecNum&gt;&lt;DisplayText&gt;(Gilja et al., 2012)&lt;/DisplayText&gt;&lt;record&gt;&lt;rec-number&gt;288&lt;/rec-number&gt;&lt;foreign-keys&gt;&lt;key app="EN" db-id="095vzf2zzvarpaezad9xw50uwvzwsd59edf9" timestamp="1672044368"&gt;288&lt;/key&gt;&lt;/foreign-keys&gt;&lt;ref-type name="Journal Article"&gt;17&lt;/ref-type&gt;&lt;contributors&gt;&lt;authors&gt;&lt;author&gt;Gilja, Vikash&lt;/author&gt;&lt;author&gt;Nuyujukian, Paul&lt;/author&gt;&lt;author&gt;Chestek, Cindy A&lt;/author&gt;&lt;author&gt;Cunningham, John P&lt;/author&gt;&lt;author&gt;Yu, Byron M&lt;/author&gt;&lt;author&gt;Fan, Joline M&lt;/author&gt;&lt;author&gt;Churchland, Mark M&lt;/author&gt;&lt;author&gt;Kaufman, Matthew T&lt;/author&gt;&lt;author&gt;Kao, Jonathan C&lt;/author&gt;&lt;author&gt;Ryu, Stephen I&lt;/author&gt;&lt;/authors&gt;&lt;/contributors&gt;&lt;titles&gt;&lt;title&gt;A high-performance neural prosthesis enabled by control algorithm design&lt;/title&gt;&lt;secondary-title&gt;Nature neuroscience&lt;/secondary-title&gt;&lt;/titles&gt;&lt;periodical&gt;&lt;full-title&gt;Nature neuroscience&lt;/full-title&gt;&lt;/periodical&gt;&lt;pages&gt;1752-1757&lt;/pages&gt;&lt;volume&gt;15&lt;/volume&gt;&lt;number&gt;12&lt;/number&gt;&lt;dates&gt;&lt;year&gt;2012&lt;/year&gt;&lt;/dates&gt;&lt;isbn&gt;1546-1726&lt;/isbn&gt;&lt;urls&gt;&lt;/urls&gt;&lt;/record&gt;&lt;/Cite&gt;&lt;/EndNote&gt;</w:instrText>
      </w:r>
      <w:r>
        <w:rPr>
          <w:rFonts w:ascii="Arial" w:eastAsiaTheme="minorEastAsia" w:hAnsi="Arial" w:cs="Arial"/>
        </w:rPr>
        <w:fldChar w:fldCharType="separate"/>
      </w:r>
      <w:r>
        <w:rPr>
          <w:rFonts w:ascii="Arial" w:eastAsiaTheme="minorEastAsia" w:hAnsi="Arial" w:cs="Arial"/>
          <w:noProof/>
        </w:rPr>
        <w:t>(Gilja et al., 2012)</w:t>
      </w:r>
      <w:r>
        <w:rPr>
          <w:rFonts w:ascii="Arial" w:eastAsiaTheme="minorEastAsia" w:hAnsi="Arial" w:cs="Arial"/>
        </w:rPr>
        <w:fldChar w:fldCharType="end"/>
      </w:r>
      <w:r>
        <w:rPr>
          <w:rFonts w:ascii="Arial" w:eastAsiaTheme="minorEastAsia" w:hAnsi="Arial" w:cs="Arial"/>
        </w:rPr>
        <w:t xml:space="preserve">). Together, CL1 and CL2 provide a window into how the sensorimotor representational structure adapts to two BCI-specific contexts. Each day, we carried out the procedure of first starting with OL </w:t>
      </w:r>
      <w:r w:rsidR="000E72B1">
        <w:rPr>
          <w:rFonts w:ascii="Arial" w:eastAsiaTheme="minorEastAsia" w:hAnsi="Arial" w:cs="Arial"/>
        </w:rPr>
        <w:t>and</w:t>
      </w:r>
      <w:r>
        <w:rPr>
          <w:rFonts w:ascii="Arial" w:eastAsiaTheme="minorEastAsia" w:hAnsi="Arial" w:cs="Arial"/>
        </w:rPr>
        <w:t xml:space="preserve"> initializing a new decoder, and culminating in CL2. Note that in all </w:t>
      </w:r>
      <w:r w:rsidR="00E430A5">
        <w:rPr>
          <w:rFonts w:ascii="Arial" w:eastAsiaTheme="minorEastAsia" w:hAnsi="Arial" w:cs="Arial"/>
        </w:rPr>
        <w:t xml:space="preserve">these initial </w:t>
      </w:r>
      <w:r>
        <w:rPr>
          <w:rFonts w:ascii="Arial" w:eastAsiaTheme="minorEastAsia" w:hAnsi="Arial" w:cs="Arial"/>
        </w:rPr>
        <w:t>experiments, there was no robot motion, either during open-loop data collection or during closed-loop control; we were primarily focused on the stability and flexibility of the discrete neural commands in the open-loop and closed-loop setting</w:t>
      </w:r>
      <w:r w:rsidR="000E72B1">
        <w:rPr>
          <w:rFonts w:ascii="Arial" w:eastAsiaTheme="minorEastAsia" w:hAnsi="Arial" w:cs="Arial"/>
        </w:rPr>
        <w:t>s</w:t>
      </w:r>
      <w:r>
        <w:rPr>
          <w:rFonts w:ascii="Arial" w:eastAsiaTheme="minorEastAsia" w:hAnsi="Arial" w:cs="Arial"/>
        </w:rPr>
        <w:t xml:space="preserve">. </w:t>
      </w:r>
    </w:p>
    <w:p w14:paraId="0F919AE0" w14:textId="77777777" w:rsidR="00E934FD" w:rsidRDefault="00E934FD" w:rsidP="002200FF">
      <w:pPr>
        <w:spacing w:line="288" w:lineRule="auto"/>
        <w:contextualSpacing/>
        <w:jc w:val="both"/>
        <w:rPr>
          <w:rFonts w:ascii="Arial" w:eastAsiaTheme="minorEastAsia" w:hAnsi="Arial" w:cs="Arial"/>
        </w:rPr>
      </w:pPr>
    </w:p>
    <w:p w14:paraId="529848F9" w14:textId="2FA4377D" w:rsidR="002200FF" w:rsidRDefault="00D53736" w:rsidP="002200FF">
      <w:pPr>
        <w:spacing w:line="288" w:lineRule="auto"/>
        <w:contextualSpacing/>
        <w:jc w:val="both"/>
        <w:rPr>
          <w:rFonts w:ascii="Arial" w:eastAsiaTheme="minorEastAsia" w:hAnsi="Arial" w:cs="Arial"/>
        </w:rPr>
      </w:pPr>
      <w:r>
        <w:rPr>
          <w:rFonts w:ascii="Arial" w:eastAsiaTheme="minorEastAsia" w:hAnsi="Arial" w:cs="Arial"/>
        </w:rPr>
        <w:t>For optimal somatotopy-based BCI decoding, neural features were preprocess</w:t>
      </w:r>
      <w:r w:rsidR="00A741B5">
        <w:rPr>
          <w:rFonts w:ascii="Arial" w:eastAsiaTheme="minorEastAsia" w:hAnsi="Arial" w:cs="Arial"/>
        </w:rPr>
        <w:t>ed</w:t>
      </w:r>
      <w:r>
        <w:rPr>
          <w:rFonts w:ascii="Arial" w:eastAsiaTheme="minorEastAsia" w:hAnsi="Arial" w:cs="Arial"/>
        </w:rPr>
        <w:t xml:space="preserve"> using spatial and temporal averaging and running the decoder at slower rates (between 5-10Hz, Methods and see </w:t>
      </w:r>
      <w:r>
        <w:rPr>
          <w:rFonts w:ascii="Arial" w:eastAsiaTheme="minorEastAsia" w:hAnsi="Arial" w:cs="Arial"/>
        </w:rPr>
        <w:fldChar w:fldCharType="begin"/>
      </w:r>
      <w:r>
        <w:rPr>
          <w:rFonts w:ascii="Arial" w:eastAsiaTheme="minorEastAsia" w:hAnsi="Arial" w:cs="Arial"/>
        </w:rPr>
        <w:instrText xml:space="preserve"> ADDIN EN.CITE &lt;EndNote&gt;&lt;Cite&gt;&lt;Author&gt;Branco&lt;/Author&gt;&lt;Year&gt;2018&lt;/Year&gt;&lt;RecNum&gt;308&lt;/RecNum&gt;&lt;DisplayText&gt;(Branco et al., 2018)&lt;/DisplayText&gt;&lt;record&gt;&lt;rec-number&gt;308&lt;/rec-number&gt;&lt;foreign-keys&gt;&lt;key app="EN" db-id="095vzf2zzvarpaezad9xw50uwvzwsd59edf9" timestamp="1673422429"&gt;308&lt;/key&gt;&lt;/foreign-keys&gt;&lt;ref-type name="Journal Article"&gt;17&lt;/ref-type&gt;&lt;contributors&gt;&lt;authors&gt;&lt;author&gt;Branco, Mariana P&lt;/author&gt;&lt;author&gt;Freudenburg, Zachary V&lt;/author&gt;&lt;author&gt;Aarnoutse, Erik J&lt;/author&gt;&lt;author&gt;Vansteensel, Mariska J&lt;/author&gt;&lt;author&gt;Ramsey, Nick F&lt;/author&gt;&lt;/authors&gt;&lt;/contributors&gt;&lt;titles&gt;&lt;title&gt;Optimization of sampling rate and smoothing improves classification of high frequency power in electrocorticographic brain signals&lt;/title&gt;&lt;secondary-title&gt;Biomedical physics &amp;amp; engineering express&lt;/secondary-title&gt;&lt;/titles&gt;&lt;periodical&gt;&lt;full-title&gt;Biomedical physics &amp;amp; engineering express&lt;/full-title&gt;&lt;/periodical&gt;&lt;pages&gt;045012&lt;/pages&gt;&lt;volume&gt;4&lt;/volume&gt;&lt;number&gt;4&lt;/number&gt;&lt;dates&gt;&lt;year&gt;2018&lt;/year&gt;&lt;/dates&gt;&lt;isbn&gt;2057-1976&lt;/isbn&gt;&lt;urls&gt;&lt;/urls&gt;&lt;/record&gt;&lt;/Cite&gt;&lt;/EndNote&gt;</w:instrText>
      </w:r>
      <w:r>
        <w:rPr>
          <w:rFonts w:ascii="Arial" w:eastAsiaTheme="minorEastAsia" w:hAnsi="Arial" w:cs="Arial"/>
        </w:rPr>
        <w:fldChar w:fldCharType="separate"/>
      </w:r>
      <w:r>
        <w:rPr>
          <w:rFonts w:ascii="Arial" w:eastAsiaTheme="minorEastAsia" w:hAnsi="Arial" w:cs="Arial"/>
          <w:noProof/>
        </w:rPr>
        <w:t>(Branco et al., 2018)</w:t>
      </w:r>
      <w:r>
        <w:rPr>
          <w:rFonts w:ascii="Arial" w:eastAsiaTheme="minorEastAsia" w:hAnsi="Arial" w:cs="Arial"/>
        </w:rPr>
        <w:fldChar w:fldCharType="end"/>
      </w:r>
      <w:r>
        <w:rPr>
          <w:rFonts w:ascii="Arial" w:eastAsiaTheme="minorEastAsia" w:hAnsi="Arial" w:cs="Arial"/>
        </w:rPr>
        <w:t>). These preprocessing steps significantly increased spatial SNR and improved single-trial consistency (see Fig. S3</w:t>
      </w:r>
      <w:ins w:id="18" w:author="nikhilesh natraj" w:date="2023-07-31T17:01:00Z">
        <w:r w:rsidR="006A4A1B">
          <w:rPr>
            <w:rFonts w:ascii="Arial" w:eastAsiaTheme="minorEastAsia" w:hAnsi="Arial" w:cs="Arial"/>
          </w:rPr>
          <w:t>A-B</w:t>
        </w:r>
      </w:ins>
      <w:r>
        <w:rPr>
          <w:rFonts w:ascii="Arial" w:eastAsiaTheme="minorEastAsia" w:hAnsi="Arial" w:cs="Arial"/>
        </w:rPr>
        <w:t xml:space="preserve"> for a single session, </w:t>
      </w:r>
      <m:oMath>
        <m:r>
          <w:rPr>
            <w:rFonts w:ascii="Cambria Math" w:eastAsiaTheme="minorEastAsia" w:hAnsi="Cambria Math" w:cs="Arial"/>
          </w:rPr>
          <m:t>p≤0.01)</m:t>
        </m:r>
      </m:oMath>
      <w:r>
        <w:rPr>
          <w:rFonts w:ascii="Arial" w:eastAsiaTheme="minorEastAsia" w:hAnsi="Arial" w:cs="Arial"/>
        </w:rPr>
        <w:t xml:space="preserve">. </w:t>
      </w:r>
    </w:p>
    <w:p w14:paraId="37345598" w14:textId="77777777" w:rsidR="002200FF" w:rsidRDefault="002200FF" w:rsidP="002200FF">
      <w:pPr>
        <w:spacing w:line="288" w:lineRule="auto"/>
        <w:contextualSpacing/>
        <w:jc w:val="both"/>
        <w:rPr>
          <w:rFonts w:ascii="Arial" w:eastAsiaTheme="minorEastAsia" w:hAnsi="Arial" w:cs="Arial"/>
        </w:rPr>
      </w:pPr>
    </w:p>
    <w:p w14:paraId="6DC47997" w14:textId="0EF564DD" w:rsidR="002200FF" w:rsidRPr="005C6327" w:rsidRDefault="002200FF" w:rsidP="002200FF">
      <w:pPr>
        <w:spacing w:line="288" w:lineRule="auto"/>
        <w:contextualSpacing/>
        <w:jc w:val="both"/>
        <w:rPr>
          <w:rFonts w:ascii="Arial" w:hAnsi="Arial" w:cs="Arial"/>
          <w:b/>
          <w:bCs/>
          <w:sz w:val="24"/>
          <w:szCs w:val="24"/>
        </w:rPr>
      </w:pPr>
      <w:r w:rsidRPr="005C6327">
        <w:rPr>
          <w:rFonts w:ascii="Arial" w:hAnsi="Arial" w:cs="Arial"/>
          <w:b/>
          <w:bCs/>
          <w:sz w:val="24"/>
          <w:szCs w:val="24"/>
        </w:rPr>
        <w:t xml:space="preserve">Discriminability of representations </w:t>
      </w:r>
      <w:r w:rsidR="000E72B1">
        <w:rPr>
          <w:rFonts w:ascii="Arial" w:hAnsi="Arial" w:cs="Arial"/>
          <w:b/>
          <w:bCs/>
          <w:sz w:val="24"/>
          <w:szCs w:val="24"/>
        </w:rPr>
        <w:t>is</w:t>
      </w:r>
      <w:r w:rsidRPr="005C6327">
        <w:rPr>
          <w:rFonts w:ascii="Arial" w:hAnsi="Arial" w:cs="Arial"/>
          <w:b/>
          <w:bCs/>
          <w:sz w:val="24"/>
          <w:szCs w:val="24"/>
        </w:rPr>
        <w:t xml:space="preserve"> higher during closed-loop BCI control </w:t>
      </w:r>
    </w:p>
    <w:p w14:paraId="257979BD" w14:textId="36D2A3A6" w:rsidR="002200FF" w:rsidRDefault="002200FF" w:rsidP="002200FF">
      <w:pPr>
        <w:spacing w:line="288" w:lineRule="auto"/>
        <w:contextualSpacing/>
        <w:jc w:val="both"/>
        <w:rPr>
          <w:rFonts w:ascii="Arial" w:eastAsiaTheme="minorEastAsia" w:hAnsi="Arial" w:cs="Arial"/>
        </w:rPr>
      </w:pPr>
      <w:r>
        <w:rPr>
          <w:rFonts w:ascii="Arial" w:eastAsiaTheme="minorEastAsia" w:hAnsi="Arial" w:cs="Arial"/>
        </w:rPr>
        <w:t>Representative trial-level confusion matrices for three types of experiments (OL, CL1</w:t>
      </w:r>
      <w:r w:rsidR="000E72B1">
        <w:rPr>
          <w:rFonts w:ascii="Arial" w:eastAsiaTheme="minorEastAsia" w:hAnsi="Arial" w:cs="Arial"/>
        </w:rPr>
        <w:t>,</w:t>
      </w:r>
      <w:r>
        <w:rPr>
          <w:rFonts w:ascii="Arial" w:eastAsiaTheme="minorEastAsia" w:hAnsi="Arial" w:cs="Arial"/>
        </w:rPr>
        <w:t xml:space="preserve"> and CL2) for a given day are shown in Fig. 2D-F for B1</w:t>
      </w:r>
      <w:r w:rsidR="00A20766">
        <w:rPr>
          <w:rFonts w:ascii="Arial" w:eastAsiaTheme="minorEastAsia" w:hAnsi="Arial" w:cs="Arial"/>
        </w:rPr>
        <w:t>. T</w:t>
      </w:r>
      <w:r>
        <w:rPr>
          <w:rFonts w:ascii="Arial" w:eastAsiaTheme="minorEastAsia" w:hAnsi="Arial" w:cs="Arial"/>
        </w:rPr>
        <w:t xml:space="preserve">he mean decoding accuracies across all sessions are shown in Fig. 2G for B1. </w:t>
      </w:r>
      <w:r w:rsidR="00A20766">
        <w:rPr>
          <w:rFonts w:ascii="Arial" w:eastAsiaTheme="minorEastAsia" w:hAnsi="Arial" w:cs="Arial"/>
        </w:rPr>
        <w:t>W</w:t>
      </w:r>
      <w:r>
        <w:rPr>
          <w:rFonts w:ascii="Arial" w:eastAsiaTheme="minorEastAsia" w:hAnsi="Arial" w:cs="Arial"/>
        </w:rPr>
        <w:t>hile an offline decoder could classify held-out OL trials well above chance levels (</w:t>
      </w:r>
      <m:oMath>
        <m:r>
          <w:rPr>
            <w:rFonts w:ascii="Cambria Math" w:eastAsiaTheme="minorEastAsia" w:hAnsi="Cambria Math" w:cs="Arial"/>
          </w:rPr>
          <m:t>68.45%, [95% C.I. 64.22-72.79]</m:t>
        </m:r>
      </m:oMath>
      <w:r>
        <w:rPr>
          <w:rFonts w:ascii="Arial" w:eastAsiaTheme="minorEastAsia" w:hAnsi="Arial" w:cs="Arial"/>
        </w:rPr>
        <w:t xml:space="preserve">, chance = </w:t>
      </w:r>
      <m:oMath>
        <m:r>
          <w:rPr>
            <w:rFonts w:ascii="Cambria Math" w:eastAsiaTheme="minorEastAsia" w:hAnsi="Cambria Math" w:cs="Arial"/>
          </w:rPr>
          <m:t>14.29%, p≤0.01</m:t>
        </m:r>
      </m:oMath>
      <w:r w:rsidR="00A20766">
        <w:rPr>
          <w:rFonts w:ascii="Arial" w:eastAsiaTheme="minorEastAsia" w:hAnsi="Arial" w:cs="Arial"/>
        </w:rPr>
        <w:t xml:space="preserve">, Fig. </w:t>
      </w:r>
      <w:del w:id="19" w:author="nikhilesh natraj" w:date="2023-07-30T19:29:00Z">
        <w:r w:rsidR="00A20766" w:rsidDel="00B961CF">
          <w:rPr>
            <w:rFonts w:ascii="Arial" w:eastAsiaTheme="minorEastAsia" w:hAnsi="Arial" w:cs="Arial"/>
          </w:rPr>
          <w:delText>2D</w:delText>
        </w:r>
      </w:del>
      <w:ins w:id="20" w:author="nikhilesh natraj" w:date="2023-07-30T19:29:00Z">
        <w:r w:rsidR="00B961CF">
          <w:rPr>
            <w:rFonts w:ascii="Arial" w:eastAsiaTheme="minorEastAsia" w:hAnsi="Arial" w:cs="Arial"/>
          </w:rPr>
          <w:t>2</w:t>
        </w:r>
        <w:r w:rsidR="00B961CF">
          <w:rPr>
            <w:rFonts w:ascii="Arial" w:eastAsiaTheme="minorEastAsia" w:hAnsi="Arial" w:cs="Arial"/>
          </w:rPr>
          <w:t>G</w:t>
        </w:r>
      </w:ins>
      <w:r>
        <w:rPr>
          <w:rFonts w:ascii="Arial" w:eastAsiaTheme="minorEastAsia" w:hAnsi="Arial" w:cs="Arial"/>
        </w:rPr>
        <w:t>), decoding accurac</w:t>
      </w:r>
      <w:r w:rsidR="000E72B1">
        <w:rPr>
          <w:rFonts w:ascii="Arial" w:eastAsiaTheme="minorEastAsia" w:hAnsi="Arial" w:cs="Arial"/>
        </w:rPr>
        <w:t>ies</w:t>
      </w:r>
      <w:r>
        <w:rPr>
          <w:rFonts w:ascii="Arial" w:eastAsiaTheme="minorEastAsia" w:hAnsi="Arial" w:cs="Arial"/>
        </w:rPr>
        <w:t xml:space="preserve"> w</w:t>
      </w:r>
      <w:r w:rsidR="000E72B1">
        <w:rPr>
          <w:rFonts w:ascii="Arial" w:eastAsiaTheme="minorEastAsia" w:hAnsi="Arial" w:cs="Arial"/>
        </w:rPr>
        <w:t>ere</w:t>
      </w:r>
      <w:r>
        <w:rPr>
          <w:rFonts w:ascii="Arial" w:eastAsiaTheme="minorEastAsia" w:hAnsi="Arial" w:cs="Arial"/>
        </w:rPr>
        <w:t xml:space="preserve"> comparatively and significantly greater during both closed-loop experiments (CL1: </w:t>
      </w:r>
      <m:oMath>
        <m:r>
          <w:rPr>
            <w:rFonts w:ascii="Cambria Math" w:eastAsiaTheme="minorEastAsia" w:hAnsi="Cambria Math" w:cs="Arial"/>
          </w:rPr>
          <m:t xml:space="preserve">80.13%, </m:t>
        </m:r>
        <m:d>
          <m:dPr>
            <m:begChr m:val="["/>
            <m:endChr m:val="]"/>
            <m:ctrlPr>
              <w:rPr>
                <w:rFonts w:ascii="Cambria Math" w:eastAsiaTheme="minorEastAsia" w:hAnsi="Cambria Math" w:cs="Arial"/>
                <w:i/>
              </w:rPr>
            </m:ctrlPr>
          </m:dPr>
          <m:e>
            <m:r>
              <w:rPr>
                <w:rFonts w:ascii="Cambria Math" w:eastAsiaTheme="minorEastAsia" w:hAnsi="Cambria Math" w:cs="Arial"/>
              </w:rPr>
              <m:t>74.34%-85.38%</m:t>
            </m:r>
          </m:e>
        </m:d>
        <m:r>
          <w:rPr>
            <w:rFonts w:ascii="Cambria Math" w:eastAsiaTheme="minorEastAsia" w:hAnsi="Cambria Math" w:cs="Arial"/>
          </w:rPr>
          <m:t>,  t</m:t>
        </m:r>
        <m:d>
          <m:dPr>
            <m:ctrlPr>
              <w:rPr>
                <w:rFonts w:ascii="Cambria Math" w:eastAsiaTheme="minorEastAsia" w:hAnsi="Cambria Math" w:cs="Arial"/>
                <w:i/>
              </w:rPr>
            </m:ctrlPr>
          </m:dPr>
          <m:e>
            <m:r>
              <w:rPr>
                <w:rFonts w:ascii="Cambria Math" w:eastAsiaTheme="minorEastAsia" w:hAnsi="Cambria Math" w:cs="Arial"/>
              </w:rPr>
              <m:t>9</m:t>
            </m:r>
          </m:e>
        </m:d>
        <m:r>
          <w:rPr>
            <w:rFonts w:ascii="Cambria Math" w:eastAsiaTheme="minorEastAsia" w:hAnsi="Cambria Math" w:cs="Arial"/>
          </w:rPr>
          <m:t>= 4.8, p=9.668×</m:t>
        </m:r>
        <m:sSup>
          <m:sSupPr>
            <m:ctrlPr>
              <w:rPr>
                <w:rFonts w:ascii="Cambria Math" w:eastAsiaTheme="minorEastAsia" w:hAnsi="Cambria Math" w:cs="Arial"/>
                <w:i/>
              </w:rPr>
            </m:ctrlPr>
          </m:sSupPr>
          <m:e>
            <m:r>
              <w:rPr>
                <w:rFonts w:ascii="Cambria Math" w:eastAsiaTheme="minorEastAsia" w:hAnsi="Cambria Math" w:cs="Arial"/>
              </w:rPr>
              <m:t xml:space="preserve"> 10</m:t>
            </m:r>
          </m:e>
          <m:sup>
            <m:r>
              <w:rPr>
                <w:rFonts w:ascii="Cambria Math" w:eastAsiaTheme="minorEastAsia" w:hAnsi="Cambria Math" w:cs="Arial"/>
              </w:rPr>
              <m:t>-4</m:t>
            </m:r>
          </m:sup>
        </m:sSup>
      </m:oMath>
      <w:r>
        <w:rPr>
          <w:rFonts w:ascii="Arial" w:eastAsiaTheme="minorEastAsia" w:hAnsi="Arial" w:cs="Arial"/>
        </w:rPr>
        <w:t xml:space="preserve">; CL2:  </w:t>
      </w:r>
      <m:oMath>
        <m:r>
          <w:rPr>
            <w:rFonts w:ascii="Cambria Math" w:eastAsiaTheme="minorEastAsia" w:hAnsi="Cambria Math" w:cs="Arial"/>
          </w:rPr>
          <m:t xml:space="preserve">85.71% </m:t>
        </m:r>
        <m:d>
          <m:dPr>
            <m:begChr m:val="["/>
            <m:endChr m:val="]"/>
            <m:ctrlPr>
              <w:rPr>
                <w:rFonts w:ascii="Cambria Math" w:eastAsiaTheme="minorEastAsia" w:hAnsi="Cambria Math" w:cs="Arial"/>
                <w:i/>
              </w:rPr>
            </m:ctrlPr>
          </m:dPr>
          <m:e>
            <m:r>
              <w:rPr>
                <w:rFonts w:ascii="Cambria Math" w:eastAsiaTheme="minorEastAsia" w:hAnsi="Cambria Math" w:cs="Arial"/>
              </w:rPr>
              <m:t>80.12%-90.71%</m:t>
            </m:r>
          </m:e>
        </m:d>
        <m:r>
          <w:rPr>
            <w:rFonts w:ascii="Cambria Math" w:eastAsiaTheme="minorEastAsia" w:hAnsi="Cambria Math" w:cs="Arial"/>
          </w:rPr>
          <m:t>,  t</m:t>
        </m:r>
        <m:d>
          <m:dPr>
            <m:ctrlPr>
              <w:rPr>
                <w:rFonts w:ascii="Cambria Math" w:eastAsiaTheme="minorEastAsia" w:hAnsi="Cambria Math" w:cs="Arial"/>
                <w:i/>
              </w:rPr>
            </m:ctrlPr>
          </m:dPr>
          <m:e>
            <m:r>
              <w:rPr>
                <w:rFonts w:ascii="Cambria Math" w:eastAsiaTheme="minorEastAsia" w:hAnsi="Cambria Math" w:cs="Arial"/>
              </w:rPr>
              <m:t>9</m:t>
            </m:r>
          </m:e>
        </m:d>
        <m:r>
          <w:rPr>
            <w:rFonts w:ascii="Cambria Math" w:eastAsiaTheme="minorEastAsia" w:hAnsi="Cambria Math" w:cs="Arial"/>
          </w:rPr>
          <m:t>=7.283, p=4.646×</m:t>
        </m:r>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-4</m:t>
            </m:r>
          </m:sup>
        </m:sSup>
      </m:oMath>
      <w:r>
        <w:rPr>
          <w:rFonts w:ascii="Arial" w:eastAsiaTheme="minorEastAsia" w:hAnsi="Arial" w:cs="Arial"/>
        </w:rPr>
        <w:t>). In B2 who had end-stage ALS, while cross-validated open-loop decoding accurac</w:t>
      </w:r>
      <w:r w:rsidR="00E934FD">
        <w:rPr>
          <w:rFonts w:ascii="Arial" w:eastAsiaTheme="minorEastAsia" w:hAnsi="Arial" w:cs="Arial"/>
        </w:rPr>
        <w:t>ies</w:t>
      </w:r>
      <w:r>
        <w:rPr>
          <w:rFonts w:ascii="Arial" w:eastAsiaTheme="minorEastAsia" w:hAnsi="Arial" w:cs="Arial"/>
        </w:rPr>
        <w:t xml:space="preserve"> w</w:t>
      </w:r>
      <w:r w:rsidR="00E934FD">
        <w:rPr>
          <w:rFonts w:ascii="Arial" w:eastAsiaTheme="minorEastAsia" w:hAnsi="Arial" w:cs="Arial"/>
        </w:rPr>
        <w:t>ere</w:t>
      </w:r>
      <w:r>
        <w:rPr>
          <w:rFonts w:ascii="Arial" w:eastAsiaTheme="minorEastAsia" w:hAnsi="Arial" w:cs="Arial"/>
        </w:rPr>
        <w:t xml:space="preserve"> at chance levels, decoding accuracies during closed-loop control were significantly above chance (Fig. S2</w:t>
      </w:r>
      <w:ins w:id="21" w:author="nikhilesh natraj" w:date="2023-07-31T17:02:00Z">
        <w:r w:rsidR="005D49D5">
          <w:rPr>
            <w:rFonts w:ascii="Arial" w:eastAsiaTheme="minorEastAsia" w:hAnsi="Arial" w:cs="Arial"/>
          </w:rPr>
          <w:t>B</w:t>
        </w:r>
      </w:ins>
      <w:r>
        <w:rPr>
          <w:rFonts w:ascii="Arial" w:eastAsiaTheme="minorEastAsia" w:hAnsi="Arial" w:cs="Arial"/>
        </w:rPr>
        <w:t>). Moreover, the percentage increase each day in decoding accuracies relative to the OL experiment was significantly higher in CL2 than CL1 across both subjects</w:t>
      </w:r>
      <w:r w:rsidR="00A20766">
        <w:rPr>
          <w:rFonts w:ascii="Arial" w:eastAsiaTheme="minorEastAsia" w:hAnsi="Arial" w:cs="Arial"/>
        </w:rPr>
        <w:t>. This</w:t>
      </w:r>
      <w:r>
        <w:rPr>
          <w:rFonts w:ascii="Arial" w:eastAsiaTheme="minorEastAsia" w:hAnsi="Arial" w:cs="Arial"/>
        </w:rPr>
        <w:t xml:space="preserve"> </w:t>
      </w:r>
      <w:r w:rsidR="00A20766">
        <w:rPr>
          <w:rFonts w:ascii="Arial" w:eastAsiaTheme="minorEastAsia" w:hAnsi="Arial" w:cs="Arial"/>
        </w:rPr>
        <w:t xml:space="preserve">highlighted </w:t>
      </w:r>
      <w:r>
        <w:rPr>
          <w:rFonts w:ascii="Arial" w:eastAsiaTheme="minorEastAsia" w:hAnsi="Arial" w:cs="Arial"/>
        </w:rPr>
        <w:t>the efficacy of updating the decoder with closed-loop data (</w:t>
      </w:r>
      <w:r w:rsidR="007E3E4A">
        <w:rPr>
          <w:rFonts w:ascii="Arial" w:eastAsiaTheme="minorEastAsia" w:hAnsi="Arial" w:cs="Arial"/>
        </w:rPr>
        <w:fldChar w:fldCharType="begin"/>
      </w:r>
      <w:r w:rsidR="007E3E4A">
        <w:rPr>
          <w:rFonts w:ascii="Arial" w:eastAsiaTheme="minorEastAsia" w:hAnsi="Arial" w:cs="Arial"/>
        </w:rPr>
        <w:instrText xml:space="preserve"> ADDIN EN.CITE &lt;EndNote&gt;&lt;Cite&gt;&lt;Author&gt;Jarosiewicz&lt;/Author&gt;&lt;Year&gt;2013&lt;/Year&gt;&lt;RecNum&gt;318&lt;/RecNum&gt;&lt;DisplayText&gt;(Jarosiewicz et al., 2013)&lt;/DisplayText&gt;&lt;record&gt;&lt;rec-number&gt;318&lt;/rec-number&gt;&lt;foreign-keys&gt;&lt;key app="EN" db-id="095vzf2zzvarpaezad9xw50uwvzwsd59edf9" timestamp="1675272908"&gt;318&lt;/key&gt;&lt;/foreign-keys&gt;&lt;ref-type name="Journal Article"&gt;17&lt;/ref-type&gt;&lt;contributors&gt;&lt;authors&gt;&lt;author&gt;Jarosiewicz, Beata&lt;/author&gt;&lt;author&gt;Masse, Nicolas Y&lt;/author&gt;&lt;author&gt;Bacher, Daniel&lt;/author&gt;&lt;author&gt;Cash, Sydney S&lt;/author&gt;&lt;author&gt;Eskandar, Emad&lt;/author&gt;&lt;author&gt;Friehs, Gerhard&lt;/author&gt;&lt;author&gt;Donoghue, John P&lt;/author&gt;&lt;author&gt;Hochberg, Leigh R&lt;/author&gt;&lt;/authors&gt;&lt;/contributors&gt;&lt;titles&gt;&lt;title&gt;Advantages of closed-loop calibration in intracortical brain–computer interfaces for people with tetraplegia&lt;/title&gt;&lt;secondary-title&gt;Journal of neural engineering&lt;/secondary-title&gt;&lt;/titles&gt;&lt;periodical&gt;&lt;full-title&gt;Journal of neural engineering&lt;/full-title&gt;&lt;/periodical&gt;&lt;pages&gt;046012&lt;/pages&gt;&lt;volume&gt;10&lt;/volume&gt;&lt;number&gt;4&lt;/number&gt;&lt;dates&gt;&lt;year&gt;2013&lt;/year&gt;&lt;/dates&gt;&lt;isbn&gt;1741-2552&lt;/isbn&gt;&lt;urls&gt;&lt;/urls&gt;&lt;/record&gt;&lt;/Cite&gt;&lt;/EndNote&gt;</w:instrText>
      </w:r>
      <w:r w:rsidR="007E3E4A">
        <w:rPr>
          <w:rFonts w:ascii="Arial" w:eastAsiaTheme="minorEastAsia" w:hAnsi="Arial" w:cs="Arial"/>
        </w:rPr>
        <w:fldChar w:fldCharType="separate"/>
      </w:r>
      <w:r w:rsidR="007E3E4A">
        <w:rPr>
          <w:rFonts w:ascii="Arial" w:eastAsiaTheme="minorEastAsia" w:hAnsi="Arial" w:cs="Arial"/>
          <w:noProof/>
        </w:rPr>
        <w:t>(Jarosiewicz et al., 2013)</w:t>
      </w:r>
      <w:r w:rsidR="007E3E4A">
        <w:rPr>
          <w:rFonts w:ascii="Arial" w:eastAsiaTheme="minorEastAsia" w:hAnsi="Arial" w:cs="Arial"/>
        </w:rPr>
        <w:fldChar w:fldCharType="end"/>
      </w:r>
      <w:ins w:id="22" w:author="nikhilesh natraj" w:date="2023-07-30T14:42:00Z">
        <w:r w:rsidR="007E3E4A">
          <w:rPr>
            <w:rFonts w:ascii="Arial" w:eastAsiaTheme="minorEastAsia" w:hAnsi="Arial" w:cs="Arial"/>
          </w:rPr>
          <w:t xml:space="preserve"> </w:t>
        </w:r>
      </w:ins>
      <w:r>
        <w:rPr>
          <w:rFonts w:ascii="Arial" w:eastAsiaTheme="minorEastAsia" w:hAnsi="Arial" w:cs="Arial"/>
        </w:rPr>
        <w:t xml:space="preserve">Fig. 2H, CL1 vs. CL2 relative to OL reference (black dotted line), </w:t>
      </w:r>
      <m:oMath>
        <m:r>
          <w:rPr>
            <w:rFonts w:ascii="Cambria Math" w:eastAsiaTheme="minorEastAsia" w:hAnsi="Cambria Math" w:cs="Arial"/>
          </w:rPr>
          <m:t>mixed effect model, t</m:t>
        </m:r>
        <m:d>
          <m:dPr>
            <m:ctrlPr>
              <w:rPr>
                <w:rFonts w:ascii="Cambria Math" w:eastAsiaTheme="minorEastAsia" w:hAnsi="Cambria Math" w:cs="Arial"/>
                <w:i/>
              </w:rPr>
            </m:ctrlPr>
          </m:dPr>
          <m:e>
            <m:r>
              <w:rPr>
                <w:rFonts w:ascii="Cambria Math" w:eastAsiaTheme="minorEastAsia" w:hAnsi="Cambria Math" w:cs="Arial"/>
              </w:rPr>
              <m:t>26</m:t>
            </m:r>
          </m:e>
        </m:d>
        <m:r>
          <w:rPr>
            <w:rFonts w:ascii="Cambria Math" w:eastAsiaTheme="minorEastAsia" w:hAnsi="Cambria Math" w:cs="Arial"/>
          </w:rPr>
          <m:t>=2.636, p=0.0139</m:t>
        </m:r>
      </m:oMath>
      <w:r>
        <w:rPr>
          <w:rFonts w:ascii="Arial" w:eastAsiaTheme="minorEastAsia" w:hAnsi="Arial" w:cs="Arial"/>
        </w:rPr>
        <w:t>). Notably, OL decoding performance in B1 did not improve across-days even with sustained practice with the BCI (</w:t>
      </w:r>
      <m:oMath>
        <m:r>
          <w:rPr>
            <w:rFonts w:ascii="Cambria Math" w:eastAsiaTheme="minorEastAsia" w:hAnsi="Cambria Math" w:cs="Arial"/>
          </w:rPr>
          <m:t>linear model intercept=0.012±0.01, t</m:t>
        </m:r>
        <m:d>
          <m:dPr>
            <m:ctrlPr>
              <w:rPr>
                <w:rFonts w:ascii="Cambria Math" w:eastAsiaTheme="minorEastAsia" w:hAnsi="Cambria Math" w:cs="Arial"/>
                <w:i/>
              </w:rPr>
            </m:ctrlPr>
          </m:dPr>
          <m:e>
            <m:r>
              <w:rPr>
                <w:rFonts w:ascii="Cambria Math" w:eastAsiaTheme="minorEastAsia" w:hAnsi="Cambria Math" w:cs="Arial"/>
              </w:rPr>
              <m:t>8</m:t>
            </m:r>
          </m:e>
        </m:d>
        <m:r>
          <w:rPr>
            <w:rFonts w:ascii="Cambria Math" w:eastAsiaTheme="minorEastAsia" w:hAnsi="Cambria Math" w:cs="Arial"/>
          </w:rPr>
          <m:t>=1.16, p=0.277</m:t>
        </m:r>
      </m:oMath>
      <w:r>
        <w:rPr>
          <w:rFonts w:ascii="Arial" w:eastAsiaTheme="minorEastAsia" w:hAnsi="Arial" w:cs="Arial"/>
        </w:rPr>
        <w:t xml:space="preserve">). Behavioral data thus indicated that sensorimotor representations were decoded better during closed-loop control especially after </w:t>
      </w:r>
      <w:r>
        <w:rPr>
          <w:rFonts w:ascii="Arial" w:eastAsiaTheme="minorEastAsia" w:hAnsi="Arial" w:cs="Arial"/>
        </w:rPr>
        <w:lastRenderedPageBreak/>
        <w:t xml:space="preserve">a decoder update, while they tended to remain stable in the open-loop setting. We then sought to contrast differences in neural activity between the three experiments and focused on understanding how the open-loop representational structure adapted to the BCI context both within and across sessions. </w:t>
      </w:r>
    </w:p>
    <w:p w14:paraId="40400015" w14:textId="77777777" w:rsidR="002200FF" w:rsidRDefault="002200FF" w:rsidP="002200FF">
      <w:pPr>
        <w:spacing w:line="288" w:lineRule="auto"/>
        <w:contextualSpacing/>
        <w:jc w:val="both"/>
        <w:rPr>
          <w:rFonts w:ascii="Arial" w:eastAsiaTheme="minorEastAsia" w:hAnsi="Arial" w:cs="Arial"/>
        </w:rPr>
      </w:pPr>
    </w:p>
    <w:p w14:paraId="724FF6D9" w14:textId="77777777" w:rsidR="002200FF" w:rsidRDefault="002200FF" w:rsidP="002200FF">
      <w:pPr>
        <w:spacing w:line="288" w:lineRule="auto"/>
        <w:contextualSpacing/>
        <w:jc w:val="both"/>
        <w:rPr>
          <w:rFonts w:ascii="Arial" w:hAnsi="Arial" w:cs="Arial"/>
          <w:b/>
          <w:bCs/>
          <w:sz w:val="24"/>
          <w:szCs w:val="24"/>
        </w:rPr>
      </w:pPr>
      <w:r>
        <w:rPr>
          <w:rFonts w:ascii="Arial" w:hAnsi="Arial" w:cs="Arial"/>
          <w:b/>
          <w:bCs/>
          <w:sz w:val="24"/>
          <w:szCs w:val="24"/>
        </w:rPr>
        <w:t>Changes in representational statistics with closed-loop BCI</w:t>
      </w:r>
    </w:p>
    <w:p w14:paraId="00BDDF24" w14:textId="5E5C5BA8" w:rsidR="002200FF" w:rsidRDefault="002200FF" w:rsidP="002200FF">
      <w:pPr>
        <w:spacing w:line="288" w:lineRule="auto"/>
        <w:contextualSpacing/>
        <w:jc w:val="both"/>
        <w:rPr>
          <w:rFonts w:ascii="Arial" w:eastAsiaTheme="minorEastAsia" w:hAnsi="Arial" w:cs="Arial"/>
        </w:rPr>
      </w:pPr>
      <w:r>
        <w:rPr>
          <w:rFonts w:ascii="Arial" w:eastAsiaTheme="minorEastAsia" w:hAnsi="Arial" w:cs="Arial"/>
        </w:rPr>
        <w:t>To visualize high</w:t>
      </w:r>
      <w:r w:rsidR="000E72B1">
        <w:rPr>
          <w:rFonts w:ascii="Arial" w:eastAsiaTheme="minorEastAsia" w:hAnsi="Arial" w:cs="Arial"/>
        </w:rPr>
        <w:t>-</w:t>
      </w:r>
      <w:r>
        <w:rPr>
          <w:rFonts w:ascii="Arial" w:eastAsiaTheme="minorEastAsia" w:hAnsi="Arial" w:cs="Arial"/>
        </w:rPr>
        <w:t xml:space="preserve">dimensional </w:t>
      </w:r>
      <w:r w:rsidR="000E72B1">
        <w:rPr>
          <w:rFonts w:ascii="Arial" w:eastAsiaTheme="minorEastAsia" w:hAnsi="Arial" w:cs="Arial"/>
        </w:rPr>
        <w:t xml:space="preserve">network-wide cortical </w:t>
      </w:r>
      <w:r>
        <w:rPr>
          <w:rFonts w:ascii="Arial" w:eastAsiaTheme="minorEastAsia" w:hAnsi="Arial" w:cs="Arial"/>
        </w:rPr>
        <w:t>activity and contrast the neural correlates of open-loop and closed-loop behavior, we performed dimensionality reduction to identify a neural manifold</w:t>
      </w:r>
      <w:r w:rsidR="00A20766">
        <w:rPr>
          <w:rFonts w:ascii="Arial" w:eastAsiaTheme="minorEastAsia" w:hAnsi="Arial" w:cs="Arial"/>
        </w:rPr>
        <w:t>. This</w:t>
      </w:r>
      <w:r>
        <w:rPr>
          <w:rFonts w:ascii="Arial" w:eastAsiaTheme="minorEastAsia" w:hAnsi="Arial" w:cs="Arial"/>
        </w:rPr>
        <w:t xml:space="preserve"> low-dimensional latent space</w:t>
      </w:r>
      <w:r w:rsidR="00A20766">
        <w:rPr>
          <w:rFonts w:ascii="Arial" w:eastAsiaTheme="minorEastAsia" w:hAnsi="Arial" w:cs="Arial"/>
        </w:rPr>
        <w:t xml:space="preserve">, </w:t>
      </w:r>
      <w:ins w:id="23" w:author="nikhilesh natraj" w:date="2023-07-30T14:43:00Z">
        <w:r w:rsidR="007E3E4A">
          <w:rPr>
            <w:rFonts w:ascii="Arial" w:eastAsiaTheme="minorEastAsia" w:hAnsi="Arial" w:cs="Arial"/>
          </w:rPr>
          <w:t xml:space="preserve">via </w:t>
        </w:r>
      </w:ins>
      <w:r w:rsidR="00A20766">
        <w:rPr>
          <w:rFonts w:ascii="Arial" w:eastAsiaTheme="minorEastAsia" w:hAnsi="Arial" w:cs="Arial"/>
        </w:rPr>
        <w:t>a neural-network based autoencoder (</w:t>
      </w:r>
      <w:r w:rsidR="00A20766">
        <w:rPr>
          <w:rFonts w:ascii="Arial" w:eastAsiaTheme="minorEastAsia" w:hAnsi="Arial" w:cs="Arial"/>
        </w:rPr>
        <w:fldChar w:fldCharType="begin">
          <w:fldData xml:space="preserve">PEVuZE5vdGU+PENpdGU+PEF1dGhvcj5IaW50b248L0F1dGhvcj48WWVhcj4yMDA2PC9ZZWFyPjxS
ZWNOdW0+MzY2PC9SZWNOdW0+PERpc3BsYXlUZXh0PihIaW50b24gYW5kIFNhbGFraHV0ZGlub3Ys
IDIwMDY7IFBhbmRhcmluYXRoIGV0IGFsLiwgMjAxODsgUGFpbGxhIGV0IGFsLiwgMjAxOTsgWmhv
dSBhbmQgV2VpLCAyMDIwOyBUYWx1a2RlciBldCBhbC4sIDIwMjI7IExhbmdkb24gZXQgYWwuLCAy
MDIzKTwvRGlzcGxheVRleHQ+PHJlY29yZD48cmVjLW51bWJlcj4zNjY8L3JlYy1udW1iZXI+PGZv
cmVpZ24ta2V5cz48a2V5IGFwcD0iRU4iIGRiLWlkPSIwOTV2emYyenp2YXJwYWV6YWQ5eHc1MHV3
dnp3c2Q1OWVkZjkiIHRpbWVzdGFtcD0iMTY4NzI3MTc4MCI+MzY2PC9rZXk+PC9mb3JlaWduLWtl
eXM+PHJlZi10eXBlIG5hbWU9IkpvdXJuYWwgQXJ0aWNsZSI+MTc8L3JlZi10eXBlPjxjb250cmli
dXRvcnM+PGF1dGhvcnM+PGF1dGhvcj5IaW50b24sIEdlb2ZmcmV5IEU8L2F1dGhvcj48YXV0aG9y
PlNhbGFraHV0ZGlub3YsIFJ1c2xhbiBSPC9hdXRob3I+PC9hdXRob3JzPjwvY29udHJpYnV0b3Jz
Pjx0aXRsZXM+PHRpdGxlPlJlZHVjaW5nIHRoZSBkaW1lbnNpb25hbGl0eSBvZiBkYXRhIHdpdGgg
bmV1cmFsIG5ldHdvcmtzPC90aXRsZT48c2Vjb25kYXJ5LXRpdGxlPnNjaWVuY2U8L3NlY29uZGFy
eS10aXRsZT48L3RpdGxlcz48cGVyaW9kaWNhbD48ZnVsbC10aXRsZT5TY2llbmNlPC9mdWxsLXRp
dGxlPjwvcGVyaW9kaWNhbD48cGFnZXM+NTA0LTUwNzwvcGFnZXM+PHZvbHVtZT4zMTM8L3ZvbHVt
ZT48bnVtYmVyPjU3ODY8L251bWJlcj48ZGF0ZXM+PHllYXI+MjAwNjwveWVhcj48L2RhdGVzPjxp
c2JuPjAwMzYtODA3NTwvaXNibj48dXJscz48L3VybHM+PC9yZWNvcmQ+PC9DaXRlPjxDaXRlPjxB
dXRob3I+UGFuZGFyaW5hdGg8L0F1dGhvcj48WWVhcj4yMDE4PC9ZZWFyPjxSZWNOdW0+MzY5PC9S
ZWNOdW0+PHJlY29yZD48cmVjLW51bWJlcj4zNjk8L3JlYy1udW1iZXI+PGZvcmVpZ24ta2V5cz48
a2V5IGFwcD0iRU4iIGRiLWlkPSIwOTV2emYyenp2YXJwYWV6YWQ5eHc1MHV3dnp3c2Q1OWVkZjki
IHRpbWVzdGFtcD0iMTY4NzI3NzEwNiI+MzY5PC9rZXk+PC9mb3JlaWduLWtleXM+PHJlZi10eXBl
IG5hbWU9IkpvdXJuYWwgQXJ0aWNsZSI+MTc8L3JlZi10eXBlPjxjb250cmlidXRvcnM+PGF1dGhv
cnM+PGF1dGhvcj5QYW5kYXJpbmF0aCwgQ2hldGhhbjwvYXV0aG9yPjxhdXRob3I+T+KAmVNoZWEs
IERhbmllbCBKPC9hdXRob3I+PGF1dGhvcj5Db2xsaW5zLCBKYXNtaW5lPC9hdXRob3I+PGF1dGhv
cj5Kb3plZm93aWN6LCBSYWZhbDwvYXV0aG9yPjxhdXRob3I+U3Rhdmlza3ksIFNlcmdleSBEPC9h
dXRob3I+PGF1dGhvcj5LYW8sIEpvbmF0aGFuIEM8L2F1dGhvcj48YXV0aG9yPlRyYXV0bWFubiwg
RXJpYyBNPC9hdXRob3I+PGF1dGhvcj5LYXVmbWFuLCBNYXR0aGV3IFQ8L2F1dGhvcj48YXV0aG9y
PlJ5dSwgU3RlcGhlbiBJPC9hdXRob3I+PGF1dGhvcj5Ib2NoYmVyZywgTGVpZ2ggUjwvYXV0aG9y
PjwvYXV0aG9ycz48L2NvbnRyaWJ1dG9ycz48dGl0bGVzPjx0aXRsZT5JbmZlcnJpbmcgc2luZ2xl
LXRyaWFsIG5ldXJhbCBwb3B1bGF0aW9uIGR5bmFtaWNzIHVzaW5nIHNlcXVlbnRpYWwgYXV0by1l
bmNvZGVyczwvdGl0bGU+PHNlY29uZGFyeS10aXRsZT5OYXR1cmUgbWV0aG9kczwvc2Vjb25kYXJ5
LXRpdGxlPjwvdGl0bGVzPjxwZXJpb2RpY2FsPjxmdWxsLXRpdGxlPk5hdHVyZSBtZXRob2RzPC9m
dWxsLXRpdGxlPjwvcGVyaW9kaWNhbD48cGFnZXM+ODA1LTgxNTwvcGFnZXM+PHZvbHVtZT4xNTwv
dm9sdW1lPjxudW1iZXI+MTA8L251bWJlcj48ZGF0ZXM+PHllYXI+MjAxODwveWVhcj48L2RhdGVz
Pjxpc2JuPjE1NDgtNzA5MTwvaXNibj48dXJscz48L3VybHM+PC9yZWNvcmQ+PC9DaXRlPjxDaXRl
PjxBdXRob3I+UGFpbGxhPC9BdXRob3I+PFllYXI+MjAxOTwvWWVhcj48UmVjTnVtPjM2NTwvUmVj
TnVtPjxyZWNvcmQ+PHJlYy1udW1iZXI+MzY1PC9yZWMtbnVtYmVyPjxmb3JlaWduLWtleXM+PGtl
eSBhcHA9IkVOIiBkYi1pZD0iMDk1dnpmMnp6dmFycGFlemFkOXh3NTB1d3Z6d3NkNTllZGY5IiB0
aW1lc3RhbXA9IjE2ODcyNzE2NDUiPjM2NTwva2V5PjwvZm9yZWlnbi1rZXlzPjxyZWYtdHlwZSBu
YW1lPSJKb3VybmFsIEFydGljbGUiPjE3PC9yZWYtdHlwZT48Y29udHJpYnV0b3JzPjxhdXRob3Jz
PjxhdXRob3I+UGFpbGxhLCBUZWphc3d5PC9hdXRob3I+PGF1dGhvcj5NaWxsZXIsIEthaSBKPC9h
dXRob3I+PGF1dGhvcj5HaWxqYSwgVmlrYXNoPC9hdXRob3I+PC9hdXRob3JzPjwvY29udHJpYnV0
b3JzPjx0aXRsZXM+PHRpdGxlPkF1dG9lbmNvZGVycyBmb3IgbGVhcm5pbmcgdGVtcGxhdGUgc3Bl
Y3Ryb2dyYW1zIGluIGVsZWN0cm9jb3J0aWNvZ3JhcGhpYyBzaWduYWxzPC90aXRsZT48c2Vjb25k
YXJ5LXRpdGxlPkpvdXJuYWwgb2YgbmV1cmFsIGVuZ2luZWVyaW5nPC9zZWNvbmRhcnktdGl0bGU+
PC90aXRsZXM+PHBlcmlvZGljYWw+PGZ1bGwtdGl0bGU+Sm91cm5hbCBvZiBuZXVyYWwgZW5naW5l
ZXJpbmc8L2Z1bGwtdGl0bGU+PC9wZXJpb2RpY2FsPjxwYWdlcz4wMTYwMjU8L3BhZ2VzPjx2b2x1
bWU+MTY8L3ZvbHVtZT48bnVtYmVyPjE8L251bWJlcj48ZGF0ZXM+PHllYXI+MjAxOTwveWVhcj48
L2RhdGVzPjxpc2JuPjE3NDEtMjU1MjwvaXNibj48dXJscz48L3VybHM+PC9yZWNvcmQ+PC9DaXRl
PjxDaXRlPjxBdXRob3I+WmhvdTwvQXV0aG9yPjxZZWFyPjIwMjA8L1llYXI+PFJlY051bT4zNzA8
L1JlY051bT48cmVjb3JkPjxyZWMtbnVtYmVyPjM3MDwvcmVjLW51bWJlcj48Zm9yZWlnbi1rZXlz
PjxrZXkgYXBwPSJFTiIgZGItaWQ9IjA5NXZ6ZjJ6enZhcnBhZXphZDl4dzUwdXd2endzZDU5ZWRm
OSIgdGltZXN0YW1wPSIxNjg3Mjc3OTA5Ij4zNzA8L2tleT48L2ZvcmVpZ24ta2V5cz48cmVmLXR5
cGUgbmFtZT0iSm91cm5hbCBBcnRpY2xlIj4xNzwvcmVmLXR5cGU+PGNvbnRyaWJ1dG9ycz48YXV0
aG9ycz48YXV0aG9yPlpob3UsIERpbmc8L2F1dGhvcj48YXV0aG9yPldlaSwgWHVlLVhpbjwvYXV0
aG9yPjwvYXV0aG9ycz48L2NvbnRyaWJ1dG9ycz48dGl0bGVzPjx0aXRsZT5MZWFybmluZyBpZGVu
dGlmaWFibGUgYW5kIGludGVycHJldGFibGUgbGF0ZW50IG1vZGVscyBvZiBoaWdoLWRpbWVuc2lv
bmFsIG5ldXJhbCBhY3Rpdml0eSB1c2luZyBwaS1WQUU8L3RpdGxlPjxzZWNvbmRhcnktdGl0bGU+
QWR2YW5jZXMgaW4gTmV1cmFsIEluZm9ybWF0aW9uIFByb2Nlc3NpbmcgU3lzdGVtczwvc2Vjb25k
YXJ5LXRpdGxlPjwvdGl0bGVzPjxwZXJpb2RpY2FsPjxmdWxsLXRpdGxlPkFkdmFuY2VzIGluIE5l
dXJhbCBJbmZvcm1hdGlvbiBQcm9jZXNzaW5nIFN5c3RlbXM8L2Z1bGwtdGl0bGU+PC9wZXJpb2Rp
Y2FsPjxwYWdlcz43MjM0LTcyNDc8L3BhZ2VzPjx2b2x1bWU+MzM8L3ZvbHVtZT48ZGF0ZXM+PHll
YXI+MjAyMDwveWVhcj48L2RhdGVzPjx1cmxzPjwvdXJscz48L3JlY29yZD48L0NpdGU+PENpdGU+
PEF1dGhvcj5UYWx1a2RlcjwvQXV0aG9yPjxZZWFyPjIwMjI8L1llYXI+PFJlY051bT4zOTA8L1Jl
Y051bT48cmVjb3JkPjxyZWMtbnVtYmVyPjM5MDwvcmVjLW51bWJlcj48Zm9yZWlnbi1rZXlzPjxr
ZXkgYXBwPSJFTiIgZGItaWQ9IjA5NXZ6ZjJ6enZhcnBhZXphZDl4dzUwdXd2endzZDU5ZWRmOSIg
dGltZXN0YW1wPSIxNjg4OTc1NjIzIj4zOTA8L2tleT48L2ZvcmVpZ24ta2V5cz48cmVmLXR5cGUg
bmFtZT0iSm91cm5hbCBBcnRpY2xlIj4xNzwvcmVmLXR5cGU+PGNvbnRyaWJ1dG9ycz48YXV0aG9y
cz48YXV0aG9yPlRhbHVrZGVyLCBTYWJlcmE8L2F1dGhvcj48YXV0aG9yPlN1biwgSmVubmlmZXIg
SjwvYXV0aG9yPjxhdXRob3I+TGVvbmFyZCwgTWF0dGhldzwvYXV0aG9yPjxhdXRob3I+QnJ1bnRv
biwgQmluZ25pIFc8L2F1dGhvcj48YXV0aG9yPll1ZSwgWWlzb25nPC9hdXRob3I+PC9hdXRob3Jz
PjwvY29udHJpYnV0b3JzPjx0aXRsZXM+PHRpdGxlPkRlZXAgTmV1cmFsIEltcHV0YXRpb246IEEg
RnJhbWV3b3JrIGZvciBSZWNvdmVyaW5nIEluY29tcGxldGUgQnJhaW4gUmVjb3JkaW5nczwvdGl0
bGU+PHNlY29uZGFyeS10aXRsZT5hclhpdiBwcmVwcmludCBhclhpdjoyMjA2LjA4MDk0PC9zZWNv
bmRhcnktdGl0bGU+PC90aXRsZXM+PHBlcmlvZGljYWw+PGZ1bGwtdGl0bGU+YXJYaXYgcHJlcHJp
bnQgYXJYaXY6MjIwNi4wODA5NDwvZnVsbC10aXRsZT48L3BlcmlvZGljYWw+PGRhdGVzPjx5ZWFy
PjIwMjI8L3llYXI+PC9kYXRlcz48dXJscz48L3VybHM+PC9yZWNvcmQ+PC9DaXRlPjxDaXRlPjxB
dXRob3I+TGFuZ2RvbjwvQXV0aG9yPjxZZWFyPjIwMjM8L1llYXI+PFJlY051bT4zNjg8L1JlY051
bT48cmVjb3JkPjxyZWMtbnVtYmVyPjM2ODwvcmVjLW51bWJlcj48Zm9yZWlnbi1rZXlzPjxrZXkg
YXBwPSJFTiIgZGItaWQ9IjA5NXZ6ZjJ6enZhcnBhZXphZDl4dzUwdXd2endzZDU5ZWRmOSIgdGlt
ZXN0YW1wPSIxNjg3Mjc3MDMyIj4zNjg8L2tleT48L2ZvcmVpZ24ta2V5cz48cmVmLXR5cGUgbmFt
ZT0iSm91cm5hbCBBcnRpY2xlIj4xNzwvcmVmLXR5cGU+PGNvbnRyaWJ1dG9ycz48YXV0aG9ycz48
YXV0aG9yPkxhbmdkb24sIENocmlzdG9waGVyPC9hdXRob3I+PGF1dGhvcj5HZW5raW4sIE1pa2hh
aWw8L2F1dGhvcj48YXV0aG9yPkVuZ2VsLCBUYXRpYW5hIEE8L2F1dGhvcj48L2F1dGhvcnM+PC9j
b250cmlidXRvcnM+PHRpdGxlcz48dGl0bGU+QSB1bmlmeWluZyBwZXJzcGVjdGl2ZSBvbiBuZXVy
YWwgbWFuaWZvbGRzIGFuZCBjaXJjdWl0cyBmb3IgY29nbml0aW9uPC90aXRsZT48c2Vjb25kYXJ5
LXRpdGxlPk5hdHVyZSBSZXZpZXdzIE5ldXJvc2NpZW5jZTwvc2Vjb25kYXJ5LXRpdGxlPjwvdGl0
bGVzPjxwZXJpb2RpY2FsPjxmdWxsLXRpdGxlPk5hdHVyZSBSZXZpZXdzIE5ldXJvc2NpZW5jZTwv
ZnVsbC10aXRsZT48L3BlcmlvZGljYWw+PHBhZ2VzPjEtMTU8L3BhZ2VzPjxkYXRlcz48eWVhcj4y
MDIzPC95ZWFyPjwvZGF0ZXM+PGlzYm4+MTQ3MS0wMDNYPC9pc2JuPjx1cmxzPjwvdXJscz48L3Jl
Y29yZD48L0NpdGU+PC9FbmROb3RlPgB=
</w:fldData>
        </w:fldChar>
      </w:r>
      <w:r w:rsidR="00A20766">
        <w:rPr>
          <w:rFonts w:ascii="Arial" w:eastAsiaTheme="minorEastAsia" w:hAnsi="Arial" w:cs="Arial"/>
        </w:rPr>
        <w:instrText xml:space="preserve"> ADDIN EN.CITE </w:instrText>
      </w:r>
      <w:r w:rsidR="00A20766">
        <w:rPr>
          <w:rFonts w:ascii="Arial" w:eastAsiaTheme="minorEastAsia" w:hAnsi="Arial" w:cs="Arial"/>
        </w:rPr>
        <w:fldChar w:fldCharType="begin">
          <w:fldData xml:space="preserve">PEVuZE5vdGU+PENpdGU+PEF1dGhvcj5IaW50b248L0F1dGhvcj48WWVhcj4yMDA2PC9ZZWFyPjxS
ZWNOdW0+MzY2PC9SZWNOdW0+PERpc3BsYXlUZXh0PihIaW50b24gYW5kIFNhbGFraHV0ZGlub3Ys
IDIwMDY7IFBhbmRhcmluYXRoIGV0IGFsLiwgMjAxODsgUGFpbGxhIGV0IGFsLiwgMjAxOTsgWmhv
dSBhbmQgV2VpLCAyMDIwOyBUYWx1a2RlciBldCBhbC4sIDIwMjI7IExhbmdkb24gZXQgYWwuLCAy
MDIzKTwvRGlzcGxheVRleHQ+PHJlY29yZD48cmVjLW51bWJlcj4zNjY8L3JlYy1udW1iZXI+PGZv
cmVpZ24ta2V5cz48a2V5IGFwcD0iRU4iIGRiLWlkPSIwOTV2emYyenp2YXJwYWV6YWQ5eHc1MHV3
dnp3c2Q1OWVkZjkiIHRpbWVzdGFtcD0iMTY4NzI3MTc4MCI+MzY2PC9rZXk+PC9mb3JlaWduLWtl
eXM+PHJlZi10eXBlIG5hbWU9IkpvdXJuYWwgQXJ0aWNsZSI+MTc8L3JlZi10eXBlPjxjb250cmli
dXRvcnM+PGF1dGhvcnM+PGF1dGhvcj5IaW50b24sIEdlb2ZmcmV5IEU8L2F1dGhvcj48YXV0aG9y
PlNhbGFraHV0ZGlub3YsIFJ1c2xhbiBSPC9hdXRob3I+PC9hdXRob3JzPjwvY29udHJpYnV0b3Jz
Pjx0aXRsZXM+PHRpdGxlPlJlZHVjaW5nIHRoZSBkaW1lbnNpb25hbGl0eSBvZiBkYXRhIHdpdGgg
bmV1cmFsIG5ldHdvcmtzPC90aXRsZT48c2Vjb25kYXJ5LXRpdGxlPnNjaWVuY2U8L3NlY29uZGFy
eS10aXRsZT48L3RpdGxlcz48cGVyaW9kaWNhbD48ZnVsbC10aXRsZT5TY2llbmNlPC9mdWxsLXRp
dGxlPjwvcGVyaW9kaWNhbD48cGFnZXM+NTA0LTUwNzwvcGFnZXM+PHZvbHVtZT4zMTM8L3ZvbHVt
ZT48bnVtYmVyPjU3ODY8L251bWJlcj48ZGF0ZXM+PHllYXI+MjAwNjwveWVhcj48L2RhdGVzPjxp
c2JuPjAwMzYtODA3NTwvaXNibj48dXJscz48L3VybHM+PC9yZWNvcmQ+PC9DaXRlPjxDaXRlPjxB
dXRob3I+UGFuZGFyaW5hdGg8L0F1dGhvcj48WWVhcj4yMDE4PC9ZZWFyPjxSZWNOdW0+MzY5PC9S
ZWNOdW0+PHJlY29yZD48cmVjLW51bWJlcj4zNjk8L3JlYy1udW1iZXI+PGZvcmVpZ24ta2V5cz48
a2V5IGFwcD0iRU4iIGRiLWlkPSIwOTV2emYyenp2YXJwYWV6YWQ5eHc1MHV3dnp3c2Q1OWVkZjki
IHRpbWVzdGFtcD0iMTY4NzI3NzEwNiI+MzY5PC9rZXk+PC9mb3JlaWduLWtleXM+PHJlZi10eXBl
IG5hbWU9IkpvdXJuYWwgQXJ0aWNsZSI+MTc8L3JlZi10eXBlPjxjb250cmlidXRvcnM+PGF1dGhv
cnM+PGF1dGhvcj5QYW5kYXJpbmF0aCwgQ2hldGhhbjwvYXV0aG9yPjxhdXRob3I+T+KAmVNoZWEs
IERhbmllbCBKPC9hdXRob3I+PGF1dGhvcj5Db2xsaW5zLCBKYXNtaW5lPC9hdXRob3I+PGF1dGhv
cj5Kb3plZm93aWN6LCBSYWZhbDwvYXV0aG9yPjxhdXRob3I+U3Rhdmlza3ksIFNlcmdleSBEPC9h
dXRob3I+PGF1dGhvcj5LYW8sIEpvbmF0aGFuIEM8L2F1dGhvcj48YXV0aG9yPlRyYXV0bWFubiwg
RXJpYyBNPC9hdXRob3I+PGF1dGhvcj5LYXVmbWFuLCBNYXR0aGV3IFQ8L2F1dGhvcj48YXV0aG9y
PlJ5dSwgU3RlcGhlbiBJPC9hdXRob3I+PGF1dGhvcj5Ib2NoYmVyZywgTGVpZ2ggUjwvYXV0aG9y
PjwvYXV0aG9ycz48L2NvbnRyaWJ1dG9ycz48dGl0bGVzPjx0aXRsZT5JbmZlcnJpbmcgc2luZ2xl
LXRyaWFsIG5ldXJhbCBwb3B1bGF0aW9uIGR5bmFtaWNzIHVzaW5nIHNlcXVlbnRpYWwgYXV0by1l
bmNvZGVyczwvdGl0bGU+PHNlY29uZGFyeS10aXRsZT5OYXR1cmUgbWV0aG9kczwvc2Vjb25kYXJ5
LXRpdGxlPjwvdGl0bGVzPjxwZXJpb2RpY2FsPjxmdWxsLXRpdGxlPk5hdHVyZSBtZXRob2RzPC9m
dWxsLXRpdGxlPjwvcGVyaW9kaWNhbD48cGFnZXM+ODA1LTgxNTwvcGFnZXM+PHZvbHVtZT4xNTwv
dm9sdW1lPjxudW1iZXI+MTA8L251bWJlcj48ZGF0ZXM+PHllYXI+MjAxODwveWVhcj48L2RhdGVz
Pjxpc2JuPjE1NDgtNzA5MTwvaXNibj48dXJscz48L3VybHM+PC9yZWNvcmQ+PC9DaXRlPjxDaXRl
PjxBdXRob3I+UGFpbGxhPC9BdXRob3I+PFllYXI+MjAxOTwvWWVhcj48UmVjTnVtPjM2NTwvUmVj
TnVtPjxyZWNvcmQ+PHJlYy1udW1iZXI+MzY1PC9yZWMtbnVtYmVyPjxmb3JlaWduLWtleXM+PGtl
eSBhcHA9IkVOIiBkYi1pZD0iMDk1dnpmMnp6dmFycGFlemFkOXh3NTB1d3Z6d3NkNTllZGY5IiB0
aW1lc3RhbXA9IjE2ODcyNzE2NDUiPjM2NTwva2V5PjwvZm9yZWlnbi1rZXlzPjxyZWYtdHlwZSBu
YW1lPSJKb3VybmFsIEFydGljbGUiPjE3PC9yZWYtdHlwZT48Y29udHJpYnV0b3JzPjxhdXRob3Jz
PjxhdXRob3I+UGFpbGxhLCBUZWphc3d5PC9hdXRob3I+PGF1dGhvcj5NaWxsZXIsIEthaSBKPC9h
dXRob3I+PGF1dGhvcj5HaWxqYSwgVmlrYXNoPC9hdXRob3I+PC9hdXRob3JzPjwvY29udHJpYnV0
b3JzPjx0aXRsZXM+PHRpdGxlPkF1dG9lbmNvZGVycyBmb3IgbGVhcm5pbmcgdGVtcGxhdGUgc3Bl
Y3Ryb2dyYW1zIGluIGVsZWN0cm9jb3J0aWNvZ3JhcGhpYyBzaWduYWxzPC90aXRsZT48c2Vjb25k
YXJ5LXRpdGxlPkpvdXJuYWwgb2YgbmV1cmFsIGVuZ2luZWVyaW5nPC9zZWNvbmRhcnktdGl0bGU+
PC90aXRsZXM+PHBlcmlvZGljYWw+PGZ1bGwtdGl0bGU+Sm91cm5hbCBvZiBuZXVyYWwgZW5naW5l
ZXJpbmc8L2Z1bGwtdGl0bGU+PC9wZXJpb2RpY2FsPjxwYWdlcz4wMTYwMjU8L3BhZ2VzPjx2b2x1
bWU+MTY8L3ZvbHVtZT48bnVtYmVyPjE8L251bWJlcj48ZGF0ZXM+PHllYXI+MjAxOTwveWVhcj48
L2RhdGVzPjxpc2JuPjE3NDEtMjU1MjwvaXNibj48dXJscz48L3VybHM+PC9yZWNvcmQ+PC9DaXRl
PjxDaXRlPjxBdXRob3I+WmhvdTwvQXV0aG9yPjxZZWFyPjIwMjA8L1llYXI+PFJlY051bT4zNzA8
L1JlY051bT48cmVjb3JkPjxyZWMtbnVtYmVyPjM3MDwvcmVjLW51bWJlcj48Zm9yZWlnbi1rZXlz
PjxrZXkgYXBwPSJFTiIgZGItaWQ9IjA5NXZ6ZjJ6enZhcnBhZXphZDl4dzUwdXd2endzZDU5ZWRm
OSIgdGltZXN0YW1wPSIxNjg3Mjc3OTA5Ij4zNzA8L2tleT48L2ZvcmVpZ24ta2V5cz48cmVmLXR5
cGUgbmFtZT0iSm91cm5hbCBBcnRpY2xlIj4xNzwvcmVmLXR5cGU+PGNvbnRyaWJ1dG9ycz48YXV0
aG9ycz48YXV0aG9yPlpob3UsIERpbmc8L2F1dGhvcj48YXV0aG9yPldlaSwgWHVlLVhpbjwvYXV0
aG9yPjwvYXV0aG9ycz48L2NvbnRyaWJ1dG9ycz48dGl0bGVzPjx0aXRsZT5MZWFybmluZyBpZGVu
dGlmaWFibGUgYW5kIGludGVycHJldGFibGUgbGF0ZW50IG1vZGVscyBvZiBoaWdoLWRpbWVuc2lv
bmFsIG5ldXJhbCBhY3Rpdml0eSB1c2luZyBwaS1WQUU8L3RpdGxlPjxzZWNvbmRhcnktdGl0bGU+
QWR2YW5jZXMgaW4gTmV1cmFsIEluZm9ybWF0aW9uIFByb2Nlc3NpbmcgU3lzdGVtczwvc2Vjb25k
YXJ5LXRpdGxlPjwvdGl0bGVzPjxwZXJpb2RpY2FsPjxmdWxsLXRpdGxlPkFkdmFuY2VzIGluIE5l
dXJhbCBJbmZvcm1hdGlvbiBQcm9jZXNzaW5nIFN5c3RlbXM8L2Z1bGwtdGl0bGU+PC9wZXJpb2Rp
Y2FsPjxwYWdlcz43MjM0LTcyNDc8L3BhZ2VzPjx2b2x1bWU+MzM8L3ZvbHVtZT48ZGF0ZXM+PHll
YXI+MjAyMDwveWVhcj48L2RhdGVzPjx1cmxzPjwvdXJscz48L3JlY29yZD48L0NpdGU+PENpdGU+
PEF1dGhvcj5UYWx1a2RlcjwvQXV0aG9yPjxZZWFyPjIwMjI8L1llYXI+PFJlY051bT4zOTA8L1Jl
Y051bT48cmVjb3JkPjxyZWMtbnVtYmVyPjM5MDwvcmVjLW51bWJlcj48Zm9yZWlnbi1rZXlzPjxr
ZXkgYXBwPSJFTiIgZGItaWQ9IjA5NXZ6ZjJ6enZhcnBhZXphZDl4dzUwdXd2endzZDU5ZWRmOSIg
dGltZXN0YW1wPSIxNjg4OTc1NjIzIj4zOTA8L2tleT48L2ZvcmVpZ24ta2V5cz48cmVmLXR5cGUg
bmFtZT0iSm91cm5hbCBBcnRpY2xlIj4xNzwvcmVmLXR5cGU+PGNvbnRyaWJ1dG9ycz48YXV0aG9y
cz48YXV0aG9yPlRhbHVrZGVyLCBTYWJlcmE8L2F1dGhvcj48YXV0aG9yPlN1biwgSmVubmlmZXIg
SjwvYXV0aG9yPjxhdXRob3I+TGVvbmFyZCwgTWF0dGhldzwvYXV0aG9yPjxhdXRob3I+QnJ1bnRv
biwgQmluZ25pIFc8L2F1dGhvcj48YXV0aG9yPll1ZSwgWWlzb25nPC9hdXRob3I+PC9hdXRob3Jz
PjwvY29udHJpYnV0b3JzPjx0aXRsZXM+PHRpdGxlPkRlZXAgTmV1cmFsIEltcHV0YXRpb246IEEg
RnJhbWV3b3JrIGZvciBSZWNvdmVyaW5nIEluY29tcGxldGUgQnJhaW4gUmVjb3JkaW5nczwvdGl0
bGU+PHNlY29uZGFyeS10aXRsZT5hclhpdiBwcmVwcmludCBhclhpdjoyMjA2LjA4MDk0PC9zZWNv
bmRhcnktdGl0bGU+PC90aXRsZXM+PHBlcmlvZGljYWw+PGZ1bGwtdGl0bGU+YXJYaXYgcHJlcHJp
bnQgYXJYaXY6MjIwNi4wODA5NDwvZnVsbC10aXRsZT48L3BlcmlvZGljYWw+PGRhdGVzPjx5ZWFy
PjIwMjI8L3llYXI+PC9kYXRlcz48dXJscz48L3VybHM+PC9yZWNvcmQ+PC9DaXRlPjxDaXRlPjxB
dXRob3I+TGFuZ2RvbjwvQXV0aG9yPjxZZWFyPjIwMjM8L1llYXI+PFJlY051bT4zNjg8L1JlY051
bT48cmVjb3JkPjxyZWMtbnVtYmVyPjM2ODwvcmVjLW51bWJlcj48Zm9yZWlnbi1rZXlzPjxrZXkg
YXBwPSJFTiIgZGItaWQ9IjA5NXZ6ZjJ6enZhcnBhZXphZDl4dzUwdXd2endzZDU5ZWRmOSIgdGlt
ZXN0YW1wPSIxNjg3Mjc3MDMyIj4zNjg8L2tleT48L2ZvcmVpZ24ta2V5cz48cmVmLXR5cGUgbmFt
ZT0iSm91cm5hbCBBcnRpY2xlIj4xNzwvcmVmLXR5cGU+PGNvbnRyaWJ1dG9ycz48YXV0aG9ycz48
YXV0aG9yPkxhbmdkb24sIENocmlzdG9waGVyPC9hdXRob3I+PGF1dGhvcj5HZW5raW4sIE1pa2hh
aWw8L2F1dGhvcj48YXV0aG9yPkVuZ2VsLCBUYXRpYW5hIEE8L2F1dGhvcj48L2F1dGhvcnM+PC9j
b250cmlidXRvcnM+PHRpdGxlcz48dGl0bGU+QSB1bmlmeWluZyBwZXJzcGVjdGl2ZSBvbiBuZXVy
YWwgbWFuaWZvbGRzIGFuZCBjaXJjdWl0cyBmb3IgY29nbml0aW9uPC90aXRsZT48c2Vjb25kYXJ5
LXRpdGxlPk5hdHVyZSBSZXZpZXdzIE5ldXJvc2NpZW5jZTwvc2Vjb25kYXJ5LXRpdGxlPjwvdGl0
bGVzPjxwZXJpb2RpY2FsPjxmdWxsLXRpdGxlPk5hdHVyZSBSZXZpZXdzIE5ldXJvc2NpZW5jZTwv
ZnVsbC10aXRsZT48L3BlcmlvZGljYWw+PHBhZ2VzPjEtMTU8L3BhZ2VzPjxkYXRlcz48eWVhcj4y
MDIzPC95ZWFyPjwvZGF0ZXM+PGlzYm4+MTQ3MS0wMDNYPC9pc2JuPjx1cmxzPjwvdXJscz48L3Jl
Y29yZD48L0NpdGU+PC9FbmROb3RlPgB=
</w:fldData>
        </w:fldChar>
      </w:r>
      <w:r w:rsidR="00A20766">
        <w:rPr>
          <w:rFonts w:ascii="Arial" w:eastAsiaTheme="minorEastAsia" w:hAnsi="Arial" w:cs="Arial"/>
        </w:rPr>
        <w:instrText xml:space="preserve"> ADDIN EN.CITE.DATA </w:instrText>
      </w:r>
      <w:r w:rsidR="00A20766">
        <w:rPr>
          <w:rFonts w:ascii="Arial" w:eastAsiaTheme="minorEastAsia" w:hAnsi="Arial" w:cs="Arial"/>
        </w:rPr>
      </w:r>
      <w:r w:rsidR="00A20766">
        <w:rPr>
          <w:rFonts w:ascii="Arial" w:eastAsiaTheme="minorEastAsia" w:hAnsi="Arial" w:cs="Arial"/>
        </w:rPr>
        <w:fldChar w:fldCharType="end"/>
      </w:r>
      <w:r w:rsidR="00A20766">
        <w:rPr>
          <w:rFonts w:ascii="Arial" w:eastAsiaTheme="minorEastAsia" w:hAnsi="Arial" w:cs="Arial"/>
        </w:rPr>
      </w:r>
      <w:r w:rsidR="00A20766">
        <w:rPr>
          <w:rFonts w:ascii="Arial" w:eastAsiaTheme="minorEastAsia" w:hAnsi="Arial" w:cs="Arial"/>
        </w:rPr>
        <w:fldChar w:fldCharType="separate"/>
      </w:r>
      <w:r w:rsidR="00A20766">
        <w:rPr>
          <w:rFonts w:ascii="Arial" w:eastAsiaTheme="minorEastAsia" w:hAnsi="Arial" w:cs="Arial"/>
          <w:noProof/>
        </w:rPr>
        <w:t>(Hinton and Salakhutdinov, 2006; Pandarinath et al., 2018; Pailla et al., 2019; Zhou and Wei, 2020; Talukder et al., 2022; Langdon et al., 2023)</w:t>
      </w:r>
      <w:r w:rsidR="00A20766">
        <w:rPr>
          <w:rFonts w:ascii="Arial" w:eastAsiaTheme="minorEastAsia" w:hAnsi="Arial" w:cs="Arial"/>
        </w:rPr>
        <w:fldChar w:fldCharType="end"/>
      </w:r>
      <w:r w:rsidR="00A20766">
        <w:rPr>
          <w:rFonts w:ascii="Arial" w:eastAsiaTheme="minorEastAsia" w:hAnsi="Arial" w:cs="Arial"/>
        </w:rPr>
        <w:t>, Methods)</w:t>
      </w:r>
      <w:r>
        <w:rPr>
          <w:rFonts w:ascii="Arial" w:eastAsiaTheme="minorEastAsia" w:hAnsi="Arial" w:cs="Arial"/>
        </w:rPr>
        <w:t xml:space="preserve"> succinctly captures high</w:t>
      </w:r>
      <w:r w:rsidR="000E72B1">
        <w:rPr>
          <w:rFonts w:ascii="Arial" w:eastAsiaTheme="minorEastAsia" w:hAnsi="Arial" w:cs="Arial"/>
        </w:rPr>
        <w:t>-</w:t>
      </w:r>
      <w:r>
        <w:rPr>
          <w:rFonts w:ascii="Arial" w:eastAsiaTheme="minorEastAsia" w:hAnsi="Arial" w:cs="Arial"/>
        </w:rPr>
        <w:t>dimensional motor control data</w:t>
      </w:r>
      <w:r w:rsidR="00A20766">
        <w:rPr>
          <w:rFonts w:ascii="Arial" w:eastAsiaTheme="minorEastAsia" w:hAnsi="Arial" w:cs="Arial"/>
        </w:rPr>
        <w:t xml:space="preserve"> for the repertoire across all three experiments</w:t>
      </w:r>
      <w:r>
        <w:rPr>
          <w:rFonts w:ascii="Arial" w:eastAsiaTheme="minorEastAsia" w:hAnsi="Arial" w:cs="Arial"/>
        </w:rPr>
        <w:t>. We built this manifold separately for each session with each day’s data. Neural activity of the first and last day captured on their respective manifolds are shown in Fig. 2I and 2J respectively for B1. Inspection of latent-space activity revealed immediate within-session shifts and separation between movements’ latent distributions when transitioning from open-loop to closed-loop control. There also appeared notable reductions in each movement’s neural variance specific to the BCI-context as open-loop neural variance appeared to be consistently larger. To quantify these effects, we measured the a) Mahalanobis distance, which measures the pairwise statistical separation between movements’ low-dimensional neural distributions (differences in means weighted by pooled variance)</w:t>
      </w:r>
      <w:r w:rsidR="000E72B1">
        <w:rPr>
          <w:rFonts w:ascii="Arial" w:eastAsiaTheme="minorEastAsia" w:hAnsi="Arial" w:cs="Arial"/>
        </w:rPr>
        <w:t>,</w:t>
      </w:r>
      <w:r>
        <w:rPr>
          <w:rFonts w:ascii="Arial" w:eastAsiaTheme="minorEastAsia" w:hAnsi="Arial" w:cs="Arial"/>
        </w:rPr>
        <w:t xml:space="preserve"> and b) the neural variance or spread of distributions in latent-space (Fig. 2K). </w:t>
      </w:r>
    </w:p>
    <w:p w14:paraId="0F2628BF" w14:textId="77777777" w:rsidR="002200FF" w:rsidRDefault="002200FF" w:rsidP="002200FF">
      <w:pPr>
        <w:spacing w:line="288" w:lineRule="auto"/>
        <w:contextualSpacing/>
        <w:jc w:val="both"/>
        <w:rPr>
          <w:rFonts w:ascii="Arial" w:eastAsiaTheme="minorEastAsia" w:hAnsi="Arial" w:cs="Arial"/>
        </w:rPr>
      </w:pPr>
    </w:p>
    <w:p w14:paraId="63EE5DA3" w14:textId="2DA3E831" w:rsidR="00124E40" w:rsidRDefault="002200FF" w:rsidP="002200FF">
      <w:pPr>
        <w:spacing w:line="288" w:lineRule="auto"/>
        <w:contextualSpacing/>
        <w:jc w:val="both"/>
        <w:rPr>
          <w:rFonts w:ascii="Arial" w:eastAsiaTheme="minorEastAsia" w:hAnsi="Arial" w:cs="Arial"/>
        </w:rPr>
      </w:pPr>
      <w:r>
        <w:rPr>
          <w:rFonts w:ascii="Arial" w:eastAsiaTheme="minorEastAsia" w:hAnsi="Arial" w:cs="Arial"/>
        </w:rPr>
        <w:t>Confirming our observations, closed-loop control elicited greater average Mahalanobis distances as compared to open-loop data</w:t>
      </w:r>
      <w:r w:rsidR="00CB32E4">
        <w:rPr>
          <w:rFonts w:ascii="Arial" w:eastAsiaTheme="minorEastAsia" w:hAnsi="Arial" w:cs="Arial"/>
        </w:rPr>
        <w:t xml:space="preserve"> (Fig. 2L and 2M, main effect of experiment-type in B1 </w:t>
      </w:r>
      <m:oMath>
        <m:r>
          <w:rPr>
            <w:rFonts w:ascii="Cambria Math" w:eastAsiaTheme="minorEastAsia" w:hAnsi="Cambria Math" w:cs="Arial"/>
          </w:rPr>
          <m:t>rmANVOA F(2,18)= 145.052, p=7.88×</m:t>
        </m:r>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-15</m:t>
            </m:r>
          </m:sup>
        </m:sSup>
      </m:oMath>
      <w:r w:rsidR="00CB32E4">
        <w:rPr>
          <w:rFonts w:ascii="Arial" w:eastAsiaTheme="minorEastAsia" w:hAnsi="Arial" w:cs="Arial"/>
        </w:rPr>
        <w:t xml:space="preserve">, distances in B1, CL2: </w:t>
      </w:r>
      <m:oMath>
        <m:r>
          <w:rPr>
            <w:rFonts w:ascii="Cambria Math" w:eastAsiaTheme="minorEastAsia" w:hAnsi="Cambria Math" w:cs="Arial"/>
          </w:rPr>
          <m:t xml:space="preserve">45.06±2.353 SE, </m:t>
        </m:r>
      </m:oMath>
      <w:r w:rsidR="00CB32E4">
        <w:rPr>
          <w:rFonts w:ascii="Arial" w:eastAsiaTheme="minorEastAsia" w:hAnsi="Arial" w:cs="Arial"/>
        </w:rPr>
        <w:t xml:space="preserve">CL1: </w:t>
      </w:r>
      <m:oMath>
        <m:r>
          <w:rPr>
            <w:rFonts w:ascii="Cambria Math" w:eastAsiaTheme="minorEastAsia" w:hAnsi="Cambria Math" w:cs="Arial"/>
          </w:rPr>
          <m:t xml:space="preserve">33.2±2.292 SE, </m:t>
        </m:r>
      </m:oMath>
      <w:r w:rsidR="00CB32E4">
        <w:rPr>
          <w:rFonts w:ascii="Arial" w:eastAsiaTheme="minorEastAsia" w:hAnsi="Arial" w:cs="Arial"/>
        </w:rPr>
        <w:t xml:space="preserve">OL: </w:t>
      </w:r>
      <m:oMath>
        <m:r>
          <w:rPr>
            <w:rFonts w:ascii="Cambria Math" w:eastAsiaTheme="minorEastAsia" w:hAnsi="Cambria Math" w:cs="Arial"/>
          </w:rPr>
          <m:t>8.34±0.446 SE;</m:t>
        </m:r>
      </m:oMath>
      <w:r w:rsidR="00CB32E4">
        <w:rPr>
          <w:rFonts w:ascii="Arial" w:eastAsiaTheme="minorEastAsia" w:hAnsi="Arial" w:cs="Arial"/>
        </w:rPr>
        <w:t xml:space="preserve"> main effect of experiment-type in B2 </w:t>
      </w:r>
      <m:oMath>
        <m:r>
          <w:rPr>
            <w:rFonts w:ascii="Cambria Math" w:eastAsiaTheme="minorEastAsia" w:hAnsi="Cambria Math" w:cs="Arial"/>
          </w:rPr>
          <m:t>rmANVOA F(2,6)=16.54, p=0.0036</m:t>
        </m:r>
      </m:oMath>
      <w:r w:rsidR="00CB32E4">
        <w:rPr>
          <w:rFonts w:ascii="Arial" w:eastAsiaTheme="minorEastAsia" w:hAnsi="Arial" w:cs="Arial"/>
        </w:rPr>
        <w:t xml:space="preserve">, distances in B2: CL2: </w:t>
      </w:r>
      <m:oMath>
        <m:r>
          <w:rPr>
            <w:rFonts w:ascii="Cambria Math" w:eastAsiaTheme="minorEastAsia" w:hAnsi="Cambria Math" w:cs="Arial"/>
          </w:rPr>
          <m:t xml:space="preserve">0.554±0.1 SE, </m:t>
        </m:r>
      </m:oMath>
      <w:r w:rsidR="00CB32E4">
        <w:rPr>
          <w:rFonts w:ascii="Arial" w:eastAsiaTheme="minorEastAsia" w:hAnsi="Arial" w:cs="Arial"/>
        </w:rPr>
        <w:t xml:space="preserve">CL1: </w:t>
      </w:r>
      <m:oMath>
        <m:r>
          <w:rPr>
            <w:rFonts w:ascii="Cambria Math" w:eastAsiaTheme="minorEastAsia" w:hAnsi="Cambria Math" w:cs="Arial"/>
          </w:rPr>
          <m:t xml:space="preserve">0.26±0.052 SE, </m:t>
        </m:r>
      </m:oMath>
      <w:r w:rsidR="00CB32E4">
        <w:rPr>
          <w:rFonts w:ascii="Arial" w:eastAsiaTheme="minorEastAsia" w:hAnsi="Arial" w:cs="Arial"/>
        </w:rPr>
        <w:t xml:space="preserve">OL: </w:t>
      </w:r>
      <m:oMath>
        <m:r>
          <w:rPr>
            <w:rFonts w:ascii="Cambria Math" w:eastAsiaTheme="minorEastAsia" w:hAnsi="Cambria Math" w:cs="Arial"/>
          </w:rPr>
          <m:t>0.082±0.12 SE</m:t>
        </m:r>
      </m:oMath>
      <w:r w:rsidR="00CB32E4">
        <w:rPr>
          <w:rFonts w:ascii="Arial" w:eastAsiaTheme="minorEastAsia" w:hAnsi="Arial" w:cs="Arial"/>
        </w:rPr>
        <w:t>). Notably, n</w:t>
      </w:r>
      <w:r>
        <w:rPr>
          <w:rFonts w:ascii="Arial" w:eastAsiaTheme="minorEastAsia" w:hAnsi="Arial" w:cs="Arial"/>
        </w:rPr>
        <w:t xml:space="preserve">eural activity in CL2 </w:t>
      </w:r>
      <w:r w:rsidR="00CB32E4">
        <w:rPr>
          <w:rFonts w:ascii="Arial" w:eastAsiaTheme="minorEastAsia" w:hAnsi="Arial" w:cs="Arial"/>
        </w:rPr>
        <w:t xml:space="preserve">elicited </w:t>
      </w:r>
      <w:r>
        <w:rPr>
          <w:rFonts w:ascii="Arial" w:eastAsiaTheme="minorEastAsia" w:hAnsi="Arial" w:cs="Arial"/>
        </w:rPr>
        <w:t>the highest average Mahalanobis distances in both subjects</w:t>
      </w:r>
      <w:r w:rsidR="00F61523">
        <w:rPr>
          <w:rFonts w:ascii="Arial" w:eastAsiaTheme="minorEastAsia" w:hAnsi="Arial" w:cs="Arial"/>
        </w:rPr>
        <w:t xml:space="preserve"> (Fig. 2L and 2M).</w:t>
      </w:r>
      <w:r>
        <w:rPr>
          <w:rFonts w:ascii="Arial" w:eastAsiaTheme="minorEastAsia" w:hAnsi="Arial" w:cs="Arial"/>
        </w:rPr>
        <w:t xml:space="preserve">  With B1, in whom we could track latent space statistics across a longer period, </w:t>
      </w:r>
      <w:r w:rsidR="00CB32E4">
        <w:rPr>
          <w:rFonts w:ascii="Arial" w:eastAsiaTheme="minorEastAsia" w:hAnsi="Arial" w:cs="Arial"/>
        </w:rPr>
        <w:t>the</w:t>
      </w:r>
      <w:r>
        <w:rPr>
          <w:rFonts w:ascii="Arial" w:eastAsiaTheme="minorEastAsia" w:hAnsi="Arial" w:cs="Arial"/>
        </w:rPr>
        <w:t xml:space="preserve"> average Mahalanobis distances </w:t>
      </w:r>
      <w:r w:rsidR="00CB32E4">
        <w:rPr>
          <w:rFonts w:ascii="Arial" w:eastAsiaTheme="minorEastAsia" w:hAnsi="Arial" w:cs="Arial"/>
        </w:rPr>
        <w:t xml:space="preserve">increased </w:t>
      </w:r>
      <w:r>
        <w:rPr>
          <w:rFonts w:ascii="Arial" w:eastAsiaTheme="minorEastAsia" w:hAnsi="Arial" w:cs="Arial"/>
        </w:rPr>
        <w:t xml:space="preserve">with practice </w:t>
      </w:r>
      <w:r w:rsidR="00CB32E4">
        <w:rPr>
          <w:rFonts w:ascii="Arial" w:eastAsiaTheme="minorEastAsia" w:hAnsi="Arial" w:cs="Arial"/>
        </w:rPr>
        <w:t xml:space="preserve">across </w:t>
      </w:r>
      <w:r>
        <w:rPr>
          <w:rFonts w:ascii="Arial" w:eastAsiaTheme="minorEastAsia" w:hAnsi="Arial" w:cs="Arial"/>
        </w:rPr>
        <w:t xml:space="preserve">both closed-loop control experiments (Fig. 2L, </w:t>
      </w:r>
      <m:oMath>
        <m:r>
          <w:rPr>
            <w:rFonts w:ascii="Cambria Math" w:eastAsiaTheme="minorEastAsia" w:hAnsi="Cambria Math" w:cs="Arial"/>
          </w:rPr>
          <m:t>mixed-effect model intercept β=1.612±0.614, t</m:t>
        </m:r>
        <m:d>
          <m:dPr>
            <m:ctrlPr>
              <w:rPr>
                <w:rFonts w:ascii="Cambria Math" w:eastAsiaTheme="minorEastAsia" w:hAnsi="Cambria Math" w:cs="Arial"/>
                <w:i/>
              </w:rPr>
            </m:ctrlPr>
          </m:dPr>
          <m:e>
            <m:r>
              <w:rPr>
                <w:rFonts w:ascii="Cambria Math" w:eastAsiaTheme="minorEastAsia" w:hAnsi="Cambria Math" w:cs="Arial"/>
              </w:rPr>
              <m:t>18</m:t>
            </m:r>
          </m:e>
        </m:d>
        <m:r>
          <w:rPr>
            <w:rFonts w:ascii="Cambria Math" w:eastAsiaTheme="minorEastAsia" w:hAnsi="Cambria Math" w:cs="Arial"/>
          </w:rPr>
          <m:t>=2.623, p=0.0172)</m:t>
        </m:r>
      </m:oMath>
      <w:r>
        <w:rPr>
          <w:rFonts w:ascii="Arial" w:eastAsiaTheme="minorEastAsia" w:hAnsi="Arial" w:cs="Arial"/>
        </w:rPr>
        <w:t xml:space="preserve">. Strikingly, </w:t>
      </w:r>
      <w:r w:rsidR="000E72B1">
        <w:rPr>
          <w:rFonts w:ascii="Arial" w:eastAsiaTheme="minorEastAsia" w:hAnsi="Arial" w:cs="Arial"/>
        </w:rPr>
        <w:t xml:space="preserve">the </w:t>
      </w:r>
      <w:r>
        <w:rPr>
          <w:rFonts w:ascii="Arial" w:eastAsiaTheme="minorEastAsia" w:hAnsi="Arial" w:cs="Arial"/>
        </w:rPr>
        <w:t xml:space="preserve">average separation between </w:t>
      </w:r>
      <w:r w:rsidR="00CB32E4">
        <w:rPr>
          <w:rFonts w:ascii="Arial" w:eastAsiaTheme="minorEastAsia" w:hAnsi="Arial" w:cs="Arial"/>
        </w:rPr>
        <w:t xml:space="preserve">representational </w:t>
      </w:r>
      <w:r>
        <w:rPr>
          <w:rFonts w:ascii="Arial" w:eastAsiaTheme="minorEastAsia" w:hAnsi="Arial" w:cs="Arial"/>
        </w:rPr>
        <w:t xml:space="preserve">distributions remained stable in the open-loop setting (Fig. 2L, </w:t>
      </w:r>
      <m:oMath>
        <m:r>
          <w:rPr>
            <w:rFonts w:ascii="Cambria Math" w:eastAsiaTheme="minorEastAsia" w:hAnsi="Cambria Math" w:cs="Arial"/>
          </w:rPr>
          <m:t>β=0.2±0.149, t</m:t>
        </m:r>
        <m:d>
          <m:dPr>
            <m:ctrlPr>
              <w:rPr>
                <w:rFonts w:ascii="Cambria Math" w:eastAsiaTheme="minorEastAsia" w:hAnsi="Cambria Math" w:cs="Arial"/>
                <w:i/>
              </w:rPr>
            </m:ctrlPr>
          </m:dPr>
          <m:e>
            <m:r>
              <w:rPr>
                <w:rFonts w:ascii="Cambria Math" w:eastAsiaTheme="minorEastAsia" w:hAnsi="Cambria Math" w:cs="Arial"/>
              </w:rPr>
              <m:t>8</m:t>
            </m:r>
          </m:e>
        </m:d>
        <m:r>
          <w:rPr>
            <w:rFonts w:ascii="Cambria Math" w:eastAsiaTheme="minorEastAsia" w:hAnsi="Cambria Math" w:cs="Arial"/>
          </w:rPr>
          <m:t>=1.34, p=0.216)</m:t>
        </m:r>
      </m:oMath>
      <w:r>
        <w:rPr>
          <w:rFonts w:ascii="Arial" w:eastAsiaTheme="minorEastAsia" w:hAnsi="Arial" w:cs="Arial"/>
        </w:rPr>
        <w:t xml:space="preserve">. We observed a similar trend of increasing separation across-sessions during CL2 in B2 albeit </w:t>
      </w:r>
      <w:r w:rsidR="00124E40">
        <w:rPr>
          <w:rFonts w:ascii="Arial" w:eastAsiaTheme="minorEastAsia" w:hAnsi="Arial" w:cs="Arial"/>
        </w:rPr>
        <w:t xml:space="preserve">with a shorter number of days </w:t>
      </w:r>
      <w:r>
        <w:rPr>
          <w:rFonts w:ascii="Arial" w:eastAsiaTheme="minorEastAsia" w:hAnsi="Arial" w:cs="Arial"/>
        </w:rPr>
        <w:t xml:space="preserve">(Fig. 2M). Importantly, analyses of Mahalanobis distances in the original full high-dimensional feature space also matched our observations in latent-space (Fig. S4). </w:t>
      </w:r>
    </w:p>
    <w:p w14:paraId="53F3BAC2" w14:textId="77777777" w:rsidR="00124E40" w:rsidRDefault="00124E40" w:rsidP="002200FF">
      <w:pPr>
        <w:spacing w:line="288" w:lineRule="auto"/>
        <w:contextualSpacing/>
        <w:jc w:val="both"/>
        <w:rPr>
          <w:rFonts w:ascii="Arial" w:eastAsiaTheme="minorEastAsia" w:hAnsi="Arial" w:cs="Arial"/>
        </w:rPr>
      </w:pPr>
    </w:p>
    <w:p w14:paraId="0BAD1540" w14:textId="040F6F74" w:rsidR="002200FF" w:rsidRDefault="002200FF" w:rsidP="002200FF">
      <w:pPr>
        <w:spacing w:line="288" w:lineRule="auto"/>
        <w:contextualSpacing/>
        <w:jc w:val="both"/>
        <w:rPr>
          <w:rFonts w:ascii="Arial" w:eastAsiaTheme="minorEastAsia" w:hAnsi="Arial" w:cs="Arial"/>
        </w:rPr>
      </w:pPr>
      <w:r>
        <w:rPr>
          <w:rFonts w:ascii="Arial" w:eastAsiaTheme="minorEastAsia" w:hAnsi="Arial" w:cs="Arial"/>
        </w:rPr>
        <w:t xml:space="preserve">Analyses of neural variances revealed significant differences between the three experiments (Fig. 2N and Fig. 2O, B1: </w:t>
      </w:r>
      <m:oMath>
        <m:r>
          <w:rPr>
            <w:rFonts w:ascii="Cambria Math" w:eastAsiaTheme="minorEastAsia" w:hAnsi="Cambria Math" w:cs="Arial"/>
          </w:rPr>
          <m:t>mixed effect t</m:t>
        </m:r>
        <m:d>
          <m:dPr>
            <m:ctrlPr>
              <w:rPr>
                <w:rFonts w:ascii="Cambria Math" w:eastAsiaTheme="minorEastAsia" w:hAnsi="Cambria Math" w:cs="Arial"/>
                <w:i/>
              </w:rPr>
            </m:ctrlPr>
          </m:dPr>
          <m:e>
            <m:r>
              <w:rPr>
                <w:rFonts w:ascii="Cambria Math" w:eastAsiaTheme="minorEastAsia" w:hAnsi="Cambria Math" w:cs="Arial"/>
              </w:rPr>
              <m:t>208</m:t>
            </m:r>
          </m:e>
        </m:d>
        <m:r>
          <w:rPr>
            <w:rFonts w:ascii="Cambria Math" w:eastAsiaTheme="minorEastAsia" w:hAnsi="Cambria Math" w:cs="Arial"/>
          </w:rPr>
          <m:t xml:space="preserve">=10.424, p=9.694× </m:t>
        </m:r>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-21</m:t>
            </m:r>
          </m:sup>
        </m:sSup>
      </m:oMath>
      <w:r>
        <w:rPr>
          <w:rFonts w:ascii="Arial" w:eastAsiaTheme="minorEastAsia" w:hAnsi="Arial" w:cs="Arial"/>
        </w:rPr>
        <w:t xml:space="preserve">,  B2: </w:t>
      </w:r>
      <m:oMath>
        <m:r>
          <w:rPr>
            <w:rFonts w:ascii="Cambria Math" w:eastAsiaTheme="minorEastAsia" w:hAnsi="Cambria Math" w:cs="Arial"/>
          </w:rPr>
          <m:t>mixed-effect t</m:t>
        </m:r>
        <m:d>
          <m:dPr>
            <m:ctrlPr>
              <w:rPr>
                <w:rFonts w:ascii="Cambria Math" w:eastAsiaTheme="minorEastAsia" w:hAnsi="Cambria Math" w:cs="Arial"/>
                <w:i/>
              </w:rPr>
            </m:ctrlPr>
          </m:dPr>
          <m:e>
            <m:r>
              <w:rPr>
                <w:rFonts w:ascii="Cambria Math" w:eastAsiaTheme="minorEastAsia" w:hAnsi="Cambria Math" w:cs="Arial"/>
              </w:rPr>
              <m:t>46</m:t>
            </m:r>
          </m:e>
        </m:d>
        <m:r>
          <w:rPr>
            <w:rFonts w:ascii="Cambria Math" w:eastAsiaTheme="minorEastAsia" w:hAnsi="Cambria Math" w:cs="Arial"/>
          </w:rPr>
          <m:t>=7.142, p=5.586×</m:t>
        </m:r>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-9</m:t>
            </m:r>
          </m:sup>
        </m:sSup>
        <m:r>
          <w:rPr>
            <w:rFonts w:ascii="Cambria Math" w:eastAsiaTheme="minorEastAsia" w:hAnsi="Cambria Math" w:cs="Arial"/>
          </w:rPr>
          <m:t xml:space="preserve"> </m:t>
        </m:r>
      </m:oMath>
      <w:r>
        <w:rPr>
          <w:rFonts w:ascii="Arial" w:eastAsiaTheme="minorEastAsia" w:hAnsi="Arial" w:cs="Arial"/>
        </w:rPr>
        <w:t xml:space="preserve">). Variance was consistently higher in the open-loop setting compared to closed-loop control (Fig. 2N and 2O) and was lowest in CL2 (two-sided </w:t>
      </w:r>
      <m:oMath>
        <m:r>
          <w:rPr>
            <w:rFonts w:ascii="Cambria Math" w:eastAsiaTheme="minorEastAsia" w:hAnsi="Cambria Math" w:cs="Arial"/>
          </w:rPr>
          <m:t>t-tests</m:t>
        </m:r>
      </m:oMath>
      <w:r>
        <w:rPr>
          <w:rFonts w:ascii="Arial" w:eastAsiaTheme="minorEastAsia" w:hAnsi="Arial" w:cs="Arial"/>
        </w:rPr>
        <w:t xml:space="preserve">, B1, OL vs. CL1: </w:t>
      </w:r>
      <m:oMath>
        <m:r>
          <w:rPr>
            <w:rFonts w:ascii="Cambria Math" w:eastAsiaTheme="minorEastAsia" w:hAnsi="Cambria Math" w:cs="Arial"/>
          </w:rPr>
          <m:t>t</m:t>
        </m:r>
        <m:d>
          <m:dPr>
            <m:ctrlPr>
              <w:rPr>
                <w:rFonts w:ascii="Cambria Math" w:eastAsiaTheme="minorEastAsia" w:hAnsi="Cambria Math" w:cs="Arial"/>
                <w:i/>
              </w:rPr>
            </m:ctrlPr>
          </m:dPr>
          <m:e>
            <m:r>
              <w:rPr>
                <w:rFonts w:ascii="Cambria Math" w:eastAsiaTheme="minorEastAsia" w:hAnsi="Cambria Math" w:cs="Arial"/>
              </w:rPr>
              <m:t>138</m:t>
            </m:r>
          </m:e>
        </m:d>
        <m:r>
          <w:rPr>
            <w:rFonts w:ascii="Cambria Math" w:eastAsiaTheme="minorEastAsia" w:hAnsi="Cambria Math" w:cs="Arial"/>
          </w:rPr>
          <m:t>=8.804, p=4.898×</m:t>
        </m:r>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-15</m:t>
            </m:r>
          </m:sup>
        </m:sSup>
      </m:oMath>
      <w:r>
        <w:rPr>
          <w:rFonts w:ascii="Arial" w:eastAsiaTheme="minorEastAsia" w:hAnsi="Arial" w:cs="Arial"/>
        </w:rPr>
        <w:t xml:space="preserve">, OL vs. CL2: </w:t>
      </w:r>
      <m:oMath>
        <m:r>
          <w:rPr>
            <w:rFonts w:ascii="Cambria Math" w:eastAsiaTheme="minorEastAsia" w:hAnsi="Cambria Math" w:cs="Arial"/>
          </w:rPr>
          <m:t>t</m:t>
        </m:r>
        <m:d>
          <m:dPr>
            <m:ctrlPr>
              <w:rPr>
                <w:rFonts w:ascii="Cambria Math" w:eastAsiaTheme="minorEastAsia" w:hAnsi="Cambria Math" w:cs="Arial"/>
                <w:i/>
              </w:rPr>
            </m:ctrlPr>
          </m:dPr>
          <m:e>
            <m:r>
              <w:rPr>
                <w:rFonts w:ascii="Cambria Math" w:eastAsiaTheme="minorEastAsia" w:hAnsi="Cambria Math" w:cs="Arial"/>
              </w:rPr>
              <m:t>138</m:t>
            </m:r>
          </m:e>
        </m:d>
        <m:r>
          <w:rPr>
            <w:rFonts w:ascii="Cambria Math" w:eastAsiaTheme="minorEastAsia" w:hAnsi="Cambria Math" w:cs="Arial"/>
          </w:rPr>
          <m:t>=9.416, p=</m:t>
        </m:r>
        <m:r>
          <w:rPr>
            <w:rFonts w:ascii="Cambria Math" w:eastAsiaTheme="minorEastAsia" w:hAnsi="Cambria Math" w:cs="Arial"/>
          </w:rPr>
          <w:lastRenderedPageBreak/>
          <m:t>1.452×</m:t>
        </m:r>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-16</m:t>
            </m:r>
          </m:sup>
        </m:sSup>
      </m:oMath>
      <w:r>
        <w:rPr>
          <w:rFonts w:ascii="Arial" w:eastAsiaTheme="minorEastAsia" w:hAnsi="Arial" w:cs="Arial"/>
        </w:rPr>
        <w:t xml:space="preserve">, CL2 vs. CL1: </w:t>
      </w:r>
      <m:oMath>
        <m:r>
          <w:rPr>
            <w:rFonts w:ascii="Cambria Math" w:eastAsiaTheme="minorEastAsia" w:hAnsi="Cambria Math" w:cs="Arial"/>
          </w:rPr>
          <m:t>t</m:t>
        </m:r>
        <m:d>
          <m:dPr>
            <m:ctrlPr>
              <w:rPr>
                <w:rFonts w:ascii="Cambria Math" w:eastAsiaTheme="minorEastAsia" w:hAnsi="Cambria Math" w:cs="Arial"/>
                <w:i/>
              </w:rPr>
            </m:ctrlPr>
          </m:dPr>
          <m:e>
            <m:r>
              <w:rPr>
                <w:rFonts w:ascii="Cambria Math" w:eastAsiaTheme="minorEastAsia" w:hAnsi="Cambria Math" w:cs="Arial"/>
              </w:rPr>
              <m:t>138</m:t>
            </m:r>
          </m:e>
        </m:d>
        <m:r>
          <w:rPr>
            <w:rFonts w:ascii="Cambria Math" w:eastAsiaTheme="minorEastAsia" w:hAnsi="Cambria Math" w:cs="Arial"/>
          </w:rPr>
          <m:t>=1.905, p=0.0588</m:t>
        </m:r>
      </m:oMath>
      <w:r>
        <w:rPr>
          <w:rFonts w:ascii="Arial" w:eastAsiaTheme="minorEastAsia" w:hAnsi="Arial" w:cs="Arial"/>
        </w:rPr>
        <w:t xml:space="preserve">; two-sided </w:t>
      </w:r>
      <m:oMath>
        <m:r>
          <w:rPr>
            <w:rFonts w:ascii="Cambria Math" w:eastAsiaTheme="minorEastAsia" w:hAnsi="Cambria Math" w:cs="Arial"/>
          </w:rPr>
          <m:t>t-tests</m:t>
        </m:r>
      </m:oMath>
      <w:r>
        <w:rPr>
          <w:rFonts w:ascii="Arial" w:eastAsiaTheme="minorEastAsia" w:hAnsi="Arial" w:cs="Arial"/>
        </w:rPr>
        <w:t xml:space="preserve"> in B2, OL vs. CL1: </w:t>
      </w:r>
      <m:oMath>
        <m:r>
          <w:rPr>
            <w:rFonts w:ascii="Cambria Math" w:eastAsiaTheme="minorEastAsia" w:hAnsi="Cambria Math" w:cs="Arial"/>
          </w:rPr>
          <m:t>t</m:t>
        </m:r>
        <m:d>
          <m:dPr>
            <m:ctrlPr>
              <w:rPr>
                <w:rFonts w:ascii="Cambria Math" w:eastAsiaTheme="minorEastAsia" w:hAnsi="Cambria Math" w:cs="Arial"/>
                <w:i/>
              </w:rPr>
            </m:ctrlPr>
          </m:dPr>
          <m:e>
            <m:r>
              <w:rPr>
                <w:rFonts w:ascii="Cambria Math" w:eastAsiaTheme="minorEastAsia" w:hAnsi="Cambria Math" w:cs="Arial"/>
              </w:rPr>
              <m:t>30</m:t>
            </m:r>
          </m:e>
        </m:d>
        <m:r>
          <w:rPr>
            <w:rFonts w:ascii="Cambria Math" w:eastAsiaTheme="minorEastAsia" w:hAnsi="Cambria Math" w:cs="Arial"/>
          </w:rPr>
          <m:t>=4.78, p=4.32×</m:t>
        </m:r>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-5</m:t>
            </m:r>
          </m:sup>
        </m:sSup>
      </m:oMath>
      <w:r>
        <w:rPr>
          <w:rFonts w:ascii="Arial" w:eastAsiaTheme="minorEastAsia" w:hAnsi="Arial" w:cs="Arial"/>
        </w:rPr>
        <w:t xml:space="preserve">, OL vs. CL2: </w:t>
      </w:r>
      <m:oMath>
        <m:r>
          <w:rPr>
            <w:rFonts w:ascii="Cambria Math" w:eastAsiaTheme="minorEastAsia" w:hAnsi="Cambria Math" w:cs="Arial"/>
          </w:rPr>
          <m:t>t</m:t>
        </m:r>
        <m:d>
          <m:dPr>
            <m:ctrlPr>
              <w:rPr>
                <w:rFonts w:ascii="Cambria Math" w:eastAsiaTheme="minorEastAsia" w:hAnsi="Cambria Math" w:cs="Arial"/>
                <w:i/>
              </w:rPr>
            </m:ctrlPr>
          </m:dPr>
          <m:e>
            <m:r>
              <w:rPr>
                <w:rFonts w:ascii="Cambria Math" w:eastAsiaTheme="minorEastAsia" w:hAnsi="Cambria Math" w:cs="Arial"/>
              </w:rPr>
              <m:t>30</m:t>
            </m:r>
          </m:e>
        </m:d>
        <m:r>
          <w:rPr>
            <w:rFonts w:ascii="Cambria Math" w:eastAsiaTheme="minorEastAsia" w:hAnsi="Cambria Math" w:cs="Arial"/>
          </w:rPr>
          <m:t>=7.257, p=4.434×</m:t>
        </m:r>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-8</m:t>
            </m:r>
          </m:sup>
        </m:sSup>
      </m:oMath>
      <w:r>
        <w:rPr>
          <w:rFonts w:ascii="Arial" w:eastAsiaTheme="minorEastAsia" w:hAnsi="Arial" w:cs="Arial"/>
        </w:rPr>
        <w:t xml:space="preserve">, CL2 vs. CL1: </w:t>
      </w:r>
      <m:oMath>
        <m:r>
          <w:rPr>
            <w:rFonts w:ascii="Cambria Math" w:eastAsiaTheme="minorEastAsia" w:hAnsi="Cambria Math" w:cs="Arial"/>
          </w:rPr>
          <m:t>t</m:t>
        </m:r>
        <m:d>
          <m:dPr>
            <m:ctrlPr>
              <w:rPr>
                <w:rFonts w:ascii="Cambria Math" w:eastAsiaTheme="minorEastAsia" w:hAnsi="Cambria Math" w:cs="Arial"/>
                <w:i/>
              </w:rPr>
            </m:ctrlPr>
          </m:dPr>
          <m:e>
            <m:r>
              <w:rPr>
                <w:rFonts w:ascii="Cambria Math" w:eastAsiaTheme="minorEastAsia" w:hAnsi="Cambria Math" w:cs="Arial"/>
              </w:rPr>
              <m:t>30</m:t>
            </m:r>
          </m:e>
        </m:d>
        <m:r>
          <w:rPr>
            <w:rFonts w:ascii="Cambria Math" w:eastAsiaTheme="minorEastAsia" w:hAnsi="Cambria Math" w:cs="Arial"/>
          </w:rPr>
          <m:t>=2.612, p=0.0139</m:t>
        </m:r>
      </m:oMath>
      <w:r>
        <w:rPr>
          <w:rFonts w:ascii="Arial" w:eastAsiaTheme="minorEastAsia" w:hAnsi="Arial" w:cs="Arial"/>
        </w:rPr>
        <w:t xml:space="preserve">). </w:t>
      </w:r>
      <w:r w:rsidR="005C5CE4">
        <w:rPr>
          <w:rFonts w:ascii="Arial" w:eastAsiaTheme="minorEastAsia" w:hAnsi="Arial" w:cs="Arial"/>
        </w:rPr>
        <w:t>O</w:t>
      </w:r>
      <w:r>
        <w:rPr>
          <w:rFonts w:ascii="Arial" w:eastAsiaTheme="minorEastAsia" w:hAnsi="Arial" w:cs="Arial"/>
        </w:rPr>
        <w:t xml:space="preserve">n average, neural variance in OL was 4x higher than for CL in both B1 and B2. In contrast, the increase in just the distance between means during closed-loop control was only 1.65 times that of the open-loop setting. </w:t>
      </w:r>
      <w:r w:rsidR="005C5CE4">
        <w:rPr>
          <w:rFonts w:ascii="Arial" w:eastAsiaTheme="minorEastAsia" w:hAnsi="Arial" w:cs="Arial"/>
        </w:rPr>
        <w:t xml:space="preserve">Changes in Mahalanobis distances were thus primarily driven by variance reductions. </w:t>
      </w:r>
      <w:r>
        <w:rPr>
          <w:rFonts w:ascii="Arial" w:eastAsiaTheme="minorEastAsia" w:hAnsi="Arial" w:cs="Arial"/>
        </w:rPr>
        <w:t xml:space="preserve">These main findings </w:t>
      </w:r>
      <w:proofErr w:type="gramStart"/>
      <w:r>
        <w:rPr>
          <w:rFonts w:ascii="Arial" w:eastAsiaTheme="minorEastAsia" w:hAnsi="Arial" w:cs="Arial"/>
        </w:rPr>
        <w:t>held</w:t>
      </w:r>
      <w:proofErr w:type="gramEnd"/>
      <w:r>
        <w:rPr>
          <w:rFonts w:ascii="Arial" w:eastAsiaTheme="minorEastAsia" w:hAnsi="Arial" w:cs="Arial"/>
        </w:rPr>
        <w:t xml:space="preserve"> even when expanding the number of actions (see Fig. S5 replicating our results with a larger action set in B1).  </w:t>
      </w:r>
    </w:p>
    <w:p w14:paraId="0A14EEBB" w14:textId="77777777" w:rsidR="002200FF" w:rsidRDefault="002200FF" w:rsidP="002200FF">
      <w:pPr>
        <w:spacing w:line="288" w:lineRule="auto"/>
        <w:contextualSpacing/>
        <w:jc w:val="both"/>
        <w:rPr>
          <w:rFonts w:ascii="Arial" w:eastAsiaTheme="minorEastAsia" w:hAnsi="Arial" w:cs="Arial"/>
          <w:sz w:val="18"/>
          <w:szCs w:val="18"/>
        </w:rPr>
      </w:pPr>
    </w:p>
    <w:p w14:paraId="60172210" w14:textId="77777777" w:rsidR="002200FF" w:rsidRDefault="002200FF" w:rsidP="002200FF">
      <w:pPr>
        <w:spacing w:line="288" w:lineRule="auto"/>
        <w:contextualSpacing/>
        <w:jc w:val="both"/>
        <w:rPr>
          <w:rFonts w:ascii="Arial" w:eastAsiaTheme="minorEastAsia" w:hAnsi="Arial" w:cs="Arial"/>
        </w:rPr>
      </w:pPr>
      <w:r>
        <w:rPr>
          <w:rFonts w:ascii="Arial" w:eastAsiaTheme="minorEastAsia" w:hAnsi="Arial" w:cs="Arial"/>
        </w:rPr>
        <w:t xml:space="preserve">The differences in latent-space variance between the three experiments notably did not involve variability in neural control maps; rather these were reflective of modulations of neural variability </w:t>
      </w:r>
    </w:p>
    <w:p w14:paraId="72829BDA" w14:textId="45609E5F" w:rsidR="002200FF" w:rsidRDefault="002200FF" w:rsidP="002200FF">
      <w:pPr>
        <w:spacing w:line="288" w:lineRule="auto"/>
        <w:contextualSpacing/>
        <w:jc w:val="both"/>
        <w:rPr>
          <w:rFonts w:ascii="Arial" w:eastAsiaTheme="minorEastAsia" w:hAnsi="Arial" w:cs="Arial"/>
        </w:rPr>
      </w:pPr>
      <w:r>
        <w:rPr>
          <w:rFonts w:ascii="Arial" w:eastAsiaTheme="minorEastAsia" w:hAnsi="Arial" w:cs="Arial"/>
        </w:rPr>
        <w:t>at the channel-feature level</w:t>
      </w:r>
      <w:r w:rsidR="005C5CE4">
        <w:rPr>
          <w:rFonts w:ascii="Arial" w:eastAsiaTheme="minorEastAsia" w:hAnsi="Arial" w:cs="Arial"/>
        </w:rPr>
        <w:t xml:space="preserve">. </w:t>
      </w:r>
      <w:r>
        <w:rPr>
          <w:rFonts w:ascii="Arial" w:eastAsiaTheme="minorEastAsia" w:hAnsi="Arial" w:cs="Arial"/>
        </w:rPr>
        <w:t xml:space="preserve"> </w:t>
      </w:r>
      <w:r w:rsidR="00474538">
        <w:rPr>
          <w:rFonts w:ascii="Arial" w:eastAsiaTheme="minorEastAsia" w:hAnsi="Arial" w:cs="Arial"/>
        </w:rPr>
        <w:t xml:space="preserve">This is evidenced by </w:t>
      </w:r>
      <w:r>
        <w:rPr>
          <w:rFonts w:ascii="Arial" w:eastAsiaTheme="minorEastAsia" w:hAnsi="Arial" w:cs="Arial"/>
        </w:rPr>
        <w:t>invariant cortical networks</w:t>
      </w:r>
      <w:r w:rsidR="00474538">
        <w:rPr>
          <w:rFonts w:ascii="Arial" w:eastAsiaTheme="minorEastAsia" w:hAnsi="Arial" w:cs="Arial"/>
        </w:rPr>
        <w:t xml:space="preserve"> for the three experiments after </w:t>
      </w:r>
      <w:r>
        <w:rPr>
          <w:rFonts w:ascii="Arial" w:eastAsiaTheme="minorEastAsia" w:hAnsi="Arial" w:cs="Arial"/>
        </w:rPr>
        <w:t>passing latent-space activity through the decoder layers of the autoencoder (Fig. 3). Specifically, we found highly preserved neural maps between OL, CL1</w:t>
      </w:r>
      <w:r w:rsidR="000E72B1">
        <w:rPr>
          <w:rFonts w:ascii="Arial" w:eastAsiaTheme="minorEastAsia" w:hAnsi="Arial" w:cs="Arial"/>
        </w:rPr>
        <w:t>,</w:t>
      </w:r>
      <w:r>
        <w:rPr>
          <w:rFonts w:ascii="Arial" w:eastAsiaTheme="minorEastAsia" w:hAnsi="Arial" w:cs="Arial"/>
        </w:rPr>
        <w:t xml:space="preserve"> and CL2 each day across the three experiments and frequency bands for the movement repertoire (spatial </w:t>
      </w:r>
      <m:oMath>
        <m:sSup>
          <m:sSupPr>
            <m:ctrlPr>
              <w:rPr>
                <w:rFonts w:ascii="Cambria Math" w:eastAsiaTheme="minorEastAsia" w:hAnsi="Cambria Math" w:cs="Arial"/>
                <w:i/>
              </w:rPr>
            </m:ctrlPr>
          </m:sSupPr>
          <m:e>
            <m:r>
              <w:rPr>
                <w:rFonts w:ascii="Cambria Math" w:eastAsiaTheme="minorEastAsia" w:hAnsi="Cambria Math" w:cs="Arial"/>
              </w:rPr>
              <m:t>R</m:t>
            </m:r>
          </m:e>
          <m:sup>
            <m:r>
              <w:rPr>
                <w:rFonts w:ascii="Cambria Math" w:eastAsiaTheme="minorEastAsia" w:hAnsi="Cambria Math" w:cs="Arial"/>
              </w:rPr>
              <m:t>2</m:t>
            </m:r>
          </m:sup>
        </m:sSup>
      </m:oMath>
      <w:r>
        <w:rPr>
          <w:rFonts w:ascii="Arial" w:eastAsiaTheme="minorEastAsia" w:hAnsi="Arial" w:cs="Arial"/>
        </w:rPr>
        <w:t xml:space="preserve"> for all days, Fig. 3B and Fig. 3C). The average </w:t>
      </w:r>
      <m:oMath>
        <m:sSup>
          <m:sSupPr>
            <m:ctrlPr>
              <w:rPr>
                <w:rFonts w:ascii="Cambria Math" w:eastAsiaTheme="minorEastAsia" w:hAnsi="Cambria Math" w:cs="Arial"/>
                <w:i/>
              </w:rPr>
            </m:ctrlPr>
          </m:sSupPr>
          <m:e>
            <m:r>
              <w:rPr>
                <w:rFonts w:ascii="Cambria Math" w:eastAsiaTheme="minorEastAsia" w:hAnsi="Cambria Math" w:cs="Arial"/>
              </w:rPr>
              <m:t>R</m:t>
            </m:r>
          </m:e>
          <m:sup>
            <m:r>
              <w:rPr>
                <w:rFonts w:ascii="Cambria Math" w:eastAsiaTheme="minorEastAsia" w:hAnsi="Cambria Math" w:cs="Arial"/>
              </w:rPr>
              <m:t>2</m:t>
            </m:r>
          </m:sup>
        </m:sSup>
      </m:oMath>
      <w:r>
        <w:rPr>
          <w:rFonts w:ascii="Arial" w:eastAsiaTheme="minorEastAsia" w:hAnsi="Arial" w:cs="Arial"/>
        </w:rPr>
        <w:t xml:space="preserve"> across all three frequency bands was </w:t>
      </w:r>
      <m:oMath>
        <m:r>
          <w:rPr>
            <w:rFonts w:ascii="Cambria Math" w:eastAsiaTheme="minorEastAsia" w:hAnsi="Cambria Math" w:cs="Arial"/>
          </w:rPr>
          <m:t>0.972 [0.966-0.977]</m:t>
        </m:r>
      </m:oMath>
      <w:r>
        <w:rPr>
          <w:rFonts w:ascii="Arial" w:eastAsiaTheme="minorEastAsia" w:hAnsi="Arial" w:cs="Arial"/>
        </w:rPr>
        <w:t xml:space="preserve"> for B1 and </w:t>
      </w:r>
      <m:oMath>
        <m:r>
          <w:rPr>
            <w:rFonts w:ascii="Cambria Math" w:eastAsiaTheme="minorEastAsia" w:hAnsi="Cambria Math" w:cs="Arial"/>
          </w:rPr>
          <m:t>0.96 [0.956-0.972]</m:t>
        </m:r>
      </m:oMath>
      <w:r>
        <w:rPr>
          <w:rFonts w:ascii="Arial" w:eastAsiaTheme="minorEastAsia" w:hAnsi="Arial" w:cs="Arial"/>
        </w:rPr>
        <w:t xml:space="preserve"> for B2. Instead, we observed reduced neural variability at the individual channel-feature level during CL1 and CL2</w:t>
      </w:r>
      <w:del w:id="24" w:author="nikhilesh natraj" w:date="2023-07-31T10:25:00Z">
        <w:r w:rsidR="00474538" w:rsidDel="0081182A">
          <w:rPr>
            <w:rFonts w:ascii="Arial" w:eastAsiaTheme="minorEastAsia" w:hAnsi="Arial" w:cs="Arial"/>
          </w:rPr>
          <w:delText xml:space="preserve"> after reconstruction</w:delText>
        </w:r>
      </w:del>
      <w:r w:rsidR="00474538">
        <w:rPr>
          <w:rFonts w:ascii="Arial" w:eastAsiaTheme="minorEastAsia" w:hAnsi="Arial" w:cs="Arial"/>
        </w:rPr>
        <w:t xml:space="preserve">. This is </w:t>
      </w:r>
      <w:r>
        <w:rPr>
          <w:rFonts w:ascii="Arial" w:eastAsiaTheme="minorEastAsia" w:hAnsi="Arial" w:cs="Arial"/>
        </w:rPr>
        <w:t xml:space="preserve">shown at two exemplar channels and movements in Fig. 3D for </w:t>
      </w:r>
      <m:oMath>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H</m:t>
            </m:r>
          </m:sub>
        </m:sSub>
      </m:oMath>
      <w:r>
        <w:rPr>
          <w:rFonts w:ascii="Arial" w:eastAsiaTheme="minorEastAsia" w:hAnsi="Arial" w:cs="Arial"/>
        </w:rPr>
        <w:t xml:space="preserve">. Across all three frequency bands and both subjects, closed-loop experiments were always characterized by significantly lower variance in channel activity across the grid (in terms of channels’ standard deviation) as compared to open-loop experiments (Fig. 3E-F, 2-sample KS tests, </w:t>
      </w:r>
      <m:oMath>
        <m:r>
          <w:rPr>
            <w:rFonts w:ascii="Cambria Math" w:eastAsiaTheme="minorEastAsia" w:hAnsi="Cambria Math" w:cs="Arial"/>
          </w:rPr>
          <m:t>p≤0.05)</m:t>
        </m:r>
      </m:oMath>
      <w:r>
        <w:rPr>
          <w:rFonts w:ascii="Arial" w:eastAsiaTheme="minorEastAsia" w:hAnsi="Arial" w:cs="Arial"/>
        </w:rPr>
        <w:t xml:space="preserve">. In addition, CL2 elicited lower variances across the grid than CL1 in </w:t>
      </w:r>
      <m:oMath>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H</m:t>
            </m:r>
          </m:sub>
        </m:sSub>
      </m:oMath>
      <w:r>
        <w:rPr>
          <w:rFonts w:ascii="Arial" w:eastAsiaTheme="minorEastAsia" w:hAnsi="Arial" w:cs="Arial"/>
        </w:rPr>
        <w:t xml:space="preserve"> (CL2 vs. CL1 2-sample KS statistic = 0.165, </w:t>
      </w:r>
      <m:oMath>
        <m:r>
          <w:rPr>
            <w:rFonts w:ascii="Cambria Math" w:eastAsiaTheme="minorEastAsia" w:hAnsi="Cambria Math" w:cs="Arial"/>
          </w:rPr>
          <m:t>p=0.004)</m:t>
        </m:r>
      </m:oMath>
      <w:r>
        <w:rPr>
          <w:rFonts w:ascii="Arial" w:eastAsiaTheme="minorEastAsia" w:hAnsi="Arial" w:cs="Arial"/>
        </w:rPr>
        <w:t xml:space="preserve"> and </w:t>
      </w:r>
      <m:oMath>
        <m:r>
          <w:rPr>
            <w:rFonts w:ascii="Cambria Math" w:eastAsiaTheme="minorEastAsia" w:hAnsi="Cambria Math" w:cs="Arial"/>
          </w:rPr>
          <m:t>β</m:t>
        </m:r>
      </m:oMath>
      <w:r>
        <w:rPr>
          <w:rFonts w:ascii="Arial" w:eastAsiaTheme="minorEastAsia" w:hAnsi="Arial" w:cs="Arial"/>
        </w:rPr>
        <w:t xml:space="preserve"> (CL2 vs. CL1 2-sample KS statistic = 0.13, </w:t>
      </w:r>
      <m:oMath>
        <m:r>
          <w:rPr>
            <w:rFonts w:ascii="Cambria Math" w:eastAsiaTheme="minorEastAsia" w:hAnsi="Cambria Math" w:cs="Arial"/>
          </w:rPr>
          <m:t>p=0.046)</m:t>
        </m:r>
      </m:oMath>
      <w:r>
        <w:rPr>
          <w:rFonts w:ascii="Arial" w:eastAsiaTheme="minorEastAsia" w:hAnsi="Arial" w:cs="Arial"/>
        </w:rPr>
        <w:t xml:space="preserve"> for B1 and in </w:t>
      </w:r>
      <m:oMath>
        <m:r>
          <w:rPr>
            <w:rFonts w:ascii="Cambria Math" w:eastAsiaTheme="minorEastAsia" w:hAnsi="Cambria Math" w:cs="Arial"/>
          </w:rPr>
          <m:t>δ</m:t>
        </m:r>
      </m:oMath>
      <w:r>
        <w:rPr>
          <w:rFonts w:ascii="Arial" w:eastAsiaTheme="minorEastAsia" w:hAnsi="Arial" w:cs="Arial"/>
        </w:rPr>
        <w:t xml:space="preserve"> (CL2 vs. CL1 2-sample KS statistic = 0.36, </w:t>
      </w:r>
      <m:oMath>
        <m:r>
          <w:rPr>
            <w:rFonts w:ascii="Cambria Math" w:eastAsiaTheme="minorEastAsia" w:hAnsi="Cambria Math" w:cs="Arial"/>
          </w:rPr>
          <m:t>p=9.737×</m:t>
        </m:r>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-8</m:t>
            </m:r>
          </m:sup>
        </m:sSup>
        <m:r>
          <w:rPr>
            <w:rFonts w:ascii="Cambria Math" w:eastAsiaTheme="minorEastAsia" w:hAnsi="Cambria Math" w:cs="Arial"/>
          </w:rPr>
          <m:t>)</m:t>
        </m:r>
      </m:oMath>
      <w:r>
        <w:rPr>
          <w:rFonts w:ascii="Arial" w:eastAsiaTheme="minorEastAsia" w:hAnsi="Arial" w:cs="Arial"/>
        </w:rPr>
        <w:t xml:space="preserve"> for B2. </w:t>
      </w:r>
    </w:p>
    <w:p w14:paraId="17A1DD8E" w14:textId="77777777" w:rsidR="002200FF" w:rsidRDefault="002200FF" w:rsidP="002200FF">
      <w:pPr>
        <w:spacing w:line="288" w:lineRule="auto"/>
        <w:contextualSpacing/>
        <w:jc w:val="both"/>
        <w:rPr>
          <w:rFonts w:ascii="Arial" w:eastAsiaTheme="minorEastAsia" w:hAnsi="Arial" w:cs="Arial"/>
          <w:sz w:val="18"/>
          <w:szCs w:val="18"/>
        </w:rPr>
      </w:pPr>
    </w:p>
    <w:p w14:paraId="43ACFD43" w14:textId="77777777" w:rsidR="00F25E67" w:rsidRDefault="00F25E67" w:rsidP="002200FF">
      <w:pPr>
        <w:spacing w:line="288" w:lineRule="auto"/>
        <w:contextualSpacing/>
        <w:jc w:val="both"/>
        <w:rPr>
          <w:rFonts w:ascii="Arial" w:eastAsiaTheme="minorEastAsia" w:hAnsi="Arial" w:cs="Arial"/>
          <w:sz w:val="18"/>
          <w:szCs w:val="18"/>
        </w:rPr>
      </w:pPr>
    </w:p>
    <w:p w14:paraId="37BD3EAB" w14:textId="77777777" w:rsidR="002200FF" w:rsidRPr="005C6327" w:rsidRDefault="002200FF" w:rsidP="002200FF">
      <w:pPr>
        <w:spacing w:line="288" w:lineRule="auto"/>
        <w:contextualSpacing/>
        <w:jc w:val="both"/>
        <w:rPr>
          <w:rFonts w:ascii="Arial" w:eastAsiaTheme="minorEastAsia" w:hAnsi="Arial" w:cs="Arial"/>
          <w:b/>
          <w:bCs/>
          <w:sz w:val="24"/>
          <w:szCs w:val="24"/>
        </w:rPr>
      </w:pPr>
      <w:r>
        <w:rPr>
          <w:rFonts w:ascii="Arial" w:eastAsiaTheme="minorEastAsia" w:hAnsi="Arial" w:cs="Arial"/>
          <w:b/>
          <w:bCs/>
          <w:sz w:val="24"/>
          <w:szCs w:val="24"/>
        </w:rPr>
        <w:t>Stability of action r</w:t>
      </w:r>
      <w:r w:rsidRPr="005C6327">
        <w:rPr>
          <w:rFonts w:ascii="Arial" w:eastAsiaTheme="minorEastAsia" w:hAnsi="Arial" w:cs="Arial"/>
          <w:b/>
          <w:bCs/>
          <w:sz w:val="24"/>
          <w:szCs w:val="24"/>
        </w:rPr>
        <w:t xml:space="preserve">epresentations across-days </w:t>
      </w:r>
    </w:p>
    <w:p w14:paraId="7219F4CB" w14:textId="092E0051" w:rsidR="002200FF" w:rsidRDefault="001873DE" w:rsidP="001F70B2">
      <w:pPr>
        <w:spacing w:line="288" w:lineRule="auto"/>
        <w:contextualSpacing/>
        <w:jc w:val="both"/>
        <w:rPr>
          <w:rFonts w:ascii="Arial" w:eastAsiaTheme="minorEastAsia" w:hAnsi="Arial" w:cs="Arial"/>
        </w:rPr>
      </w:pPr>
      <w:r>
        <w:rPr>
          <w:rFonts w:ascii="Arial" w:hAnsi="Arial" w:cs="Arial"/>
        </w:rPr>
        <w:t>We</w:t>
      </w:r>
      <w:r w:rsidR="005B68EE">
        <w:rPr>
          <w:rFonts w:ascii="Arial" w:hAnsi="Arial" w:cs="Arial"/>
        </w:rPr>
        <w:t xml:space="preserve"> then sought to understand</w:t>
      </w:r>
      <w:r w:rsidR="001F70B2">
        <w:rPr>
          <w:rFonts w:ascii="Arial" w:hAnsi="Arial" w:cs="Arial"/>
        </w:rPr>
        <w:t xml:space="preserve"> whether continued BCI practice across-days affected</w:t>
      </w:r>
      <w:r w:rsidR="006433B3">
        <w:rPr>
          <w:rFonts w:ascii="Arial" w:hAnsi="Arial" w:cs="Arial"/>
        </w:rPr>
        <w:t xml:space="preserve"> stability of </w:t>
      </w:r>
      <w:r w:rsidR="001D4E4B">
        <w:rPr>
          <w:rFonts w:ascii="Arial" w:hAnsi="Arial" w:cs="Arial"/>
        </w:rPr>
        <w:t>the</w:t>
      </w:r>
      <w:r w:rsidR="001F70B2">
        <w:rPr>
          <w:rFonts w:ascii="Arial" w:hAnsi="Arial" w:cs="Arial"/>
        </w:rPr>
        <w:t xml:space="preserve"> cortical networks governing movements i.e., the across-day stability of the manifold.</w:t>
      </w:r>
      <w:r w:rsidR="005B68EE">
        <w:rPr>
          <w:rFonts w:ascii="Arial" w:hAnsi="Arial" w:cs="Arial"/>
        </w:rPr>
        <w:t xml:space="preserve"> </w:t>
      </w:r>
      <w:r w:rsidR="00474538">
        <w:rPr>
          <w:rFonts w:ascii="Arial" w:hAnsi="Arial" w:cs="Arial"/>
        </w:rPr>
        <w:t>O</w:t>
      </w:r>
      <w:r w:rsidR="005B68EE">
        <w:rPr>
          <w:rFonts w:ascii="Arial" w:hAnsi="Arial" w:cs="Arial"/>
        </w:rPr>
        <w:t>ur</w:t>
      </w:r>
      <w:r w:rsidR="002200FF">
        <w:rPr>
          <w:rFonts w:ascii="Arial" w:hAnsi="Arial" w:cs="Arial"/>
        </w:rPr>
        <w:t xml:space="preserve"> representational analyses so far were all done within-session by building a manifold for each day</w:t>
      </w:r>
      <w:r w:rsidR="00474538">
        <w:rPr>
          <w:rFonts w:ascii="Arial" w:hAnsi="Arial" w:cs="Arial"/>
        </w:rPr>
        <w:t xml:space="preserve">. This </w:t>
      </w:r>
      <w:r w:rsidR="002200FF">
        <w:rPr>
          <w:rFonts w:ascii="Arial" w:hAnsi="Arial" w:cs="Arial"/>
        </w:rPr>
        <w:t>limit</w:t>
      </w:r>
      <w:r w:rsidR="005B68EE">
        <w:rPr>
          <w:rFonts w:ascii="Arial" w:hAnsi="Arial" w:cs="Arial"/>
        </w:rPr>
        <w:t>s</w:t>
      </w:r>
      <w:r w:rsidR="002200FF">
        <w:rPr>
          <w:rFonts w:ascii="Arial" w:hAnsi="Arial" w:cs="Arial"/>
        </w:rPr>
        <w:t xml:space="preserve"> understanding</w:t>
      </w:r>
      <w:r w:rsidR="001D4E4B">
        <w:rPr>
          <w:rFonts w:ascii="Arial" w:hAnsi="Arial" w:cs="Arial"/>
        </w:rPr>
        <w:t xml:space="preserve"> </w:t>
      </w:r>
      <w:r w:rsidR="006433B3">
        <w:rPr>
          <w:rFonts w:ascii="Arial" w:hAnsi="Arial" w:cs="Arial"/>
        </w:rPr>
        <w:t>if the</w:t>
      </w:r>
      <w:r w:rsidR="001D4E4B">
        <w:rPr>
          <w:rFonts w:ascii="Arial" w:hAnsi="Arial" w:cs="Arial"/>
        </w:rPr>
        <w:t xml:space="preserve"> construct of action representations</w:t>
      </w:r>
      <w:r w:rsidR="006433B3">
        <w:rPr>
          <w:rFonts w:ascii="Arial" w:hAnsi="Arial" w:cs="Arial"/>
        </w:rPr>
        <w:t xml:space="preserve"> was preserved</w:t>
      </w:r>
      <w:r w:rsidR="001D4E4B">
        <w:rPr>
          <w:rFonts w:ascii="Arial" w:hAnsi="Arial" w:cs="Arial"/>
        </w:rPr>
        <w:t xml:space="preserve"> </w:t>
      </w:r>
      <w:r w:rsidR="002200FF">
        <w:rPr>
          <w:rFonts w:ascii="Arial" w:hAnsi="Arial" w:cs="Arial"/>
        </w:rPr>
        <w:t xml:space="preserve">across-days. We </w:t>
      </w:r>
      <w:r w:rsidR="001F70B2">
        <w:rPr>
          <w:rFonts w:ascii="Arial" w:hAnsi="Arial" w:cs="Arial"/>
        </w:rPr>
        <w:t>thus</w:t>
      </w:r>
      <w:r w:rsidR="002200FF">
        <w:rPr>
          <w:rFonts w:ascii="Arial" w:hAnsi="Arial" w:cs="Arial"/>
        </w:rPr>
        <w:t xml:space="preserve"> examined </w:t>
      </w:r>
      <w:r w:rsidR="001D4E4B">
        <w:rPr>
          <w:rFonts w:ascii="Arial" w:hAnsi="Arial" w:cs="Arial"/>
        </w:rPr>
        <w:t xml:space="preserve">the across-day manifold </w:t>
      </w:r>
      <w:r w:rsidR="002200FF">
        <w:rPr>
          <w:rFonts w:ascii="Arial" w:hAnsi="Arial" w:cs="Arial"/>
        </w:rPr>
        <w:t xml:space="preserve">stability by </w:t>
      </w:r>
      <w:r w:rsidR="001F70B2">
        <w:rPr>
          <w:rFonts w:ascii="Arial" w:hAnsi="Arial" w:cs="Arial"/>
        </w:rPr>
        <w:t>comparing</w:t>
      </w:r>
      <w:r w:rsidR="002200FF">
        <w:rPr>
          <w:rFonts w:ascii="Arial" w:hAnsi="Arial" w:cs="Arial"/>
        </w:rPr>
        <w:t xml:space="preserve"> each session’s manifold to others. We specifically evaluated the similarity of individual layers between any two days’ autoencoders (Fig. 4A)</w:t>
      </w:r>
      <w:r w:rsidR="008C2411">
        <w:rPr>
          <w:rFonts w:ascii="Arial" w:hAnsi="Arial" w:cs="Arial"/>
        </w:rPr>
        <w:t xml:space="preserve"> using the</w:t>
      </w:r>
      <w:r w:rsidR="008C2411" w:rsidRPr="008C2411">
        <w:rPr>
          <w:rFonts w:ascii="Arial" w:hAnsi="Arial" w:cs="Arial"/>
        </w:rPr>
        <w:t xml:space="preserve"> </w:t>
      </w:r>
      <w:r w:rsidR="008C2411">
        <w:rPr>
          <w:rFonts w:ascii="Arial" w:hAnsi="Arial" w:cs="Arial"/>
        </w:rPr>
        <w:t>Centered Kernal Alignment method or CKA (</w:t>
      </w:r>
      <w:r w:rsidR="008C2411">
        <w:rPr>
          <w:rFonts w:ascii="Arial" w:hAnsi="Arial" w:cs="Arial"/>
        </w:rPr>
        <w:fldChar w:fldCharType="begin"/>
      </w:r>
      <w:r w:rsidR="008C2411">
        <w:rPr>
          <w:rFonts w:ascii="Arial" w:hAnsi="Arial" w:cs="Arial"/>
        </w:rPr>
        <w:instrText xml:space="preserve"> ADDIN EN.CITE &lt;EndNote&gt;&lt;Cite&gt;&lt;Author&gt;Kornblith&lt;/Author&gt;&lt;Year&gt;2019&lt;/Year&gt;&lt;RecNum&gt;340&lt;/RecNum&gt;&lt;DisplayText&gt;(Kornblith et al., 2019)&lt;/DisplayText&gt;&lt;record&gt;&lt;rec-number&gt;340&lt;/rec-number&gt;&lt;foreign-keys&gt;&lt;key app="EN" db-id="095vzf2zzvarpaezad9xw50uwvzwsd59edf9" timestamp="1679163366"&gt;340&lt;/key&gt;&lt;/foreign-keys&gt;&lt;ref-type name="Conference Proceedings"&gt;10&lt;/ref-type&gt;&lt;contributors&gt;&lt;authors&gt;&lt;author&gt;Kornblith, Simon&lt;/author&gt;&lt;author&gt;Norouzi, Mohammad&lt;/author&gt;&lt;author&gt;Lee, Honglak&lt;/author&gt;&lt;author&gt;Hinton, Geoffrey&lt;/author&gt;&lt;/authors&gt;&lt;/contributors&gt;&lt;titles&gt;&lt;title&gt;Similarity of neural network representations revisited&lt;/title&gt;&lt;secondary-title&gt;International Conference on Machine Learning&lt;/secondary-title&gt;&lt;/titles&gt;&lt;pages&gt;3519-3529&lt;/pages&gt;&lt;dates&gt;&lt;year&gt;2019&lt;/year&gt;&lt;/dates&gt;&lt;publisher&gt;PMLR&lt;/publisher&gt;&lt;isbn&gt;2640-3498&lt;/isbn&gt;&lt;urls&gt;&lt;/urls&gt;&lt;/record&gt;&lt;/Cite&gt;&lt;/EndNote&gt;</w:instrText>
      </w:r>
      <w:r w:rsidR="008C2411">
        <w:rPr>
          <w:rFonts w:ascii="Arial" w:hAnsi="Arial" w:cs="Arial"/>
        </w:rPr>
        <w:fldChar w:fldCharType="separate"/>
      </w:r>
      <w:r w:rsidR="008C2411">
        <w:rPr>
          <w:rFonts w:ascii="Arial" w:hAnsi="Arial" w:cs="Arial"/>
          <w:noProof/>
        </w:rPr>
        <w:t>(Kornblith et al., 2019)</w:t>
      </w:r>
      <w:r w:rsidR="008C2411">
        <w:rPr>
          <w:rFonts w:ascii="Arial" w:hAnsi="Arial" w:cs="Arial"/>
        </w:rPr>
        <w:fldChar w:fldCharType="end"/>
      </w:r>
      <w:r w:rsidR="008C2411">
        <w:rPr>
          <w:rFonts w:ascii="Arial" w:hAnsi="Arial" w:cs="Arial"/>
        </w:rPr>
        <w:t xml:space="preserve"> and Methods). </w:t>
      </w:r>
      <w:r w:rsidR="002200FF">
        <w:rPr>
          <w:rFonts w:ascii="Arial" w:hAnsi="Arial" w:cs="Arial"/>
        </w:rPr>
        <w:t xml:space="preserve">An example of the layer-wise similarities between two exemplar days’ autoencoders for B1 is shown in Fig. 4B (red vertical line) assessed against a null distribution (light blue histogram). It can be seen in Fig. 4B that the CKA similarities between the two days were highly significant at individual layers. </w:t>
      </w:r>
      <w:r w:rsidR="001D4E4B">
        <w:rPr>
          <w:rFonts w:ascii="Arial" w:hAnsi="Arial" w:cs="Arial"/>
        </w:rPr>
        <w:t>T</w:t>
      </w:r>
      <w:r w:rsidR="002200FF">
        <w:rPr>
          <w:rFonts w:ascii="Arial" w:hAnsi="Arial" w:cs="Arial"/>
        </w:rPr>
        <w:t>he vast proportion of all pairwise comparisons between days had almost all layers to be significantly similar (</w:t>
      </w:r>
      <w:r w:rsidR="002200FF">
        <w:rPr>
          <w:rFonts w:ascii="Arial" w:eastAsiaTheme="minorEastAsia" w:hAnsi="Arial" w:cs="Arial"/>
        </w:rPr>
        <w:t xml:space="preserve">Fig. 4C, </w:t>
      </w:r>
      <m:oMath>
        <m:r>
          <w:rPr>
            <w:rFonts w:ascii="Cambria Math" w:hAnsi="Cambria Math" w:cs="Arial"/>
          </w:rPr>
          <m:t>p=0.05,</m:t>
        </m:r>
        <m:r>
          <w:rPr>
            <w:rFonts w:ascii="Cambria Math" w:eastAsiaTheme="minorEastAsia" w:hAnsi="Cambria Math" w:cs="Arial"/>
          </w:rPr>
          <m:t xml:space="preserve"> FDR corrected)</m:t>
        </m:r>
      </m:oMath>
      <w:r w:rsidR="002200FF">
        <w:rPr>
          <w:rFonts w:ascii="Arial" w:eastAsiaTheme="minorEastAsia" w:hAnsi="Arial" w:cs="Arial"/>
        </w:rPr>
        <w:t xml:space="preserve">. In B1, 100% of all pairwise comparisons had all 5 layers to be significantly similar to each other, and in B2, 83.33% of all pairwise comparisons had all layers similar to each other. This suggested </w:t>
      </w:r>
      <w:r w:rsidR="00E323E1">
        <w:rPr>
          <w:rFonts w:ascii="Arial" w:eastAsiaTheme="minorEastAsia" w:hAnsi="Arial" w:cs="Arial"/>
        </w:rPr>
        <w:lastRenderedPageBreak/>
        <w:t xml:space="preserve">remarkable </w:t>
      </w:r>
      <w:r w:rsidR="001D4E4B">
        <w:rPr>
          <w:rFonts w:ascii="Arial" w:eastAsiaTheme="minorEastAsia" w:hAnsi="Arial" w:cs="Arial"/>
        </w:rPr>
        <w:t xml:space="preserve">stability </w:t>
      </w:r>
      <w:r w:rsidR="00E323E1">
        <w:rPr>
          <w:rFonts w:ascii="Arial" w:eastAsiaTheme="minorEastAsia" w:hAnsi="Arial" w:cs="Arial"/>
        </w:rPr>
        <w:t>of</w:t>
      </w:r>
      <w:r w:rsidR="001D4E4B">
        <w:rPr>
          <w:rFonts w:ascii="Arial" w:eastAsiaTheme="minorEastAsia" w:hAnsi="Arial" w:cs="Arial"/>
        </w:rPr>
        <w:t xml:space="preserve"> well-rehearsed stereotyped movements</w:t>
      </w:r>
      <w:r w:rsidR="00E323E1">
        <w:rPr>
          <w:rFonts w:ascii="Arial" w:eastAsiaTheme="minorEastAsia" w:hAnsi="Arial" w:cs="Arial"/>
        </w:rPr>
        <w:t>,</w:t>
      </w:r>
      <w:r w:rsidR="001D4E4B">
        <w:rPr>
          <w:rFonts w:ascii="Arial" w:eastAsiaTheme="minorEastAsia" w:hAnsi="Arial" w:cs="Arial"/>
        </w:rPr>
        <w:t xml:space="preserve"> characterized by an across-day preserved manifold, even with novel and continued contextual adaptation to the BCI</w:t>
      </w:r>
      <w:r w:rsidR="002200FF">
        <w:rPr>
          <w:rFonts w:ascii="Arial" w:eastAsiaTheme="minorEastAsia" w:hAnsi="Arial" w:cs="Arial"/>
        </w:rPr>
        <w:t>.</w:t>
      </w:r>
    </w:p>
    <w:p w14:paraId="68D1054E" w14:textId="77777777" w:rsidR="002200FF" w:rsidRDefault="002200FF" w:rsidP="002200FF">
      <w:pPr>
        <w:spacing w:line="288" w:lineRule="auto"/>
        <w:contextualSpacing/>
        <w:jc w:val="both"/>
        <w:rPr>
          <w:rFonts w:ascii="Arial" w:eastAsiaTheme="minorEastAsia" w:hAnsi="Arial" w:cs="Arial"/>
        </w:rPr>
      </w:pPr>
    </w:p>
    <w:p w14:paraId="23AC0C8B" w14:textId="7A0B3983" w:rsidR="00326DEA" w:rsidRDefault="00D101BD" w:rsidP="002200FF">
      <w:pPr>
        <w:spacing w:line="288" w:lineRule="auto"/>
        <w:contextualSpacing/>
        <w:jc w:val="both"/>
        <w:rPr>
          <w:rFonts w:ascii="Arial" w:eastAsiaTheme="minorEastAsia" w:hAnsi="Arial" w:cs="Arial"/>
        </w:rPr>
      </w:pPr>
      <w:r>
        <w:rPr>
          <w:rFonts w:ascii="Arial" w:eastAsiaTheme="minorEastAsia" w:hAnsi="Arial" w:cs="Arial"/>
        </w:rPr>
        <w:t xml:space="preserve">We then wondered if similar stability existed for traditional continuous 3D end-effector control. These are typically initialized using observed actions and then adapted over time to operate a motor neuroprosthesis. </w:t>
      </w:r>
      <w:r w:rsidR="002200FF">
        <w:rPr>
          <w:rFonts w:ascii="Arial" w:eastAsiaTheme="minorEastAsia" w:hAnsi="Arial" w:cs="Arial"/>
        </w:rPr>
        <w:t>In B1, with whom we were able to continue the study for a longer period, we collected daily imagined end-point biomimetic velocity commands as the user watched the virtual robotic arm move in a center-out fashion in 3D space to six axial targets (Fig. 4D). The imagined commands were then used to seed a</w:t>
      </w:r>
      <w:r>
        <w:rPr>
          <w:rFonts w:ascii="Arial" w:eastAsiaTheme="minorEastAsia" w:hAnsi="Arial" w:cs="Arial"/>
        </w:rPr>
        <w:t>n online</w:t>
      </w:r>
      <w:r w:rsidR="002200FF">
        <w:rPr>
          <w:rFonts w:ascii="Arial" w:eastAsiaTheme="minorEastAsia" w:hAnsi="Arial" w:cs="Arial"/>
        </w:rPr>
        <w:t xml:space="preserve"> velocity ReFit Kalman Filter (ReFit-KF </w:t>
      </w:r>
      <w:r w:rsidR="002200FF">
        <w:rPr>
          <w:rFonts w:ascii="Arial" w:eastAsiaTheme="minorEastAsia" w:hAnsi="Arial" w:cs="Arial"/>
        </w:rPr>
        <w:fldChar w:fldCharType="begin"/>
      </w:r>
      <w:r w:rsidR="002200FF">
        <w:rPr>
          <w:rFonts w:ascii="Arial" w:eastAsiaTheme="minorEastAsia" w:hAnsi="Arial" w:cs="Arial"/>
        </w:rPr>
        <w:instrText xml:space="preserve"> ADDIN EN.CITE &lt;EndNote&gt;&lt;Cite&gt;&lt;Author&gt;Gilja&lt;/Author&gt;&lt;Year&gt;2012&lt;/Year&gt;&lt;RecNum&gt;288&lt;/RecNum&gt;&lt;DisplayText&gt;(Gilja et al., 2012)&lt;/DisplayText&gt;&lt;record&gt;&lt;rec-number&gt;288&lt;/rec-number&gt;&lt;foreign-keys&gt;&lt;key app="EN" db-id="095vzf2zzvarpaezad9xw50uwvzwsd59edf9" timestamp="1672044368"&gt;288&lt;/key&gt;&lt;/foreign-keys&gt;&lt;ref-type name="Journal Article"&gt;17&lt;/ref-type&gt;&lt;contributors&gt;&lt;authors&gt;&lt;author&gt;Gilja, Vikash&lt;/author&gt;&lt;author&gt;Nuyujukian, Paul&lt;/author&gt;&lt;author&gt;Chestek, Cindy A&lt;/author&gt;&lt;author&gt;Cunningham, John P&lt;/author&gt;&lt;author&gt;Yu, Byron M&lt;/author&gt;&lt;author&gt;Fan, Joline M&lt;/author&gt;&lt;author&gt;Churchland, Mark M&lt;/author&gt;&lt;author&gt;Kaufman, Matthew T&lt;/author&gt;&lt;author&gt;Kao, Jonathan C&lt;/author&gt;&lt;author&gt;Ryu, Stephen I&lt;/author&gt;&lt;/authors&gt;&lt;/contributors&gt;&lt;titles&gt;&lt;title&gt;A high-performance neural prosthesis enabled by control algorithm design&lt;/title&gt;&lt;secondary-title&gt;Nature neuroscience&lt;/secondary-title&gt;&lt;/titles&gt;&lt;periodical&gt;&lt;full-title&gt;Nature neuroscience&lt;/full-title&gt;&lt;/periodical&gt;&lt;pages&gt;1752-1757&lt;/pages&gt;&lt;volume&gt;15&lt;/volume&gt;&lt;number&gt;12&lt;/number&gt;&lt;dates&gt;&lt;year&gt;2012&lt;/year&gt;&lt;/dates&gt;&lt;isbn&gt;1546-1726&lt;/isbn&gt;&lt;urls&gt;&lt;/urls&gt;&lt;/record&gt;&lt;/Cite&gt;&lt;/EndNote&gt;</w:instrText>
      </w:r>
      <w:r w:rsidR="002200FF">
        <w:rPr>
          <w:rFonts w:ascii="Arial" w:eastAsiaTheme="minorEastAsia" w:hAnsi="Arial" w:cs="Arial"/>
        </w:rPr>
        <w:fldChar w:fldCharType="separate"/>
      </w:r>
      <w:r w:rsidR="002200FF">
        <w:rPr>
          <w:rFonts w:ascii="Arial" w:eastAsiaTheme="minorEastAsia" w:hAnsi="Arial" w:cs="Arial"/>
          <w:noProof/>
        </w:rPr>
        <w:t>(Gilja et al., 2012)</w:t>
      </w:r>
      <w:r w:rsidR="002200FF">
        <w:rPr>
          <w:rFonts w:ascii="Arial" w:eastAsiaTheme="minorEastAsia" w:hAnsi="Arial" w:cs="Arial"/>
        </w:rPr>
        <w:fldChar w:fldCharType="end"/>
      </w:r>
      <w:r w:rsidR="002200FF">
        <w:rPr>
          <w:rFonts w:ascii="Arial" w:eastAsiaTheme="minorEastAsia" w:hAnsi="Arial" w:cs="Arial"/>
        </w:rPr>
        <w:t xml:space="preserve">). The parameters of the Kalman Filter were updated within-session after multiple blocks of real-time fixed control using SmoothBatch </w:t>
      </w:r>
      <w:r w:rsidR="002200FF">
        <w:rPr>
          <w:rFonts w:ascii="Arial" w:eastAsiaTheme="minorEastAsia" w:hAnsi="Arial" w:cs="Arial"/>
        </w:rPr>
        <w:fldChar w:fldCharType="begin"/>
      </w:r>
      <w:r w:rsidR="002200FF">
        <w:rPr>
          <w:rFonts w:ascii="Arial" w:eastAsiaTheme="minorEastAsia" w:hAnsi="Arial" w:cs="Arial"/>
        </w:rPr>
        <w:instrText xml:space="preserve"> ADDIN EN.CITE &lt;EndNote&gt;&lt;Cite&gt;&lt;Author&gt;Orsborn&lt;/Author&gt;&lt;Year&gt;2012&lt;/Year&gt;&lt;RecNum&gt;341&lt;/RecNum&gt;&lt;DisplayText&gt;(Orsborn et al., 2012)&lt;/DisplayText&gt;&lt;record&gt;&lt;rec-number&gt;341&lt;/rec-number&gt;&lt;foreign-keys&gt;&lt;key app="EN" db-id="095vzf2zzvarpaezad9xw50uwvzwsd59edf9" timestamp="1680069653"&gt;341&lt;/key&gt;&lt;/foreign-keys&gt;&lt;ref-type name="Journal Article"&gt;17&lt;/ref-type&gt;&lt;contributors&gt;&lt;authors&gt;&lt;author&gt;Orsborn, Amy L&lt;/author&gt;&lt;author&gt;Dangi, Siddharth&lt;/author&gt;&lt;author&gt;Moorman, Helene G&lt;/author&gt;&lt;author&gt;Carmena, Jose M&lt;/author&gt;&lt;/authors&gt;&lt;/contributors&gt;&lt;titles&gt;&lt;title&gt;Closed-loop decoder adaptation on intermediate time-scales facilitates rapid BMI performance improvements independent of decoder initialization conditions&lt;/title&gt;&lt;secondary-title&gt;IEEE Transactions on Neural Systems and Rehabilitation Engineering&lt;/secondary-title&gt;&lt;/titles&gt;&lt;periodical&gt;&lt;full-title&gt;IEEE Transactions on Neural Systems and Rehabilitation Engineering&lt;/full-title&gt;&lt;/periodical&gt;&lt;pages&gt;468-477&lt;/pages&gt;&lt;volume&gt;20&lt;/volume&gt;&lt;number&gt;4&lt;/number&gt;&lt;dates&gt;&lt;year&gt;2012&lt;/year&gt;&lt;/dates&gt;&lt;isbn&gt;1534-4320&lt;/isbn&gt;&lt;urls&gt;&lt;/urls&gt;&lt;/record&gt;&lt;/Cite&gt;&lt;/EndNote&gt;</w:instrText>
      </w:r>
      <w:r w:rsidR="002200FF">
        <w:rPr>
          <w:rFonts w:ascii="Arial" w:eastAsiaTheme="minorEastAsia" w:hAnsi="Arial" w:cs="Arial"/>
        </w:rPr>
        <w:fldChar w:fldCharType="separate"/>
      </w:r>
      <w:r w:rsidR="002200FF">
        <w:rPr>
          <w:rFonts w:ascii="Arial" w:eastAsiaTheme="minorEastAsia" w:hAnsi="Arial" w:cs="Arial"/>
          <w:noProof/>
        </w:rPr>
        <w:t>(Orsborn et al., 2012)</w:t>
      </w:r>
      <w:r w:rsidR="002200FF">
        <w:rPr>
          <w:rFonts w:ascii="Arial" w:eastAsiaTheme="minorEastAsia" w:hAnsi="Arial" w:cs="Arial"/>
        </w:rPr>
        <w:fldChar w:fldCharType="end"/>
      </w:r>
      <w:r>
        <w:rPr>
          <w:rFonts w:ascii="Arial" w:eastAsiaTheme="minorEastAsia" w:hAnsi="Arial" w:cs="Arial"/>
        </w:rPr>
        <w:t>. This formed</w:t>
      </w:r>
      <w:r w:rsidR="002200FF">
        <w:rPr>
          <w:rFonts w:ascii="Arial" w:eastAsiaTheme="minorEastAsia" w:hAnsi="Arial" w:cs="Arial"/>
        </w:rPr>
        <w:t xml:space="preserve"> open-loop (OL) and closed-loop (CL) control blocks</w:t>
      </w:r>
      <w:r>
        <w:rPr>
          <w:rFonts w:ascii="Arial" w:eastAsiaTheme="minorEastAsia" w:hAnsi="Arial" w:cs="Arial"/>
        </w:rPr>
        <w:t xml:space="preserve"> analogous to the prior discrete experiments</w:t>
      </w:r>
      <w:r w:rsidR="002200FF">
        <w:rPr>
          <w:rFonts w:ascii="Arial" w:eastAsiaTheme="minorEastAsia" w:hAnsi="Arial" w:cs="Arial"/>
        </w:rPr>
        <w:t xml:space="preserve">. We initialized and ran a daily Kalman Filter for five experimental days. </w:t>
      </w:r>
      <w:r w:rsidR="00DA26E7">
        <w:rPr>
          <w:rFonts w:ascii="Arial" w:eastAsiaTheme="minorEastAsia" w:hAnsi="Arial" w:cs="Arial"/>
        </w:rPr>
        <w:t xml:space="preserve">First, we found that </w:t>
      </w:r>
      <w:r w:rsidR="002200FF">
        <w:rPr>
          <w:rFonts w:ascii="Arial" w:eastAsiaTheme="minorEastAsia" w:hAnsi="Arial" w:cs="Arial"/>
        </w:rPr>
        <w:t xml:space="preserve">intended velocity commands with the ReFit-KF exhibited much less </w:t>
      </w:r>
      <w:r w:rsidR="002F328F">
        <w:rPr>
          <w:rFonts w:ascii="Arial" w:eastAsiaTheme="minorEastAsia" w:hAnsi="Arial" w:cs="Arial"/>
        </w:rPr>
        <w:t xml:space="preserve">target-specific </w:t>
      </w:r>
      <w:r w:rsidR="002200FF">
        <w:rPr>
          <w:rFonts w:ascii="Arial" w:eastAsiaTheme="minorEastAsia" w:hAnsi="Arial" w:cs="Arial"/>
        </w:rPr>
        <w:t xml:space="preserve">discernability than those of </w:t>
      </w:r>
      <w:r w:rsidR="006512F4">
        <w:rPr>
          <w:rFonts w:ascii="Arial" w:eastAsiaTheme="minorEastAsia" w:hAnsi="Arial" w:cs="Arial"/>
        </w:rPr>
        <w:t xml:space="preserve">well-rehearsed </w:t>
      </w:r>
      <w:r w:rsidR="002200FF">
        <w:rPr>
          <w:rFonts w:ascii="Arial" w:eastAsiaTheme="minorEastAsia" w:hAnsi="Arial" w:cs="Arial"/>
        </w:rPr>
        <w:t xml:space="preserve">representations (Fig. 4E, Fig. S6). The averaged latent Mahalanobis distances between closed-loop neural representations to targets were much higher </w:t>
      </w:r>
      <w:r w:rsidR="006512F4">
        <w:rPr>
          <w:rFonts w:ascii="Arial" w:eastAsiaTheme="minorEastAsia" w:hAnsi="Arial" w:cs="Arial"/>
        </w:rPr>
        <w:t>with</w:t>
      </w:r>
      <w:r w:rsidR="002200FF">
        <w:rPr>
          <w:rFonts w:ascii="Arial" w:eastAsiaTheme="minorEastAsia" w:hAnsi="Arial" w:cs="Arial"/>
        </w:rPr>
        <w:t xml:space="preserve"> discrete stereotyped movements compared to velocity commands (Fig. 4E)</w:t>
      </w:r>
      <w:r w:rsidR="006512F4">
        <w:rPr>
          <w:rFonts w:ascii="Arial" w:eastAsiaTheme="minorEastAsia" w:hAnsi="Arial" w:cs="Arial"/>
        </w:rPr>
        <w:t>. We found this to be the case</w:t>
      </w:r>
      <w:r w:rsidR="002200FF">
        <w:rPr>
          <w:rFonts w:ascii="Arial" w:eastAsiaTheme="minorEastAsia" w:hAnsi="Arial" w:cs="Arial"/>
        </w:rPr>
        <w:t xml:space="preserve"> whether it </w:t>
      </w:r>
      <w:r w:rsidR="006512F4">
        <w:rPr>
          <w:rFonts w:ascii="Arial" w:eastAsiaTheme="minorEastAsia" w:hAnsi="Arial" w:cs="Arial"/>
        </w:rPr>
        <w:t xml:space="preserve">was </w:t>
      </w:r>
      <w:r w:rsidR="002200FF">
        <w:rPr>
          <w:rFonts w:ascii="Arial" w:eastAsiaTheme="minorEastAsia" w:hAnsi="Arial" w:cs="Arial"/>
        </w:rPr>
        <w:t xml:space="preserve">with respect to </w:t>
      </w:r>
      <w:r w:rsidR="002F328F">
        <w:rPr>
          <w:rFonts w:ascii="Arial" w:eastAsiaTheme="minorEastAsia" w:hAnsi="Arial" w:cs="Arial"/>
        </w:rPr>
        <w:t xml:space="preserve">early </w:t>
      </w:r>
      <w:r w:rsidR="002200FF">
        <w:rPr>
          <w:rFonts w:ascii="Arial" w:eastAsiaTheme="minorEastAsia" w:hAnsi="Arial" w:cs="Arial"/>
        </w:rPr>
        <w:t>feedforward velocity commands (</w:t>
      </w:r>
      <w:r w:rsidR="00DA26E7">
        <w:rPr>
          <w:rFonts w:ascii="Arial" w:eastAsiaTheme="minorEastAsia" w:hAnsi="Arial" w:cs="Arial"/>
        </w:rPr>
        <w:t xml:space="preserve">first </w:t>
      </w:r>
      <w:r w:rsidR="001A0B34">
        <w:rPr>
          <w:rFonts w:ascii="Arial" w:eastAsiaTheme="minorEastAsia" w:hAnsi="Arial" w:cs="Arial"/>
        </w:rPr>
        <w:t>~</w:t>
      </w:r>
      <w:r w:rsidR="00DA26E7">
        <w:rPr>
          <w:rFonts w:ascii="Arial" w:eastAsiaTheme="minorEastAsia" w:hAnsi="Arial" w:cs="Arial"/>
        </w:rPr>
        <w:t>2.5s</w:t>
      </w:r>
      <w:r w:rsidR="002F328F">
        <w:rPr>
          <w:rFonts w:ascii="Arial" w:eastAsiaTheme="minorEastAsia" w:hAnsi="Arial" w:cs="Arial"/>
        </w:rPr>
        <w:t xml:space="preserve"> of trial-start</w:t>
      </w:r>
      <w:r w:rsidR="00DA26E7">
        <w:rPr>
          <w:rFonts w:ascii="Arial" w:eastAsiaTheme="minorEastAsia" w:hAnsi="Arial" w:cs="Arial"/>
        </w:rPr>
        <w:t xml:space="preserve">, </w:t>
      </w:r>
      <w:r w:rsidR="002200FF">
        <w:rPr>
          <w:rFonts w:ascii="Arial" w:eastAsiaTheme="minorEastAsia" w:hAnsi="Arial" w:cs="Arial"/>
        </w:rPr>
        <w:t xml:space="preserve">two-sample </w:t>
      </w:r>
      <m:oMath>
        <m:r>
          <w:rPr>
            <w:rFonts w:ascii="Cambria Math" w:eastAsiaTheme="minorEastAsia" w:hAnsi="Cambria Math" w:cs="Arial"/>
          </w:rPr>
          <m:t>t-test, t</m:t>
        </m:r>
        <m:d>
          <m:dPr>
            <m:ctrlPr>
              <w:rPr>
                <w:rFonts w:ascii="Cambria Math" w:eastAsiaTheme="minorEastAsia" w:hAnsi="Cambria Math" w:cs="Arial"/>
                <w:i/>
              </w:rPr>
            </m:ctrlPr>
          </m:dPr>
          <m:e>
            <m:r>
              <w:rPr>
                <w:rFonts w:ascii="Cambria Math" w:eastAsiaTheme="minorEastAsia" w:hAnsi="Cambria Math" w:cs="Arial"/>
              </w:rPr>
              <m:t>28</m:t>
            </m:r>
          </m:e>
        </m:d>
        <m:r>
          <w:rPr>
            <w:rFonts w:ascii="Cambria Math" w:eastAsiaTheme="minorEastAsia" w:hAnsi="Cambria Math" w:cs="Arial"/>
          </w:rPr>
          <m:t>=11.65, p=2.94×</m:t>
        </m:r>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-12</m:t>
            </m:r>
          </m:sup>
        </m:sSup>
      </m:oMath>
      <w:r w:rsidR="002200FF">
        <w:rPr>
          <w:rFonts w:ascii="Arial" w:eastAsiaTheme="minorEastAsia" w:hAnsi="Arial" w:cs="Arial"/>
        </w:rPr>
        <w:t xml:space="preserve">) or all intended velocity commands to the target within </w:t>
      </w:r>
      <w:r w:rsidR="00836C65">
        <w:rPr>
          <w:rFonts w:ascii="Arial" w:eastAsiaTheme="minorEastAsia" w:hAnsi="Arial" w:cs="Arial"/>
        </w:rPr>
        <w:t xml:space="preserve">a </w:t>
      </w:r>
      <w:r w:rsidR="002200FF">
        <w:rPr>
          <w:rFonts w:ascii="Arial" w:eastAsiaTheme="minorEastAsia" w:hAnsi="Arial" w:cs="Arial"/>
        </w:rPr>
        <w:t>45 degree</w:t>
      </w:r>
      <w:r w:rsidR="002F328F">
        <w:rPr>
          <w:rFonts w:ascii="Arial" w:eastAsiaTheme="minorEastAsia" w:hAnsi="Arial" w:cs="Arial"/>
        </w:rPr>
        <w:t xml:space="preserve"> tolerance</w:t>
      </w:r>
      <w:r w:rsidR="002200FF">
        <w:rPr>
          <w:rFonts w:ascii="Arial" w:eastAsiaTheme="minorEastAsia" w:hAnsi="Arial" w:cs="Arial"/>
        </w:rPr>
        <w:t xml:space="preserve"> </w:t>
      </w:r>
      <w:r w:rsidR="00836C65">
        <w:rPr>
          <w:rFonts w:ascii="Arial" w:eastAsiaTheme="minorEastAsia" w:hAnsi="Arial" w:cs="Arial"/>
        </w:rPr>
        <w:t>(</w:t>
      </w:r>
      <w:r w:rsidR="002200FF">
        <w:rPr>
          <w:rFonts w:ascii="Arial" w:eastAsiaTheme="minorEastAsia" w:hAnsi="Arial" w:cs="Arial"/>
        </w:rPr>
        <w:t xml:space="preserve">over the </w:t>
      </w:r>
      <w:r w:rsidR="00836C65">
        <w:rPr>
          <w:rFonts w:ascii="Arial" w:eastAsiaTheme="minorEastAsia" w:hAnsi="Arial" w:cs="Arial"/>
        </w:rPr>
        <w:t xml:space="preserve">entire </w:t>
      </w:r>
      <w:r w:rsidR="002200FF">
        <w:rPr>
          <w:rFonts w:ascii="Arial" w:eastAsiaTheme="minorEastAsia" w:hAnsi="Arial" w:cs="Arial"/>
        </w:rPr>
        <w:t>trial duration</w:t>
      </w:r>
      <w:r w:rsidR="00836C65">
        <w:rPr>
          <w:rFonts w:ascii="Arial" w:eastAsiaTheme="minorEastAsia" w:hAnsi="Arial" w:cs="Arial"/>
        </w:rPr>
        <w:t>,</w:t>
      </w:r>
      <w:r w:rsidR="002200FF">
        <w:rPr>
          <w:rFonts w:ascii="Arial" w:eastAsiaTheme="minorEastAsia" w:hAnsi="Arial" w:cs="Arial"/>
        </w:rPr>
        <w:t xml:space="preserve"> two-sample </w:t>
      </w:r>
      <m:oMath>
        <m:r>
          <w:rPr>
            <w:rFonts w:ascii="Cambria Math" w:eastAsiaTheme="minorEastAsia" w:hAnsi="Cambria Math" w:cs="Arial"/>
          </w:rPr>
          <m:t>t-test, t</m:t>
        </m:r>
        <m:d>
          <m:dPr>
            <m:ctrlPr>
              <w:rPr>
                <w:rFonts w:ascii="Cambria Math" w:eastAsiaTheme="minorEastAsia" w:hAnsi="Cambria Math" w:cs="Arial"/>
                <w:i/>
              </w:rPr>
            </m:ctrlPr>
          </m:dPr>
          <m:e>
            <m:r>
              <w:rPr>
                <w:rFonts w:ascii="Cambria Math" w:eastAsiaTheme="minorEastAsia" w:hAnsi="Cambria Math" w:cs="Arial"/>
              </w:rPr>
              <m:t>28</m:t>
            </m:r>
          </m:e>
        </m:d>
        <m:r>
          <w:rPr>
            <w:rFonts w:ascii="Cambria Math" w:eastAsiaTheme="minorEastAsia" w:hAnsi="Cambria Math" w:cs="Arial"/>
          </w:rPr>
          <m:t>=12.356, p=7.44×</m:t>
        </m:r>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-13</m:t>
            </m:r>
          </m:sup>
        </m:sSup>
      </m:oMath>
      <w:r w:rsidR="002200FF">
        <w:rPr>
          <w:rFonts w:ascii="Arial" w:eastAsiaTheme="minorEastAsia" w:hAnsi="Arial" w:cs="Arial"/>
        </w:rPr>
        <w:t xml:space="preserve">). </w:t>
      </w:r>
      <w:r w:rsidR="00F61C58">
        <w:rPr>
          <w:rFonts w:ascii="Arial" w:eastAsiaTheme="minorEastAsia" w:hAnsi="Arial" w:cs="Arial"/>
        </w:rPr>
        <w:t xml:space="preserve">Between the latter two, early feedforward commands contained significantly more discernability (Fig. 4E, paired </w:t>
      </w:r>
      <m:oMath>
        <m:r>
          <w:rPr>
            <w:rFonts w:ascii="Cambria Math" w:eastAsiaTheme="minorEastAsia" w:hAnsi="Cambria Math" w:cs="Arial"/>
          </w:rPr>
          <m:t>t-test, t</m:t>
        </m:r>
        <m:d>
          <m:dPr>
            <m:ctrlPr>
              <w:rPr>
                <w:rFonts w:ascii="Cambria Math" w:eastAsiaTheme="minorEastAsia" w:hAnsi="Cambria Math" w:cs="Arial"/>
                <w:i/>
              </w:rPr>
            </m:ctrlPr>
          </m:dPr>
          <m:e>
            <m:r>
              <w:rPr>
                <w:rFonts w:ascii="Cambria Math" w:eastAsiaTheme="minorEastAsia" w:hAnsi="Cambria Math" w:cs="Arial"/>
              </w:rPr>
              <m:t>9</m:t>
            </m:r>
          </m:e>
        </m:d>
        <m:r>
          <w:rPr>
            <w:rFonts w:ascii="Cambria Math" w:eastAsiaTheme="minorEastAsia" w:hAnsi="Cambria Math" w:cs="Arial"/>
          </w:rPr>
          <m:t>=4.514, p=1.46×</m:t>
        </m:r>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-3</m:t>
            </m:r>
          </m:sup>
        </m:sSup>
      </m:oMath>
      <w:r w:rsidR="00F61C58">
        <w:rPr>
          <w:rFonts w:ascii="Arial" w:eastAsiaTheme="minorEastAsia" w:hAnsi="Arial" w:cs="Arial"/>
        </w:rPr>
        <w:t xml:space="preserve">).  </w:t>
      </w:r>
    </w:p>
    <w:p w14:paraId="4EAD0E58" w14:textId="77777777" w:rsidR="00326DEA" w:rsidRDefault="00326DEA" w:rsidP="002200FF">
      <w:pPr>
        <w:spacing w:line="288" w:lineRule="auto"/>
        <w:contextualSpacing/>
        <w:jc w:val="both"/>
        <w:rPr>
          <w:rFonts w:ascii="Arial" w:eastAsiaTheme="minorEastAsia" w:hAnsi="Arial" w:cs="Arial"/>
        </w:rPr>
      </w:pPr>
    </w:p>
    <w:p w14:paraId="75019D0F" w14:textId="4BDAB699" w:rsidR="002200FF" w:rsidRDefault="002200FF" w:rsidP="002200FF">
      <w:pPr>
        <w:spacing w:line="288" w:lineRule="auto"/>
        <w:contextualSpacing/>
        <w:jc w:val="both"/>
        <w:rPr>
          <w:rFonts w:ascii="Arial" w:eastAsiaTheme="minorEastAsia" w:hAnsi="Arial" w:cs="Arial"/>
        </w:rPr>
      </w:pPr>
      <w:r>
        <w:rPr>
          <w:rFonts w:ascii="Arial" w:eastAsiaTheme="minorEastAsia" w:hAnsi="Arial" w:cs="Arial"/>
        </w:rPr>
        <w:t xml:space="preserve">Importantly, </w:t>
      </w:r>
      <w:r w:rsidR="00836C65">
        <w:rPr>
          <w:rFonts w:ascii="Arial" w:eastAsiaTheme="minorEastAsia" w:hAnsi="Arial" w:cs="Arial"/>
        </w:rPr>
        <w:t xml:space="preserve">the manifold characterizing </w:t>
      </w:r>
      <w:r w:rsidR="002F328F">
        <w:rPr>
          <w:rFonts w:ascii="Arial" w:eastAsiaTheme="minorEastAsia" w:hAnsi="Arial" w:cs="Arial"/>
        </w:rPr>
        <w:t xml:space="preserve">intended </w:t>
      </w:r>
      <w:r>
        <w:rPr>
          <w:rFonts w:ascii="Arial" w:eastAsiaTheme="minorEastAsia" w:hAnsi="Arial" w:cs="Arial"/>
        </w:rPr>
        <w:t>velocity commands tended to exhibit much less representational stability (Fig. 4F, Fig. 4G)</w:t>
      </w:r>
      <w:r w:rsidR="00836C65">
        <w:rPr>
          <w:rFonts w:ascii="Arial" w:eastAsiaTheme="minorEastAsia" w:hAnsi="Arial" w:cs="Arial"/>
        </w:rPr>
        <w:t>. P</w:t>
      </w:r>
      <w:r>
        <w:rPr>
          <w:rFonts w:ascii="Arial" w:eastAsiaTheme="minorEastAsia" w:hAnsi="Arial" w:cs="Arial"/>
        </w:rPr>
        <w:t xml:space="preserve">airwise comparisons revealed that the majority of </w:t>
      </w:r>
      <w:r w:rsidR="00DC017A">
        <w:rPr>
          <w:rFonts w:ascii="Arial" w:eastAsiaTheme="minorEastAsia" w:hAnsi="Arial" w:cs="Arial"/>
        </w:rPr>
        <w:t xml:space="preserve">across-day </w:t>
      </w:r>
      <w:r w:rsidR="00836C65">
        <w:rPr>
          <w:rFonts w:ascii="Arial" w:eastAsiaTheme="minorEastAsia" w:hAnsi="Arial" w:cs="Arial"/>
        </w:rPr>
        <w:t xml:space="preserve">manifold </w:t>
      </w:r>
      <w:r>
        <w:rPr>
          <w:rFonts w:ascii="Arial" w:eastAsiaTheme="minorEastAsia" w:hAnsi="Arial" w:cs="Arial"/>
        </w:rPr>
        <w:t xml:space="preserve">comparisons </w:t>
      </w:r>
      <w:r w:rsidR="00836C65">
        <w:rPr>
          <w:rFonts w:ascii="Arial" w:eastAsiaTheme="minorEastAsia" w:hAnsi="Arial" w:cs="Arial"/>
        </w:rPr>
        <w:t xml:space="preserve">had </w:t>
      </w:r>
      <w:r>
        <w:rPr>
          <w:rFonts w:ascii="Arial" w:eastAsiaTheme="minorEastAsia" w:hAnsi="Arial" w:cs="Arial"/>
        </w:rPr>
        <w:t>no significant layers between them (Fig. 4F</w:t>
      </w:r>
      <w:r w:rsidR="00836C65">
        <w:rPr>
          <w:rFonts w:ascii="Arial" w:eastAsiaTheme="minorEastAsia" w:hAnsi="Arial" w:cs="Arial"/>
        </w:rPr>
        <w:t xml:space="preserve">, 60% </w:t>
      </w:r>
      <w:r w:rsidR="00F61C58">
        <w:rPr>
          <w:rFonts w:ascii="Arial" w:eastAsiaTheme="minorEastAsia" w:hAnsi="Arial" w:cs="Arial"/>
        </w:rPr>
        <w:t>of all comparisons were not significant</w:t>
      </w:r>
      <w:r w:rsidR="00836C65">
        <w:rPr>
          <w:rFonts w:ascii="Arial" w:eastAsiaTheme="minorEastAsia" w:hAnsi="Arial" w:cs="Arial"/>
        </w:rPr>
        <w:t>)</w:t>
      </w:r>
      <w:r>
        <w:rPr>
          <w:rFonts w:ascii="Arial" w:eastAsiaTheme="minorEastAsia" w:hAnsi="Arial" w:cs="Arial"/>
        </w:rPr>
        <w:t>.</w:t>
      </w:r>
      <w:r w:rsidR="00E85738">
        <w:rPr>
          <w:rFonts w:ascii="Arial" w:eastAsiaTheme="minorEastAsia" w:hAnsi="Arial" w:cs="Arial"/>
        </w:rPr>
        <w:t xml:space="preserve"> CKA values were also higher for simple imagined movements </w:t>
      </w:r>
      <w:r w:rsidR="00326DEA">
        <w:rPr>
          <w:rFonts w:ascii="Arial" w:eastAsiaTheme="minorEastAsia" w:hAnsi="Arial" w:cs="Arial"/>
        </w:rPr>
        <w:t xml:space="preserve">compared to </w:t>
      </w:r>
      <w:del w:id="25" w:author="nikhilesh natraj" w:date="2023-07-31T14:13:00Z">
        <w:r w:rsidR="00326DEA" w:rsidDel="00911FEF">
          <w:rPr>
            <w:rFonts w:ascii="Arial" w:eastAsiaTheme="minorEastAsia" w:hAnsi="Arial" w:cs="Arial"/>
          </w:rPr>
          <w:delText xml:space="preserve">intended </w:delText>
        </w:r>
      </w:del>
      <w:ins w:id="26" w:author="nikhilesh natraj" w:date="2023-07-31T14:13:00Z">
        <w:r w:rsidR="00911FEF">
          <w:rPr>
            <w:rFonts w:ascii="Arial" w:eastAsiaTheme="minorEastAsia" w:hAnsi="Arial" w:cs="Arial"/>
          </w:rPr>
          <w:t>continuous</w:t>
        </w:r>
        <w:r w:rsidR="00911FEF">
          <w:rPr>
            <w:rFonts w:ascii="Arial" w:eastAsiaTheme="minorEastAsia" w:hAnsi="Arial" w:cs="Arial"/>
          </w:rPr>
          <w:t xml:space="preserve"> </w:t>
        </w:r>
      </w:ins>
      <w:r w:rsidR="00326DEA">
        <w:rPr>
          <w:rFonts w:ascii="Arial" w:eastAsiaTheme="minorEastAsia" w:hAnsi="Arial" w:cs="Arial"/>
        </w:rPr>
        <w:t xml:space="preserve">velocity commands </w:t>
      </w:r>
      <w:r w:rsidR="00E85738">
        <w:rPr>
          <w:rFonts w:ascii="Arial" w:eastAsiaTheme="minorEastAsia" w:hAnsi="Arial" w:cs="Arial"/>
        </w:rPr>
        <w:t xml:space="preserve">(Fig. 4G, </w:t>
      </w:r>
      <m:oMath>
        <m:r>
          <w:rPr>
            <w:rFonts w:ascii="Cambria Math" w:eastAsiaTheme="minorEastAsia" w:hAnsi="Cambria Math" w:cs="Arial"/>
          </w:rPr>
          <m:t>bootstrapped test,</m:t>
        </m:r>
      </m:oMath>
      <w:r w:rsidR="00E85738">
        <w:rPr>
          <w:rFonts w:ascii="Arial" w:eastAsiaTheme="minorEastAsia" w:hAnsi="Arial" w:cs="Arial"/>
        </w:rPr>
        <w:t xml:space="preserve"> stereotyped movements vs. early feedforward </w:t>
      </w:r>
      <m:oMath>
        <m:r>
          <w:rPr>
            <w:rFonts w:ascii="Cambria Math" w:eastAsiaTheme="minorEastAsia" w:hAnsi="Cambria Math" w:cs="Arial"/>
          </w:rPr>
          <m:t>p≤1×</m:t>
        </m:r>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-4</m:t>
            </m:r>
          </m:sup>
        </m:sSup>
      </m:oMath>
      <w:r w:rsidR="00E85738">
        <w:rPr>
          <w:rFonts w:ascii="Arial" w:eastAsiaTheme="minorEastAsia" w:hAnsi="Arial" w:cs="Arial"/>
        </w:rPr>
        <w:t>, stereotyped vs. all intended velocities within a 4</w:t>
      </w:r>
      <w:r w:rsidR="00326DEA">
        <w:rPr>
          <w:rFonts w:ascii="Arial" w:eastAsiaTheme="minorEastAsia" w:hAnsi="Arial" w:cs="Arial"/>
        </w:rPr>
        <w:t>5</w:t>
      </w:r>
      <w:r w:rsidR="00E85738">
        <w:rPr>
          <w:rFonts w:ascii="Arial" w:eastAsiaTheme="minorEastAsia" w:hAnsi="Arial" w:cs="Arial"/>
        </w:rPr>
        <w:t xml:space="preserve"> degree tolerance </w:t>
      </w:r>
      <m:oMath>
        <m:r>
          <w:rPr>
            <w:rFonts w:ascii="Cambria Math" w:eastAsiaTheme="minorEastAsia" w:hAnsi="Cambria Math" w:cs="Arial"/>
          </w:rPr>
          <m:t>p=2×</m:t>
        </m:r>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-4</m:t>
            </m:r>
          </m:sup>
        </m:sSup>
      </m:oMath>
      <w:r w:rsidR="00E85738">
        <w:rPr>
          <w:rFonts w:ascii="Arial" w:eastAsiaTheme="minorEastAsia" w:hAnsi="Arial" w:cs="Arial"/>
        </w:rPr>
        <w:t>)</w:t>
      </w:r>
      <w:r w:rsidR="00326DEA">
        <w:rPr>
          <w:rFonts w:ascii="Arial" w:eastAsiaTheme="minorEastAsia" w:hAnsi="Arial" w:cs="Arial"/>
        </w:rPr>
        <w:t>.</w:t>
      </w:r>
      <w:r>
        <w:rPr>
          <w:rFonts w:ascii="Arial" w:eastAsiaTheme="minorEastAsia" w:hAnsi="Arial" w:cs="Arial"/>
        </w:rPr>
        <w:t xml:space="preserve"> Interestingly, </w:t>
      </w:r>
      <w:r w:rsidR="00326DEA">
        <w:rPr>
          <w:rFonts w:ascii="Arial" w:eastAsiaTheme="minorEastAsia" w:hAnsi="Arial" w:cs="Arial"/>
        </w:rPr>
        <w:t xml:space="preserve">although </w:t>
      </w:r>
      <w:r>
        <w:rPr>
          <w:rFonts w:ascii="Arial" w:eastAsiaTheme="minorEastAsia" w:hAnsi="Arial" w:cs="Arial"/>
        </w:rPr>
        <w:t xml:space="preserve">neural representations during early feedforward </w:t>
      </w:r>
      <w:r w:rsidR="00DC017A">
        <w:rPr>
          <w:rFonts w:ascii="Arial" w:eastAsiaTheme="minorEastAsia" w:hAnsi="Arial" w:cs="Arial"/>
        </w:rPr>
        <w:t xml:space="preserve">velocity </w:t>
      </w:r>
      <w:r>
        <w:rPr>
          <w:rFonts w:ascii="Arial" w:eastAsiaTheme="minorEastAsia" w:hAnsi="Arial" w:cs="Arial"/>
        </w:rPr>
        <w:t xml:space="preserve">control </w:t>
      </w:r>
      <w:r w:rsidR="00326DEA">
        <w:rPr>
          <w:rFonts w:ascii="Arial" w:eastAsiaTheme="minorEastAsia" w:hAnsi="Arial" w:cs="Arial"/>
        </w:rPr>
        <w:t xml:space="preserve">carried more target-specific discernability, they </w:t>
      </w:r>
      <w:r w:rsidR="00DA26E7">
        <w:rPr>
          <w:rFonts w:ascii="Arial" w:eastAsiaTheme="minorEastAsia" w:hAnsi="Arial" w:cs="Arial"/>
        </w:rPr>
        <w:t>tended to be much less stable across-days</w:t>
      </w:r>
      <w:r w:rsidR="00326DEA">
        <w:rPr>
          <w:rFonts w:ascii="Arial" w:eastAsiaTheme="minorEastAsia" w:hAnsi="Arial" w:cs="Arial"/>
        </w:rPr>
        <w:t>. O</w:t>
      </w:r>
      <w:r w:rsidR="00DA26E7">
        <w:rPr>
          <w:rFonts w:ascii="Arial" w:eastAsiaTheme="minorEastAsia" w:hAnsi="Arial" w:cs="Arial"/>
        </w:rPr>
        <w:t xml:space="preserve">n average only 0.2 layers </w:t>
      </w:r>
      <w:r w:rsidR="00DC017A">
        <w:rPr>
          <w:rFonts w:ascii="Arial" w:eastAsiaTheme="minorEastAsia" w:hAnsi="Arial" w:cs="Arial"/>
        </w:rPr>
        <w:t xml:space="preserve">between daily autoencoders </w:t>
      </w:r>
      <w:r w:rsidR="00DA26E7">
        <w:rPr>
          <w:rFonts w:ascii="Arial" w:eastAsiaTheme="minorEastAsia" w:hAnsi="Arial" w:cs="Arial"/>
        </w:rPr>
        <w:t>were significant</w:t>
      </w:r>
      <w:r w:rsidR="00DC017A">
        <w:rPr>
          <w:rFonts w:ascii="Arial" w:eastAsiaTheme="minorEastAsia" w:hAnsi="Arial" w:cs="Arial"/>
        </w:rPr>
        <w:t>ly similar. However,</w:t>
      </w:r>
      <w:r w:rsidR="00DA26E7">
        <w:rPr>
          <w:rFonts w:ascii="Arial" w:eastAsiaTheme="minorEastAsia" w:hAnsi="Arial" w:cs="Arial"/>
        </w:rPr>
        <w:t xml:space="preserve"> velocity commands</w:t>
      </w:r>
      <w:r w:rsidR="00F61C58">
        <w:rPr>
          <w:rFonts w:ascii="Arial" w:eastAsiaTheme="minorEastAsia" w:hAnsi="Arial" w:cs="Arial"/>
        </w:rPr>
        <w:t xml:space="preserve"> within a 45 degree tolerance</w:t>
      </w:r>
      <w:r w:rsidR="00DC017A">
        <w:rPr>
          <w:rFonts w:ascii="Arial" w:eastAsiaTheme="minorEastAsia" w:hAnsi="Arial" w:cs="Arial"/>
        </w:rPr>
        <w:t xml:space="preserve"> had </w:t>
      </w:r>
      <w:r w:rsidR="00DA26E7">
        <w:rPr>
          <w:rFonts w:ascii="Arial" w:eastAsiaTheme="minorEastAsia" w:hAnsi="Arial" w:cs="Arial"/>
        </w:rPr>
        <w:t>1.3</w:t>
      </w:r>
      <w:r w:rsidR="00DC017A">
        <w:rPr>
          <w:rFonts w:ascii="Arial" w:eastAsiaTheme="minorEastAsia" w:hAnsi="Arial" w:cs="Arial"/>
        </w:rPr>
        <w:t xml:space="preserve"> significant</w:t>
      </w:r>
      <w:r w:rsidR="00DA26E7">
        <w:rPr>
          <w:rFonts w:ascii="Arial" w:eastAsiaTheme="minorEastAsia" w:hAnsi="Arial" w:cs="Arial"/>
        </w:rPr>
        <w:t xml:space="preserve"> layers on average</w:t>
      </w:r>
      <w:r w:rsidR="00DC017A">
        <w:rPr>
          <w:rFonts w:ascii="Arial" w:eastAsiaTheme="minorEastAsia" w:hAnsi="Arial" w:cs="Arial"/>
        </w:rPr>
        <w:t xml:space="preserve"> (</w:t>
      </w:r>
      <w:r w:rsidR="00DA26E7">
        <w:rPr>
          <w:rFonts w:ascii="Arial" w:eastAsiaTheme="minorEastAsia" w:hAnsi="Arial" w:cs="Arial"/>
        </w:rPr>
        <w:t xml:space="preserve">Fig, 4F). </w:t>
      </w:r>
      <w:r w:rsidR="00326DEA">
        <w:rPr>
          <w:rFonts w:ascii="Arial" w:eastAsiaTheme="minorEastAsia" w:hAnsi="Arial" w:cs="Arial"/>
        </w:rPr>
        <w:t xml:space="preserve">This is further highlighted by </w:t>
      </w:r>
      <w:r w:rsidR="00DC017A">
        <w:rPr>
          <w:rFonts w:ascii="Arial" w:eastAsiaTheme="minorEastAsia" w:hAnsi="Arial" w:cs="Arial"/>
        </w:rPr>
        <w:t xml:space="preserve">the </w:t>
      </w:r>
      <w:r w:rsidR="00326DEA">
        <w:rPr>
          <w:rFonts w:ascii="Arial" w:eastAsiaTheme="minorEastAsia" w:hAnsi="Arial" w:cs="Arial"/>
        </w:rPr>
        <w:t xml:space="preserve">contrasting CKA values between the two (Fig. 4G, early feedforward vs. all intended velocities with a </w:t>
      </w:r>
      <w:ins w:id="27" w:author="nikhilesh natraj" w:date="2023-07-31T14:12:00Z">
        <w:r w:rsidR="00911FEF">
          <w:rPr>
            <w:rFonts w:ascii="Arial" w:eastAsiaTheme="minorEastAsia" w:hAnsi="Arial" w:cs="Arial"/>
          </w:rPr>
          <w:t xml:space="preserve">45 degree </w:t>
        </w:r>
      </w:ins>
      <w:r w:rsidR="00326DEA">
        <w:rPr>
          <w:rFonts w:ascii="Arial" w:eastAsiaTheme="minorEastAsia" w:hAnsi="Arial" w:cs="Arial"/>
        </w:rPr>
        <w:t xml:space="preserve">tolerance </w:t>
      </w:r>
      <m:oMath>
        <m:r>
          <w:rPr>
            <w:rFonts w:ascii="Cambria Math" w:eastAsiaTheme="minorEastAsia" w:hAnsi="Cambria Math" w:cs="Arial"/>
          </w:rPr>
          <m:t>p=0.0148</m:t>
        </m:r>
      </m:oMath>
      <w:r w:rsidR="00326DEA">
        <w:rPr>
          <w:rFonts w:ascii="Arial" w:eastAsiaTheme="minorEastAsia" w:hAnsi="Arial" w:cs="Arial"/>
        </w:rPr>
        <w:t xml:space="preserve">). </w:t>
      </w:r>
    </w:p>
    <w:p w14:paraId="27D545A2" w14:textId="77777777" w:rsidR="00326DEA" w:rsidRDefault="00326DEA" w:rsidP="002200FF">
      <w:pPr>
        <w:spacing w:line="288" w:lineRule="auto"/>
        <w:contextualSpacing/>
        <w:jc w:val="both"/>
        <w:rPr>
          <w:rFonts w:ascii="Arial" w:eastAsiaTheme="minorEastAsia" w:hAnsi="Arial" w:cs="Arial"/>
        </w:rPr>
      </w:pPr>
    </w:p>
    <w:p w14:paraId="59F35071" w14:textId="77777777" w:rsidR="002200FF" w:rsidRDefault="002200FF" w:rsidP="002200FF">
      <w:pPr>
        <w:spacing w:line="288" w:lineRule="auto"/>
        <w:contextualSpacing/>
        <w:jc w:val="both"/>
        <w:rPr>
          <w:rFonts w:ascii="Arial" w:eastAsiaTheme="minorEastAsia" w:hAnsi="Arial" w:cs="Arial"/>
        </w:rPr>
      </w:pPr>
      <w:r>
        <w:rPr>
          <w:rFonts w:ascii="Arial" w:eastAsiaTheme="minorEastAsia" w:hAnsi="Arial" w:cs="Arial"/>
          <w:b/>
          <w:bCs/>
          <w:sz w:val="24"/>
          <w:szCs w:val="24"/>
        </w:rPr>
        <w:t xml:space="preserve">Using </w:t>
      </w:r>
      <w:r w:rsidRPr="005C6327">
        <w:rPr>
          <w:rFonts w:ascii="Arial" w:eastAsiaTheme="minorEastAsia" w:hAnsi="Arial" w:cs="Arial"/>
          <w:b/>
          <w:bCs/>
          <w:sz w:val="24"/>
          <w:szCs w:val="24"/>
        </w:rPr>
        <w:t xml:space="preserve">representational stability for plug-and-play (PnP) BCI </w:t>
      </w:r>
      <w:r>
        <w:rPr>
          <w:rFonts w:ascii="Arial" w:eastAsiaTheme="minorEastAsia" w:hAnsi="Arial" w:cs="Arial"/>
          <w:b/>
          <w:bCs/>
          <w:sz w:val="24"/>
          <w:szCs w:val="24"/>
        </w:rPr>
        <w:t xml:space="preserve">control in the presence of distributional drift </w:t>
      </w:r>
    </w:p>
    <w:p w14:paraId="45C6CB36" w14:textId="398E5F87" w:rsidR="007E3E4A" w:rsidRDefault="007E3E4A" w:rsidP="007E3E4A">
      <w:pPr>
        <w:spacing w:line="288" w:lineRule="auto"/>
        <w:contextualSpacing/>
        <w:jc w:val="both"/>
        <w:rPr>
          <w:ins w:id="28" w:author="nikhilesh natraj" w:date="2023-07-30T14:44:00Z"/>
          <w:rFonts w:ascii="Arial" w:eastAsiaTheme="minorEastAsia" w:hAnsi="Arial" w:cs="Arial"/>
        </w:rPr>
      </w:pPr>
      <w:ins w:id="29" w:author="nikhilesh natraj" w:date="2023-07-30T14:44:00Z">
        <w:r>
          <w:rPr>
            <w:rFonts w:ascii="Arial" w:eastAsiaTheme="minorEastAsia" w:hAnsi="Arial" w:cs="Arial"/>
          </w:rPr>
          <w:t xml:space="preserve">Our data have established that well-rehearsed action representations are characterized by a preserved manifold and a stable open-loop representational structure that can be flexibly upregulated across BCI contexts. However, computation of this representational structure is </w:t>
        </w:r>
        <w:r>
          <w:rPr>
            <w:rFonts w:ascii="Arial" w:eastAsiaTheme="minorEastAsia" w:hAnsi="Arial" w:cs="Arial"/>
          </w:rPr>
          <w:lastRenderedPageBreak/>
          <w:t xml:space="preserve">based on relative distances between movements. </w:t>
        </w:r>
      </w:ins>
      <w:ins w:id="30" w:author="nikhilesh natraj" w:date="2023-07-30T21:34:00Z">
        <w:r w:rsidR="00A95AEB">
          <w:rPr>
            <w:rFonts w:ascii="Arial" w:eastAsiaTheme="minorEastAsia" w:hAnsi="Arial" w:cs="Arial"/>
          </w:rPr>
          <w:t xml:space="preserve">CKA also </w:t>
        </w:r>
        <w:proofErr w:type="gramStart"/>
        <w:r w:rsidR="00A95AEB">
          <w:rPr>
            <w:rFonts w:ascii="Arial" w:eastAsiaTheme="minorEastAsia" w:hAnsi="Arial" w:cs="Arial"/>
          </w:rPr>
          <w:t>mean</w:t>
        </w:r>
        <w:proofErr w:type="gramEnd"/>
        <w:r w:rsidR="00A95AEB">
          <w:rPr>
            <w:rFonts w:ascii="Arial" w:eastAsiaTheme="minorEastAsia" w:hAnsi="Arial" w:cs="Arial"/>
          </w:rPr>
          <w:t xml:space="preserve">-centers data prior to computing activation similarities. </w:t>
        </w:r>
      </w:ins>
      <w:ins w:id="31" w:author="nikhilesh natraj" w:date="2023-07-30T14:44:00Z">
        <w:r>
          <w:rPr>
            <w:rFonts w:ascii="Arial" w:eastAsiaTheme="minorEastAsia" w:hAnsi="Arial" w:cs="Arial"/>
          </w:rPr>
          <w:t xml:space="preserve">As such, </w:t>
        </w:r>
      </w:ins>
      <w:ins w:id="32" w:author="nikhilesh natraj" w:date="2023-07-30T21:34:00Z">
        <w:r w:rsidR="00A95AEB">
          <w:rPr>
            <w:rFonts w:ascii="Arial" w:eastAsiaTheme="minorEastAsia" w:hAnsi="Arial" w:cs="Arial"/>
          </w:rPr>
          <w:t xml:space="preserve">these are </w:t>
        </w:r>
      </w:ins>
      <w:ins w:id="33" w:author="nikhilesh natraj" w:date="2023-07-30T14:44:00Z">
        <w:r>
          <w:rPr>
            <w:rFonts w:ascii="Arial" w:eastAsiaTheme="minorEastAsia" w:hAnsi="Arial" w:cs="Arial"/>
          </w:rPr>
          <w:t xml:space="preserve">independent of across-day distributional drifts (especially in their centroids), and hence the absolute location of the manifold. Such drifts may be likely even for stable representations </w:t>
        </w:r>
        <w:r>
          <w:rPr>
            <w:rFonts w:ascii="Arial" w:eastAsiaTheme="minorEastAsia" w:hAnsi="Arial" w:cs="Arial"/>
          </w:rPr>
          <w:fldChar w:fldCharType="begin"/>
        </w:r>
        <w:r>
          <w:rPr>
            <w:rFonts w:ascii="Arial" w:eastAsiaTheme="minorEastAsia" w:hAnsi="Arial" w:cs="Arial"/>
          </w:rPr>
          <w:instrText xml:space="preserve"> ADDIN EN.CITE &lt;EndNote&gt;&lt;Cite&gt;&lt;Author&gt;Bishop&lt;/Author&gt;&lt;Year&gt;2014&lt;/Year&gt;&lt;RecNum&gt;333&lt;/RecNum&gt;&lt;DisplayText&gt;(Bishop et al., 2014)&lt;/DisplayText&gt;&lt;record&gt;&lt;rec-number&gt;333&lt;/rec-number&gt;&lt;foreign-keys&gt;&lt;key app="EN" db-id="095vzf2zzvarpaezad9xw50uwvzwsd59edf9" timestamp="1675793962"&gt;333&lt;/key&gt;&lt;/foreign-keys&gt;&lt;ref-type name="Journal Article"&gt;17&lt;/ref-type&gt;&lt;contributors&gt;&lt;authors&gt;&lt;author&gt;Bishop, William&lt;/author&gt;&lt;author&gt;Chestek, Cynthia C&lt;/author&gt;&lt;author&gt;Gilja, Vikash&lt;/author&gt;&lt;author&gt;Nuyujukian, Paul&lt;/author&gt;&lt;author&gt;Foster, Justin D&lt;/author&gt;&lt;author&gt;Ryu, Stephen I&lt;/author&gt;&lt;author&gt;Shenoy, Krishna V&lt;/author&gt;&lt;author&gt;Byron, M Yu&lt;/author&gt;&lt;/authors&gt;&lt;/contributors&gt;&lt;titles&gt;&lt;title&gt;Self-recalibrating classifiers for intracortical brain–computer interfaces&lt;/title&gt;&lt;secondary-title&gt;Journal of neural engineering&lt;/secondary-title&gt;&lt;/titles&gt;&lt;periodical&gt;&lt;full-title&gt;Journal of neural engineering&lt;/full-title&gt;&lt;/periodical&gt;&lt;pages&gt;026001&lt;/pages&gt;&lt;volume&gt;11&lt;/volume&gt;&lt;number&gt;2&lt;/number&gt;&lt;dates&gt;&lt;year&gt;2014&lt;/year&gt;&lt;/dates&gt;&lt;isbn&gt;1741-2552&lt;/isbn&gt;&lt;urls&gt;&lt;/urls&gt;&lt;/record&gt;&lt;/Cite&gt;&lt;/EndNote&gt;</w:instrText>
        </w:r>
        <w:r>
          <w:rPr>
            <w:rFonts w:ascii="Arial" w:eastAsiaTheme="minorEastAsia" w:hAnsi="Arial" w:cs="Arial"/>
          </w:rPr>
          <w:fldChar w:fldCharType="separate"/>
        </w:r>
        <w:r>
          <w:rPr>
            <w:rFonts w:ascii="Arial" w:eastAsiaTheme="minorEastAsia" w:hAnsi="Arial" w:cs="Arial"/>
            <w:noProof/>
          </w:rPr>
          <w:t>(Bishop et al., 2014)</w:t>
        </w:r>
        <w:r>
          <w:rPr>
            <w:rFonts w:ascii="Arial" w:eastAsiaTheme="minorEastAsia" w:hAnsi="Arial" w:cs="Arial"/>
          </w:rPr>
          <w:fldChar w:fldCharType="end"/>
        </w:r>
        <w:r>
          <w:rPr>
            <w:rFonts w:ascii="Arial" w:eastAsiaTheme="minorEastAsia" w:hAnsi="Arial" w:cs="Arial"/>
          </w:rPr>
          <w:t xml:space="preserve">, and would imply that the interplay between representational stability and plasticity occurs on a manifold whose location is drifting across-days. Large across-day distributional shifts also limits the feasibility of a decoder based on stable representations to generalize across-days i.e., be plug-and-play (PnP) without the need for repeated decoder recalibration </w:t>
        </w:r>
        <w:r>
          <w:rPr>
            <w:rFonts w:ascii="Arial" w:eastAsiaTheme="minorEastAsia" w:hAnsi="Arial" w:cs="Arial"/>
          </w:rPr>
          <w:fldChar w:fldCharType="begin"/>
        </w:r>
        <w:r>
          <w:rPr>
            <w:rFonts w:ascii="Arial" w:eastAsiaTheme="minorEastAsia" w:hAnsi="Arial" w:cs="Arial"/>
          </w:rPr>
          <w:instrText xml:space="preserve"> ADDIN EN.CITE &lt;EndNote&gt;&lt;Cite&gt;&lt;Author&gt;Silversmith&lt;/Author&gt;&lt;Year&gt;2021&lt;/Year&gt;&lt;RecNum&gt;97&lt;/RecNum&gt;&lt;DisplayText&gt;(Silversmith et al., 2021)&lt;/DisplayText&gt;&lt;record&gt;&lt;rec-number&gt;97&lt;/rec-number&gt;&lt;foreign-keys&gt;&lt;key app="EN" db-id="095vzf2zzvarpaezad9xw50uwvzwsd59edf9" timestamp="1607899545"&gt;97&lt;/key&gt;&lt;/foreign-keys&gt;&lt;ref-type name="Journal Article"&gt;17&lt;/ref-type&gt;&lt;contributors&gt;&lt;authors&gt;&lt;author&gt;Silversmith, Daniel B&lt;/author&gt;&lt;author&gt;Abiri, Reza&lt;/author&gt;&lt;author&gt;Hardy, Nicholas F&lt;/author&gt;&lt;author&gt;Natraj, Nikhilesh&lt;/author&gt;&lt;author&gt;Tu-Chan, Adelyn&lt;/author&gt;&lt;author&gt;Chang, Edward F&lt;/author&gt;&lt;author&gt;Ganguly, Karunesh&lt;/author&gt;&lt;/authors&gt;&lt;/contributors&gt;&lt;titles&gt;&lt;title&gt;Plug-and-play control of a brain–computer interface through neural map stabilization&lt;/title&gt;&lt;secondary-title&gt;Nature Biotechnology&lt;/secondary-title&gt;&lt;/titles&gt;&lt;periodical&gt;&lt;full-title&gt;Nature Biotechnology&lt;/full-title&gt;&lt;/periodical&gt;&lt;pages&gt;326-335&lt;/pages&gt;&lt;volume&gt;39 &lt;/volume&gt;&lt;number&gt;3&lt;/number&gt;&lt;dates&gt;&lt;year&gt;2021&lt;/year&gt;&lt;/dates&gt;&lt;isbn&gt;1546-1696&lt;/isbn&gt;&lt;urls&gt;&lt;/urls&gt;&lt;/record&gt;&lt;/Cite&gt;&lt;/EndNote&gt;</w:instrText>
        </w:r>
        <w:r>
          <w:rPr>
            <w:rFonts w:ascii="Arial" w:eastAsiaTheme="minorEastAsia" w:hAnsi="Arial" w:cs="Arial"/>
          </w:rPr>
          <w:fldChar w:fldCharType="separate"/>
        </w:r>
        <w:r>
          <w:rPr>
            <w:rFonts w:ascii="Arial" w:eastAsiaTheme="minorEastAsia" w:hAnsi="Arial" w:cs="Arial"/>
            <w:noProof/>
          </w:rPr>
          <w:t>(Silversmith et al., 2021)</w:t>
        </w:r>
        <w:r>
          <w:rPr>
            <w:rFonts w:ascii="Arial" w:eastAsiaTheme="minorEastAsia" w:hAnsi="Arial" w:cs="Arial"/>
          </w:rPr>
          <w:fldChar w:fldCharType="end"/>
        </w:r>
        <w:r>
          <w:rPr>
            <w:rFonts w:ascii="Arial" w:eastAsiaTheme="minorEastAsia" w:hAnsi="Arial" w:cs="Arial"/>
          </w:rPr>
          <w:t xml:space="preserve">. </w:t>
        </w:r>
      </w:ins>
    </w:p>
    <w:p w14:paraId="22EF20CE" w14:textId="50B1884D" w:rsidR="00304F73" w:rsidDel="007E3E4A" w:rsidRDefault="006D1693" w:rsidP="002200FF">
      <w:pPr>
        <w:spacing w:line="288" w:lineRule="auto"/>
        <w:contextualSpacing/>
        <w:jc w:val="both"/>
        <w:rPr>
          <w:del w:id="34" w:author="nikhilesh natraj" w:date="2023-07-30T14:44:00Z"/>
          <w:rFonts w:ascii="Arial" w:eastAsiaTheme="minorEastAsia" w:hAnsi="Arial" w:cs="Arial"/>
        </w:rPr>
      </w:pPr>
      <w:del w:id="35" w:author="nikhilesh natraj" w:date="2023-07-30T14:44:00Z">
        <w:r w:rsidDel="007E3E4A">
          <w:rPr>
            <w:rFonts w:ascii="Arial" w:eastAsiaTheme="minorEastAsia" w:hAnsi="Arial" w:cs="Arial"/>
          </w:rPr>
          <w:delText xml:space="preserve">Having established the stability </w:delText>
        </w:r>
        <w:r w:rsidR="003E6185" w:rsidDel="007E3E4A">
          <w:rPr>
            <w:rFonts w:ascii="Arial" w:eastAsiaTheme="minorEastAsia" w:hAnsi="Arial" w:cs="Arial"/>
          </w:rPr>
          <w:delText>of</w:delText>
        </w:r>
        <w:r w:rsidDel="007E3E4A">
          <w:rPr>
            <w:rFonts w:ascii="Arial" w:eastAsiaTheme="minorEastAsia" w:hAnsi="Arial" w:cs="Arial"/>
          </w:rPr>
          <w:delText xml:space="preserve"> </w:delText>
        </w:r>
        <w:r w:rsidR="003E6185" w:rsidDel="007E3E4A">
          <w:rPr>
            <w:rFonts w:ascii="Arial" w:eastAsiaTheme="minorEastAsia" w:hAnsi="Arial" w:cs="Arial"/>
          </w:rPr>
          <w:delText xml:space="preserve">well-rehearsed </w:delText>
        </w:r>
        <w:r w:rsidDel="007E3E4A">
          <w:rPr>
            <w:rFonts w:ascii="Arial" w:eastAsiaTheme="minorEastAsia" w:hAnsi="Arial" w:cs="Arial"/>
          </w:rPr>
          <w:delText>action representations</w:delText>
        </w:r>
        <w:r w:rsidR="00F33C3E" w:rsidDel="007E3E4A">
          <w:rPr>
            <w:rFonts w:ascii="Arial" w:eastAsiaTheme="minorEastAsia" w:hAnsi="Arial" w:cs="Arial"/>
          </w:rPr>
          <w:delText xml:space="preserve">, </w:delText>
        </w:r>
        <w:r w:rsidDel="007E3E4A">
          <w:rPr>
            <w:rFonts w:ascii="Arial" w:eastAsiaTheme="minorEastAsia" w:hAnsi="Arial" w:cs="Arial"/>
          </w:rPr>
          <w:delText xml:space="preserve">we </w:delText>
        </w:r>
        <w:r w:rsidR="00601560" w:rsidDel="007E3E4A">
          <w:rPr>
            <w:rFonts w:ascii="Arial" w:eastAsiaTheme="minorEastAsia" w:hAnsi="Arial" w:cs="Arial"/>
          </w:rPr>
          <w:delText>next</w:delText>
        </w:r>
        <w:r w:rsidDel="007E3E4A">
          <w:rPr>
            <w:rFonts w:ascii="Arial" w:eastAsiaTheme="minorEastAsia" w:hAnsi="Arial" w:cs="Arial"/>
          </w:rPr>
          <w:delText xml:space="preserve"> examined </w:delText>
        </w:r>
        <w:r w:rsidR="00601560" w:rsidDel="007E3E4A">
          <w:rPr>
            <w:rFonts w:ascii="Arial" w:eastAsiaTheme="minorEastAsia" w:hAnsi="Arial" w:cs="Arial"/>
          </w:rPr>
          <w:delText xml:space="preserve">across-day </w:delText>
        </w:r>
        <w:r w:rsidR="00304F73" w:rsidDel="007E3E4A">
          <w:rPr>
            <w:rFonts w:ascii="Arial" w:eastAsiaTheme="minorEastAsia" w:hAnsi="Arial" w:cs="Arial"/>
          </w:rPr>
          <w:delText>drift</w:delText>
        </w:r>
        <w:r w:rsidDel="007E3E4A">
          <w:rPr>
            <w:rFonts w:ascii="Arial" w:eastAsiaTheme="minorEastAsia" w:hAnsi="Arial" w:cs="Arial"/>
          </w:rPr>
          <w:delText xml:space="preserve"> in their distributions of neural activity</w:delText>
        </w:r>
        <w:r w:rsidR="00F33C3E" w:rsidDel="007E3E4A">
          <w:rPr>
            <w:rFonts w:ascii="Arial" w:eastAsiaTheme="minorEastAsia" w:hAnsi="Arial" w:cs="Arial"/>
          </w:rPr>
          <w:delText xml:space="preserve">. Even with stable representations, it is possible for distributional drifts, especially in their centroids </w:delText>
        </w:r>
        <w:r w:rsidR="00F33C3E" w:rsidDel="007E3E4A">
          <w:rPr>
            <w:rFonts w:ascii="Arial" w:eastAsiaTheme="minorEastAsia" w:hAnsi="Arial" w:cs="Arial"/>
          </w:rPr>
          <w:fldChar w:fldCharType="begin"/>
        </w:r>
        <w:r w:rsidR="00F33C3E" w:rsidDel="007E3E4A">
          <w:rPr>
            <w:rFonts w:ascii="Arial" w:eastAsiaTheme="minorEastAsia" w:hAnsi="Arial" w:cs="Arial"/>
          </w:rPr>
          <w:delInstrText xml:space="preserve"> ADDIN EN.CITE &lt;EndNote&gt;&lt;Cite&gt;&lt;Author&gt;Bishop&lt;/Author&gt;&lt;Year&gt;2014&lt;/Year&gt;&lt;RecNum&gt;333&lt;/RecNum&gt;&lt;DisplayText&gt;(Bishop et al., 2014)&lt;/DisplayText&gt;&lt;record&gt;&lt;rec-number&gt;333&lt;/rec-number&gt;&lt;foreign-keys&gt;&lt;key app="EN" db-id="095vzf2zzvarpaezad9xw50uwvzwsd59edf9" timestamp="1675793962"&gt;333&lt;/key&gt;&lt;/foreign-keys&gt;&lt;ref-type name="Journal Article"&gt;17&lt;/ref-type&gt;&lt;contributors&gt;&lt;authors&gt;&lt;author&gt;Bishop, William&lt;/author&gt;&lt;author&gt;Chestek, Cynthia C&lt;/author&gt;&lt;author&gt;Gilja, Vikash&lt;/author&gt;&lt;author&gt;Nuyujukian, Paul&lt;/author&gt;&lt;author&gt;Foster, Justin D&lt;/author&gt;&lt;author&gt;Ryu, Stephen I&lt;/author&gt;&lt;author&gt;Shenoy, Krishna V&lt;/author&gt;&lt;author&gt;Byron, M Yu&lt;/author&gt;&lt;/authors&gt;&lt;/contributors&gt;&lt;titles&gt;&lt;title&gt;Self-recalibrating classifiers for intracortical brain–computer interfaces&lt;/title&gt;&lt;secondary-title&gt;Journal of neural engineering&lt;/secondary-title&gt;&lt;/titles&gt;&lt;periodical&gt;&lt;full-title&gt;Journal of neural engineering&lt;/full-title&gt;&lt;/periodical&gt;&lt;pages&gt;026001&lt;/pages&gt;&lt;volume&gt;11&lt;/volume&gt;&lt;number&gt;2&lt;/number&gt;&lt;dates&gt;&lt;year&gt;2014&lt;/year&gt;&lt;/dates&gt;&lt;isbn&gt;1741-2552&lt;/isbn&gt;&lt;urls&gt;&lt;/urls&gt;&lt;/record&gt;&lt;/Cite&gt;&lt;/EndNote&gt;</w:delInstrText>
        </w:r>
        <w:r w:rsidR="00F33C3E" w:rsidDel="007E3E4A">
          <w:rPr>
            <w:rFonts w:ascii="Arial" w:eastAsiaTheme="minorEastAsia" w:hAnsi="Arial" w:cs="Arial"/>
          </w:rPr>
          <w:fldChar w:fldCharType="separate"/>
        </w:r>
        <w:r w:rsidR="00F33C3E" w:rsidDel="007E3E4A">
          <w:rPr>
            <w:rFonts w:ascii="Arial" w:eastAsiaTheme="minorEastAsia" w:hAnsi="Arial" w:cs="Arial"/>
            <w:noProof/>
          </w:rPr>
          <w:delText>(Bishop et al., 2014)</w:delText>
        </w:r>
        <w:r w:rsidR="00F33C3E" w:rsidDel="007E3E4A">
          <w:rPr>
            <w:rFonts w:ascii="Arial" w:eastAsiaTheme="minorEastAsia" w:hAnsi="Arial" w:cs="Arial"/>
          </w:rPr>
          <w:fldChar w:fldCharType="end"/>
        </w:r>
        <w:r w:rsidR="00F33C3E" w:rsidDel="007E3E4A">
          <w:rPr>
            <w:rFonts w:ascii="Arial" w:eastAsiaTheme="minorEastAsia" w:hAnsi="Arial" w:cs="Arial"/>
          </w:rPr>
          <w:delText>. This would imply shifts in the location of the preserved manifold across-days</w:delText>
        </w:r>
        <w:r w:rsidR="007C68D5" w:rsidDel="007E3E4A">
          <w:rPr>
            <w:rFonts w:ascii="Arial" w:eastAsiaTheme="minorEastAsia" w:hAnsi="Arial" w:cs="Arial"/>
          </w:rPr>
          <w:delText xml:space="preserve">. </w:delText>
        </w:r>
        <w:r w:rsidR="00802033" w:rsidDel="007E3E4A">
          <w:rPr>
            <w:rFonts w:ascii="Arial" w:eastAsiaTheme="minorEastAsia" w:hAnsi="Arial" w:cs="Arial"/>
          </w:rPr>
          <w:delText xml:space="preserve">Our analyses so far have been agnostic to </w:delText>
        </w:r>
        <w:r w:rsidR="00F33C3E" w:rsidDel="007E3E4A">
          <w:rPr>
            <w:rFonts w:ascii="Arial" w:eastAsiaTheme="minorEastAsia" w:hAnsi="Arial" w:cs="Arial"/>
          </w:rPr>
          <w:delText xml:space="preserve">such </w:delText>
        </w:r>
        <w:r w:rsidR="00802033" w:rsidDel="007E3E4A">
          <w:rPr>
            <w:rFonts w:ascii="Arial" w:eastAsiaTheme="minorEastAsia" w:hAnsi="Arial" w:cs="Arial"/>
          </w:rPr>
          <w:delText>across-day shifts; the within-session Mahalanobis distances on the manifold is a relative distance and as such independent of the absolute location of the manifold, and the CKA metric mean-centers activations before pairwise comparisons.</w:delText>
        </w:r>
        <w:r w:rsidR="00F92371" w:rsidDel="007E3E4A">
          <w:rPr>
            <w:rFonts w:ascii="Arial" w:eastAsiaTheme="minorEastAsia" w:hAnsi="Arial" w:cs="Arial"/>
          </w:rPr>
          <w:delText xml:space="preserve"> Large across-day distributional shifts might limit the feasibility of a plug-and-play decoder (PnP) based on stable representations to generalize across-days, i.e., without the need for repeated decoder recalibration </w:delText>
        </w:r>
        <w:r w:rsidR="00F92371" w:rsidDel="007E3E4A">
          <w:rPr>
            <w:rFonts w:ascii="Arial" w:eastAsiaTheme="minorEastAsia" w:hAnsi="Arial" w:cs="Arial"/>
          </w:rPr>
          <w:fldChar w:fldCharType="begin"/>
        </w:r>
        <w:r w:rsidR="00F92371" w:rsidDel="007E3E4A">
          <w:rPr>
            <w:rFonts w:ascii="Arial" w:eastAsiaTheme="minorEastAsia" w:hAnsi="Arial" w:cs="Arial"/>
          </w:rPr>
          <w:delInstrText xml:space="preserve"> ADDIN EN.CITE &lt;EndNote&gt;&lt;Cite&gt;&lt;Author&gt;Silversmith&lt;/Author&gt;&lt;Year&gt;2021&lt;/Year&gt;&lt;RecNum&gt;97&lt;/RecNum&gt;&lt;DisplayText&gt;(Silversmith et al., 2021)&lt;/DisplayText&gt;&lt;record&gt;&lt;rec-number&gt;97&lt;/rec-number&gt;&lt;foreign-keys&gt;&lt;key app="EN" db-id="095vzf2zzvarpaezad9xw50uwvzwsd59edf9" timestamp="1607899545"&gt;97&lt;/key&gt;&lt;/foreign-keys&gt;&lt;ref-type name="Journal Article"&gt;17&lt;/ref-type&gt;&lt;contributors&gt;&lt;authors&gt;&lt;author&gt;Silversmith, Daniel B&lt;/author&gt;&lt;author&gt;Abiri, Reza&lt;/author&gt;&lt;author&gt;Hardy, Nicholas F&lt;/author&gt;&lt;author&gt;Natraj, Nikhilesh&lt;/author&gt;&lt;author&gt;Tu-Chan, Adelyn&lt;/author&gt;&lt;author&gt;Chang, Edward F&lt;/author&gt;&lt;author&gt;Ganguly, Karunesh&lt;/author&gt;&lt;/authors&gt;&lt;/contributors&gt;&lt;titles&gt;&lt;title&gt;Plug-and-play control of a brain–computer interface through neural map stabilization&lt;/title&gt;&lt;secondary-title&gt;Nature Biotechnology&lt;/secondary-title&gt;&lt;/titles&gt;&lt;periodical&gt;&lt;full-title&gt;Nature Biotechnology&lt;/full-title&gt;&lt;/periodical&gt;&lt;pages&gt;326-335&lt;/pages&gt;&lt;volume&gt;39 &lt;/volume&gt;&lt;number&gt;3&lt;/number&gt;&lt;dates&gt;&lt;year&gt;2021&lt;/year&gt;&lt;/dates&gt;&lt;isbn&gt;1546-1696&lt;/isbn&gt;&lt;urls&gt;&lt;/urls&gt;&lt;/record&gt;&lt;/Cite&gt;&lt;/EndNote&gt;</w:delInstrText>
        </w:r>
        <w:r w:rsidR="00F92371" w:rsidDel="007E3E4A">
          <w:rPr>
            <w:rFonts w:ascii="Arial" w:eastAsiaTheme="minorEastAsia" w:hAnsi="Arial" w:cs="Arial"/>
          </w:rPr>
          <w:fldChar w:fldCharType="separate"/>
        </w:r>
        <w:r w:rsidR="00F92371" w:rsidDel="007E3E4A">
          <w:rPr>
            <w:rFonts w:ascii="Arial" w:eastAsiaTheme="minorEastAsia" w:hAnsi="Arial" w:cs="Arial"/>
            <w:noProof/>
          </w:rPr>
          <w:delText>(Silversmith et al., 2021)</w:delText>
        </w:r>
        <w:r w:rsidR="00F92371" w:rsidDel="007E3E4A">
          <w:rPr>
            <w:rFonts w:ascii="Arial" w:eastAsiaTheme="minorEastAsia" w:hAnsi="Arial" w:cs="Arial"/>
          </w:rPr>
          <w:fldChar w:fldCharType="end"/>
        </w:r>
        <w:r w:rsidR="00F92371" w:rsidDel="007E3E4A">
          <w:rPr>
            <w:rFonts w:ascii="Arial" w:eastAsiaTheme="minorEastAsia" w:hAnsi="Arial" w:cs="Arial"/>
          </w:rPr>
          <w:delText xml:space="preserve">. </w:delText>
        </w:r>
      </w:del>
    </w:p>
    <w:p w14:paraId="4DD5CC3F" w14:textId="77777777" w:rsidR="00304F73" w:rsidRDefault="00304F73" w:rsidP="002200FF">
      <w:pPr>
        <w:spacing w:line="288" w:lineRule="auto"/>
        <w:contextualSpacing/>
        <w:jc w:val="both"/>
        <w:rPr>
          <w:rFonts w:ascii="Arial" w:eastAsiaTheme="minorEastAsia" w:hAnsi="Arial" w:cs="Arial"/>
        </w:rPr>
      </w:pPr>
    </w:p>
    <w:p w14:paraId="6661F2F6" w14:textId="17448D82" w:rsidR="002200FF" w:rsidRDefault="002200FF" w:rsidP="002200FF">
      <w:pPr>
        <w:spacing w:line="288" w:lineRule="auto"/>
        <w:contextualSpacing/>
        <w:jc w:val="both"/>
        <w:rPr>
          <w:rFonts w:ascii="Arial" w:eastAsiaTheme="minorEastAsia" w:hAnsi="Arial" w:cs="Arial"/>
        </w:rPr>
      </w:pPr>
      <w:r>
        <w:rPr>
          <w:rFonts w:ascii="Arial" w:eastAsiaTheme="minorEastAsia" w:hAnsi="Arial" w:cs="Arial"/>
        </w:rPr>
        <w:t xml:space="preserve">To understand the drift in neural distributions, we evaluated day-specific differences </w:t>
      </w:r>
      <w:r w:rsidR="003E6185">
        <w:rPr>
          <w:rFonts w:ascii="Arial" w:eastAsiaTheme="minorEastAsia" w:hAnsi="Arial" w:cs="Arial"/>
        </w:rPr>
        <w:t>in latent-space</w:t>
      </w:r>
      <w:r>
        <w:rPr>
          <w:rFonts w:ascii="Arial" w:eastAsiaTheme="minorEastAsia" w:hAnsi="Arial" w:cs="Arial"/>
        </w:rPr>
        <w:t xml:space="preserve">. </w:t>
      </w:r>
      <w:r>
        <w:rPr>
          <w:rFonts w:ascii="Arial" w:hAnsi="Arial" w:cs="Arial"/>
        </w:rPr>
        <w:t>As an example, B1’s open-loop right thumb movements across three random days in latent-space are shown in Fig. 5A</w:t>
      </w:r>
      <w:r w:rsidR="00DC017A">
        <w:rPr>
          <w:rFonts w:ascii="Arial" w:hAnsi="Arial" w:cs="Arial"/>
        </w:rPr>
        <w:t>. Examination of data</w:t>
      </w:r>
      <w:r>
        <w:rPr>
          <w:rFonts w:ascii="Arial" w:hAnsi="Arial" w:cs="Arial"/>
        </w:rPr>
        <w:t xml:space="preserve"> strikingly </w:t>
      </w:r>
      <w:r w:rsidR="00DC017A">
        <w:rPr>
          <w:rFonts w:ascii="Arial" w:hAnsi="Arial" w:cs="Arial"/>
        </w:rPr>
        <w:t xml:space="preserve">revealed </w:t>
      </w:r>
      <w:r>
        <w:rPr>
          <w:rFonts w:ascii="Arial" w:hAnsi="Arial" w:cs="Arial"/>
        </w:rPr>
        <w:t xml:space="preserve">little distributional overlap between each day’s recordings. This is further highlighted in Fig. 5B detailing appreciable </w:t>
      </w:r>
      <w:r>
        <w:rPr>
          <w:rFonts w:ascii="Arial" w:eastAsiaTheme="minorEastAsia" w:hAnsi="Arial" w:cs="Arial"/>
        </w:rPr>
        <w:t xml:space="preserve">across-day drift in the means of channel-level activity over an across-day preserved neural map (shown for </w:t>
      </w:r>
      <m:oMath>
        <m:sSub>
          <m:sSubPr>
            <m:ctrlPr>
              <w:rPr>
                <w:rFonts w:ascii="Cambria Math" w:hAnsi="Cambria Math" w:cs="Arial"/>
                <w:i/>
              </w:rPr>
            </m:ctrlPr>
          </m:sSubPr>
          <m:e>
            <m:r>
              <w:rPr>
                <w:rFonts w:ascii="Cambria Math" w:hAnsi="Cambria Math" w:cs="Arial"/>
              </w:rPr>
              <m:t>γ</m:t>
            </m:r>
          </m:e>
          <m:sub>
            <m:r>
              <w:rPr>
                <w:rFonts w:ascii="Cambria Math" w:hAnsi="Cambria Math" w:cs="Arial"/>
              </w:rPr>
              <m:t>H</m:t>
            </m:r>
          </m:sub>
        </m:sSub>
      </m:oMath>
      <w:r>
        <w:rPr>
          <w:rFonts w:ascii="Arial" w:eastAsiaTheme="minorEastAsia" w:hAnsi="Arial" w:cs="Arial"/>
        </w:rPr>
        <w:t xml:space="preserve"> from the hand-knob region). In general, for both B1 and B2, the day of recording in latent-space was highly discernible (Fig. 5C and 5D, 90.96% for the 10 days in B1 and 86.51% for the 5 days in B2)</w:t>
      </w:r>
      <w:r w:rsidR="00DC017A">
        <w:rPr>
          <w:rFonts w:ascii="Arial" w:eastAsiaTheme="minorEastAsia" w:hAnsi="Arial" w:cs="Arial"/>
        </w:rPr>
        <w:t>. In contrast,</w:t>
      </w:r>
      <w:r>
        <w:rPr>
          <w:rFonts w:ascii="Arial" w:eastAsiaTheme="minorEastAsia" w:hAnsi="Arial" w:cs="Arial"/>
        </w:rPr>
        <w:t xml:space="preserve"> centering and demeaning each day’ data resulted in accuracies to be indistinguishable from chance (B1: </w:t>
      </w:r>
      <m:oMath>
        <m:r>
          <w:rPr>
            <w:rFonts w:ascii="Cambria Math" w:eastAsiaTheme="minorEastAsia" w:hAnsi="Cambria Math" w:cs="Arial"/>
          </w:rPr>
          <m:t>10.88%, t</m:t>
        </m:r>
        <m:d>
          <m:dPr>
            <m:ctrlPr>
              <w:rPr>
                <w:rFonts w:ascii="Cambria Math" w:eastAsiaTheme="minorEastAsia" w:hAnsi="Cambria Math" w:cs="Arial"/>
                <w:i/>
              </w:rPr>
            </m:ctrlPr>
          </m:dPr>
          <m:e>
            <m:r>
              <w:rPr>
                <w:rFonts w:ascii="Cambria Math" w:eastAsiaTheme="minorEastAsia" w:hAnsi="Cambria Math" w:cs="Arial"/>
              </w:rPr>
              <m:t>9</m:t>
            </m:r>
          </m:e>
        </m:d>
        <m:r>
          <w:rPr>
            <w:rFonts w:ascii="Cambria Math" w:eastAsiaTheme="minorEastAsia" w:hAnsi="Cambria Math" w:cs="Arial"/>
          </w:rPr>
          <m:t>=0.867, p=0.408</m:t>
        </m:r>
      </m:oMath>
      <w:r>
        <w:rPr>
          <w:rFonts w:ascii="Arial" w:eastAsiaTheme="minorEastAsia" w:hAnsi="Arial" w:cs="Arial"/>
        </w:rPr>
        <w:t xml:space="preserve">, B2: </w:t>
      </w:r>
      <m:oMath>
        <m:r>
          <w:rPr>
            <w:rFonts w:ascii="Cambria Math" w:eastAsiaTheme="minorEastAsia" w:hAnsi="Cambria Math" w:cs="Arial"/>
          </w:rPr>
          <m:t>20.2%, t</m:t>
        </m:r>
        <m:d>
          <m:dPr>
            <m:ctrlPr>
              <w:rPr>
                <w:rFonts w:ascii="Cambria Math" w:eastAsiaTheme="minorEastAsia" w:hAnsi="Cambria Math" w:cs="Arial"/>
                <w:i/>
              </w:rPr>
            </m:ctrlPr>
          </m:dPr>
          <m:e>
            <m:r>
              <w:rPr>
                <w:rFonts w:ascii="Cambria Math" w:eastAsiaTheme="minorEastAsia" w:hAnsi="Cambria Math" w:cs="Arial"/>
              </w:rPr>
              <m:t>4</m:t>
            </m:r>
          </m:e>
        </m:d>
        <m:r>
          <w:rPr>
            <w:rFonts w:ascii="Cambria Math" w:eastAsiaTheme="minorEastAsia" w:hAnsi="Cambria Math" w:cs="Arial"/>
          </w:rPr>
          <m:t>=0.113, p=0.915)</m:t>
        </m:r>
      </m:oMath>
      <w:r>
        <w:rPr>
          <w:rFonts w:ascii="Arial" w:eastAsiaTheme="minorEastAsia" w:hAnsi="Arial" w:cs="Arial"/>
        </w:rPr>
        <w:t xml:space="preserve">. This suggested that although there was comparative representational stability for the repertoire of stereotyped movements, there was </w:t>
      </w:r>
      <w:r w:rsidR="000E72B1">
        <w:rPr>
          <w:rFonts w:ascii="Arial" w:eastAsiaTheme="minorEastAsia" w:hAnsi="Arial" w:cs="Arial"/>
        </w:rPr>
        <w:t xml:space="preserve">an </w:t>
      </w:r>
      <w:r>
        <w:rPr>
          <w:rFonts w:ascii="Arial" w:eastAsiaTheme="minorEastAsia" w:hAnsi="Arial" w:cs="Arial"/>
        </w:rPr>
        <w:t xml:space="preserve">across-day drift in the centroids of each day’s neural distribution. This concept is detailed in Fig. 5E wherein the location of the preserved neural manifold is affected across-days while maintaining stability in the representational structure. </w:t>
      </w:r>
    </w:p>
    <w:p w14:paraId="56B2C77E" w14:textId="77777777" w:rsidR="002200FF" w:rsidRDefault="002200FF" w:rsidP="002200FF">
      <w:pPr>
        <w:spacing w:line="288" w:lineRule="auto"/>
        <w:contextualSpacing/>
        <w:jc w:val="both"/>
        <w:rPr>
          <w:rFonts w:ascii="Arial" w:eastAsiaTheme="minorEastAsia" w:hAnsi="Arial" w:cs="Arial"/>
        </w:rPr>
      </w:pPr>
    </w:p>
    <w:p w14:paraId="239C1DD8" w14:textId="0D0DCE62" w:rsidR="002200FF" w:rsidRDefault="002200FF" w:rsidP="002200FF">
      <w:pPr>
        <w:spacing w:line="288" w:lineRule="auto"/>
        <w:contextualSpacing/>
        <w:jc w:val="both"/>
        <w:rPr>
          <w:rFonts w:ascii="Arial" w:eastAsiaTheme="minorEastAsia" w:hAnsi="Arial" w:cs="Arial"/>
        </w:rPr>
      </w:pPr>
      <w:r>
        <w:rPr>
          <w:rFonts w:ascii="Arial" w:eastAsiaTheme="minorEastAsia" w:hAnsi="Arial" w:cs="Arial"/>
        </w:rPr>
        <w:t>How might we account for this drift for a generalizable representations-based BCI decoder? Given the relative representational stability of simple actions and the flexibility in regulating their statistics, the user could</w:t>
      </w:r>
      <w:r w:rsidR="000E72B1">
        <w:rPr>
          <w:rFonts w:ascii="Arial" w:eastAsiaTheme="minorEastAsia" w:hAnsi="Arial" w:cs="Arial"/>
        </w:rPr>
        <w:t xml:space="preserve"> </w:t>
      </w:r>
      <w:r>
        <w:rPr>
          <w:rFonts w:ascii="Arial" w:eastAsiaTheme="minorEastAsia" w:hAnsi="Arial" w:cs="Arial"/>
        </w:rPr>
        <w:t xml:space="preserve">overcome this shift in the distributional centroids via plasticity and successfully operate a daily decoder. Alternatively, using multi-day data to sample distribution shifts of stable representations </w:t>
      </w:r>
      <w:r>
        <w:rPr>
          <w:rFonts w:ascii="Arial" w:eastAsiaTheme="minorEastAsia" w:hAnsi="Arial" w:cs="Arial"/>
        </w:rPr>
        <w:fldChar w:fldCharType="begin"/>
      </w:r>
      <w:r w:rsidR="002424FA">
        <w:rPr>
          <w:rFonts w:ascii="Arial" w:eastAsiaTheme="minorEastAsia" w:hAnsi="Arial" w:cs="Arial"/>
        </w:rPr>
        <w:instrText xml:space="preserve"> ADDIN EN.CITE &lt;EndNote&gt;&lt;Cite&gt;&lt;Author&gt;Rule&lt;/Author&gt;&lt;Year&gt;2020&lt;/Year&gt;&lt;RecNum&gt;374&lt;/RecNum&gt;&lt;DisplayText&gt;(Rule et al., 2020; Willett et al., 2021)&lt;/DisplayText&gt;&lt;record&gt;&lt;rec-number&gt;374&lt;/rec-number&gt;&lt;foreign-keys&gt;&lt;key app="EN" db-id="095vzf2zzvarpaezad9xw50uwvzwsd59edf9" timestamp="1688581139"&gt;374&lt;/key&gt;&lt;/foreign-keys&gt;&lt;ref-type name="Journal Article"&gt;17&lt;/ref-type&gt;&lt;contributors&gt;&lt;authors&gt;&lt;author&gt;Rule, Michael E&lt;/author&gt;&lt;author&gt;Loback, Adrianna R&lt;/author&gt;&lt;author&gt;Raman, Dhruva V&lt;/author&gt;&lt;author&gt;Driscoll, Laura N&lt;/author&gt;&lt;author&gt;Harvey, Christopher D&lt;/author&gt;&lt;author&gt;O&amp;apos;Leary, Timothy&lt;/author&gt;&lt;/authors&gt;&lt;/contributors&gt;&lt;titles&gt;&lt;title&gt;Stable task information from an unstable neural population&lt;/title&gt;&lt;secondary-title&gt;Elife&lt;/secondary-title&gt;&lt;/titles&gt;&lt;periodical&gt;&lt;full-title&gt;Elife&lt;/full-title&gt;&lt;/periodical&gt;&lt;pages&gt;e51121&lt;/pages&gt;&lt;volume&gt;9&lt;/volume&gt;&lt;dates&gt;&lt;year&gt;2020&lt;/year&gt;&lt;/dates&gt;&lt;isbn&gt;2050-084X&lt;/isbn&gt;&lt;urls&gt;&lt;/urls&gt;&lt;/record&gt;&lt;/Cite&gt;&lt;Cite&gt;&lt;Author&gt;Willett&lt;/Author&gt;&lt;Year&gt;2021&lt;/Year&gt;&lt;RecNum&gt;358&lt;/RecNum&gt;&lt;record&gt;&lt;rec-number&gt;358&lt;/rec-number&gt;&lt;foreign-keys&gt;&lt;key app="EN" db-id="095vzf2zzvarpaezad9xw50uwvzwsd59edf9" timestamp="1683140078"&gt;358&lt;/key&gt;&lt;/foreign-keys&gt;&lt;ref-type name="Journal Article"&gt;17&lt;/ref-type&gt;&lt;contributors&gt;&lt;authors&gt;&lt;author&gt;Willett, Francis R&lt;/author&gt;&lt;author&gt;Avansino, Donald T&lt;/author&gt;&lt;author&gt;Hochberg, Leigh R&lt;/author&gt;&lt;author&gt;Henderson, Jaimie M&lt;/author&gt;&lt;author&gt;Shenoy, Krishna V&lt;/author&gt;&lt;/authors&gt;&lt;/contributors&gt;&lt;titles&gt;&lt;title&gt;High-performance brain-to-text communication via handwriting&lt;/title&gt;&lt;secondary-title&gt;Nature&lt;/secondary-title&gt;&lt;/titles&gt;&lt;periodical&gt;&lt;full-title&gt;Nature&lt;/full-title&gt;&lt;/periodical&gt;&lt;pages&gt;249-254&lt;/pages&gt;&lt;volume&gt;593&lt;/volume&gt;&lt;number&gt;7858&lt;/number&gt;&lt;dates&gt;&lt;year&gt;2021&lt;/year&gt;&lt;/dates&gt;&lt;isbn&gt;0028-0836&lt;/isbn&gt;&lt;urls&gt;&lt;/urls&gt;&lt;/record&gt;&lt;/Cite&gt;&lt;/EndNote&gt;</w:instrText>
      </w:r>
      <w:r>
        <w:rPr>
          <w:rFonts w:ascii="Arial" w:eastAsiaTheme="minorEastAsia" w:hAnsi="Arial" w:cs="Arial"/>
        </w:rPr>
        <w:fldChar w:fldCharType="separate"/>
      </w:r>
      <w:r w:rsidR="002424FA">
        <w:rPr>
          <w:rFonts w:ascii="Arial" w:eastAsiaTheme="minorEastAsia" w:hAnsi="Arial" w:cs="Arial"/>
          <w:noProof/>
        </w:rPr>
        <w:t>(Rule et al., 2020; Willett et al., 2021)</w:t>
      </w:r>
      <w:r>
        <w:rPr>
          <w:rFonts w:ascii="Arial" w:eastAsiaTheme="minorEastAsia" w:hAnsi="Arial" w:cs="Arial"/>
        </w:rPr>
        <w:fldChar w:fldCharType="end"/>
      </w:r>
      <w:r>
        <w:rPr>
          <w:rFonts w:ascii="Arial" w:eastAsiaTheme="minorEastAsia" w:hAnsi="Arial" w:cs="Arial"/>
        </w:rPr>
        <w:t xml:space="preserve"> might enable PnP performance without solely hav</w:t>
      </w:r>
      <w:r w:rsidR="000E72B1">
        <w:rPr>
          <w:rFonts w:ascii="Arial" w:eastAsiaTheme="minorEastAsia" w:hAnsi="Arial" w:cs="Arial"/>
        </w:rPr>
        <w:t>ing</w:t>
      </w:r>
      <w:r>
        <w:rPr>
          <w:rFonts w:ascii="Arial" w:eastAsiaTheme="minorEastAsia" w:hAnsi="Arial" w:cs="Arial"/>
        </w:rPr>
        <w:t xml:space="preserve"> to rely on neuroplasticity</w:t>
      </w:r>
      <w:r w:rsidR="00C379FE">
        <w:rPr>
          <w:rFonts w:ascii="Arial" w:eastAsiaTheme="minorEastAsia" w:hAnsi="Arial" w:cs="Arial"/>
        </w:rPr>
        <w:t>. This can</w:t>
      </w:r>
      <w:r>
        <w:rPr>
          <w:rFonts w:ascii="Arial" w:eastAsiaTheme="minorEastAsia" w:hAnsi="Arial" w:cs="Arial"/>
        </w:rPr>
        <w:t xml:space="preserve"> potentially speed up time to achieving long-term stable control. To test this hypothesis offline, we rebuilt the manifold using open-loop data from a cumulatively increasing number of days</w:t>
      </w:r>
      <w:r w:rsidR="00C379FE">
        <w:rPr>
          <w:rFonts w:ascii="Arial" w:eastAsiaTheme="minorEastAsia" w:hAnsi="Arial" w:cs="Arial"/>
        </w:rPr>
        <w:t>. We then</w:t>
      </w:r>
      <w:r>
        <w:rPr>
          <w:rFonts w:ascii="Arial" w:eastAsiaTheme="minorEastAsia" w:hAnsi="Arial" w:cs="Arial"/>
        </w:rPr>
        <w:t xml:space="preserve"> evaluated how well it </w:t>
      </w:r>
      <w:r>
        <w:rPr>
          <w:rFonts w:ascii="Arial" w:eastAsiaTheme="minorEastAsia" w:hAnsi="Arial" w:cs="Arial"/>
        </w:rPr>
        <w:lastRenderedPageBreak/>
        <w:t>captured the discriminability between movements on held</w:t>
      </w:r>
      <w:r w:rsidR="000E72B1">
        <w:rPr>
          <w:rFonts w:ascii="Arial" w:eastAsiaTheme="minorEastAsia" w:hAnsi="Arial" w:cs="Arial"/>
        </w:rPr>
        <w:t>-</w:t>
      </w:r>
      <w:r>
        <w:rPr>
          <w:rFonts w:ascii="Arial" w:eastAsiaTheme="minorEastAsia" w:hAnsi="Arial" w:cs="Arial"/>
        </w:rPr>
        <w:t>out days. As an example, we projected all of B1’s hand movements’ neural data from the 10</w:t>
      </w:r>
      <w:r w:rsidRPr="001154FC">
        <w:rPr>
          <w:rFonts w:ascii="Arial" w:eastAsiaTheme="minorEastAsia" w:hAnsi="Arial" w:cs="Arial"/>
          <w:vertAlign w:val="superscript"/>
        </w:rPr>
        <w:t>th</w:t>
      </w:r>
      <w:r>
        <w:rPr>
          <w:rFonts w:ascii="Arial" w:eastAsiaTheme="minorEastAsia" w:hAnsi="Arial" w:cs="Arial"/>
        </w:rPr>
        <w:t xml:space="preserve"> day onto a manifold built using either the first day alone (Fig. 5F, left) or through the first 9 days (Fig. 5F, right). The manifold built using 9 days appeared to better capture separations between hand movements than a manifold built using only the first day. In general, we found that the separation between neural distributions at any given day linearly increased as a function of the number of prior days used to build the manifold (Fig. 5G and 5H, linear model slope on </w:t>
      </w:r>
      <w:r w:rsidR="000E72B1">
        <w:rPr>
          <w:rFonts w:ascii="Arial" w:eastAsiaTheme="minorEastAsia" w:hAnsi="Arial" w:cs="Arial"/>
        </w:rPr>
        <w:t xml:space="preserve">the </w:t>
      </w:r>
      <w:r>
        <w:rPr>
          <w:rFonts w:ascii="Arial" w:eastAsiaTheme="minorEastAsia" w:hAnsi="Arial" w:cs="Arial"/>
        </w:rPr>
        <w:t xml:space="preserve">median at each day, B1: </w:t>
      </w:r>
      <m:oMath>
        <m:r>
          <w:rPr>
            <w:rFonts w:ascii="Cambria Math" w:eastAsiaTheme="minorEastAsia" w:hAnsi="Cambria Math" w:cs="Arial"/>
          </w:rPr>
          <m:t>t</m:t>
        </m:r>
        <m:d>
          <m:dPr>
            <m:ctrlPr>
              <w:rPr>
                <w:rFonts w:ascii="Cambria Math" w:eastAsiaTheme="minorEastAsia" w:hAnsi="Cambria Math" w:cs="Arial"/>
                <w:i/>
              </w:rPr>
            </m:ctrlPr>
          </m:dPr>
          <m:e>
            <m:r>
              <w:rPr>
                <w:rFonts w:ascii="Cambria Math" w:eastAsiaTheme="minorEastAsia" w:hAnsi="Cambria Math" w:cs="Arial"/>
              </w:rPr>
              <m:t>7</m:t>
            </m:r>
          </m:e>
        </m:d>
        <m:r>
          <w:rPr>
            <w:rFonts w:ascii="Cambria Math" w:eastAsiaTheme="minorEastAsia" w:hAnsi="Cambria Math" w:cs="Arial"/>
          </w:rPr>
          <m:t>=6.38, p=1.87×</m:t>
        </m:r>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-4</m:t>
            </m:r>
          </m:sup>
        </m:sSup>
      </m:oMath>
      <w:r>
        <w:rPr>
          <w:rFonts w:ascii="Arial" w:eastAsiaTheme="minorEastAsia" w:hAnsi="Arial" w:cs="Arial"/>
        </w:rPr>
        <w:t xml:space="preserve">; B2: </w:t>
      </w:r>
      <m:oMath>
        <m:r>
          <w:rPr>
            <w:rFonts w:ascii="Cambria Math" w:eastAsiaTheme="minorEastAsia" w:hAnsi="Cambria Math" w:cs="Arial"/>
          </w:rPr>
          <m:t>t</m:t>
        </m:r>
        <m:d>
          <m:dPr>
            <m:ctrlPr>
              <w:rPr>
                <w:rFonts w:ascii="Cambria Math" w:eastAsiaTheme="minorEastAsia" w:hAnsi="Cambria Math" w:cs="Arial"/>
                <w:i/>
              </w:rPr>
            </m:ctrlPr>
          </m:dPr>
          <m:e>
            <m:r>
              <w:rPr>
                <w:rFonts w:ascii="Cambria Math" w:eastAsiaTheme="minorEastAsia" w:hAnsi="Cambria Math" w:cs="Arial"/>
              </w:rPr>
              <m:t>3</m:t>
            </m:r>
          </m:e>
        </m:d>
        <m:r>
          <w:rPr>
            <w:rFonts w:ascii="Cambria Math" w:eastAsiaTheme="minorEastAsia" w:hAnsi="Cambria Math" w:cs="Arial"/>
          </w:rPr>
          <m:t>=10.3, p=0.002</m:t>
        </m:r>
      </m:oMath>
      <w:r>
        <w:rPr>
          <w:rFonts w:ascii="Arial" w:eastAsiaTheme="minorEastAsia" w:hAnsi="Arial" w:cs="Arial"/>
        </w:rPr>
        <w:t>). Thus, for generalizability and PnP control in the setting of stable representations, there appeared to be benefits in utilizing multi-day data to sample shifts in the centroids of neural activity. This also suggested that the drift was not completely stochastic</w:t>
      </w:r>
      <w:r w:rsidR="00DC69ED">
        <w:rPr>
          <w:rFonts w:ascii="Arial" w:eastAsiaTheme="minorEastAsia" w:hAnsi="Arial" w:cs="Arial"/>
        </w:rPr>
        <w:t xml:space="preserve"> and might be within plasticity bounds</w:t>
      </w:r>
      <w:r>
        <w:rPr>
          <w:rFonts w:ascii="Arial" w:eastAsiaTheme="minorEastAsia" w:hAnsi="Arial" w:cs="Arial"/>
        </w:rPr>
        <w:t xml:space="preserve"> </w:t>
      </w:r>
      <w:r>
        <w:rPr>
          <w:rFonts w:ascii="Arial" w:eastAsiaTheme="minorEastAsia" w:hAnsi="Arial" w:cs="Arial"/>
        </w:rPr>
        <w:fldChar w:fldCharType="begin"/>
      </w:r>
      <w:r>
        <w:rPr>
          <w:rFonts w:ascii="Arial" w:eastAsiaTheme="minorEastAsia" w:hAnsi="Arial" w:cs="Arial"/>
        </w:rPr>
        <w:instrText xml:space="preserve"> ADDIN EN.CITE &lt;EndNote&gt;&lt;Cite&gt;&lt;Author&gt;Rule&lt;/Author&gt;&lt;Year&gt;2020&lt;/Year&gt;&lt;RecNum&gt;374&lt;/RecNum&gt;&lt;DisplayText&gt;(Rule et al., 2020; Masset et al., 2022)&lt;/DisplayText&gt;&lt;record&gt;&lt;rec-number&gt;374&lt;/rec-number&gt;&lt;foreign-keys&gt;&lt;key app="EN" db-id="095vzf2zzvarpaezad9xw50uwvzwsd59edf9" timestamp="1688581139"&gt;374&lt;/key&gt;&lt;/foreign-keys&gt;&lt;ref-type name="Journal Article"&gt;17&lt;/ref-type&gt;&lt;contributors&gt;&lt;authors&gt;&lt;author&gt;Rule, Michael E&lt;/author&gt;&lt;author&gt;Loback, Adrianna R&lt;/author&gt;&lt;author&gt;Raman, Dhruva V&lt;/author&gt;&lt;author&gt;Driscoll, Laura N&lt;/author&gt;&lt;author&gt;Harvey, Christopher D&lt;/author&gt;&lt;author&gt;O&amp;apos;Leary, Timothy&lt;/author&gt;&lt;/authors&gt;&lt;/contributors&gt;&lt;titles&gt;&lt;title&gt;Stable task information from an unstable neural population&lt;/title&gt;&lt;secondary-title&gt;Elife&lt;/secondary-title&gt;&lt;/titles&gt;&lt;periodical&gt;&lt;full-title&gt;Elife&lt;/full-title&gt;&lt;/periodical&gt;&lt;pages&gt;e51121&lt;/pages&gt;&lt;volume&gt;9&lt;/volume&gt;&lt;dates&gt;&lt;year&gt;2020&lt;/year&gt;&lt;/dates&gt;&lt;isbn&gt;2050-084X&lt;/isbn&gt;&lt;urls&gt;&lt;/urls&gt;&lt;/record&gt;&lt;/Cite&gt;&lt;Cite&gt;&lt;Author&gt;Masset&lt;/Author&gt;&lt;Year&gt;2022&lt;/Year&gt;&lt;RecNum&gt;371&lt;/RecNum&gt;&lt;record&gt;&lt;rec-number&gt;371&lt;/rec-number&gt;&lt;foreign-keys&gt;&lt;key app="EN" db-id="095vzf2zzvarpaezad9xw50uwvzwsd59edf9" timestamp="1687925770"&gt;371&lt;/key&gt;&lt;/foreign-keys&gt;&lt;ref-type name="Journal Article"&gt;17&lt;/ref-type&gt;&lt;contributors&gt;&lt;authors&gt;&lt;author&gt;Masset, Paul&lt;/author&gt;&lt;author&gt;Qin, Shanshan&lt;/author&gt;&lt;author&gt;Zavatone-Veth, Jacob A&lt;/author&gt;&lt;/authors&gt;&lt;/contributors&gt;&lt;titles&gt;&lt;title&gt;Drifting neuronal representations: Bug or feature?&lt;/title&gt;&lt;secondary-title&gt;Biological Cybernetics&lt;/secondary-title&gt;&lt;/titles&gt;&lt;periodical&gt;&lt;full-title&gt;Biological Cybernetics&lt;/full-title&gt;&lt;/periodical&gt;&lt;pages&gt;253-266&lt;/pages&gt;&lt;volume&gt;116&lt;/volume&gt;&lt;number&gt;3&lt;/number&gt;&lt;dates&gt;&lt;year&gt;2022&lt;/year&gt;&lt;/dates&gt;&lt;isbn&gt;1432-0770&lt;/isbn&gt;&lt;urls&gt;&lt;/urls&gt;&lt;/record&gt;&lt;/Cite&gt;&lt;/EndNote&gt;</w:instrText>
      </w:r>
      <w:r>
        <w:rPr>
          <w:rFonts w:ascii="Arial" w:eastAsiaTheme="minorEastAsia" w:hAnsi="Arial" w:cs="Arial"/>
        </w:rPr>
        <w:fldChar w:fldCharType="separate"/>
      </w:r>
      <w:r>
        <w:rPr>
          <w:rFonts w:ascii="Arial" w:eastAsiaTheme="minorEastAsia" w:hAnsi="Arial" w:cs="Arial"/>
          <w:noProof/>
        </w:rPr>
        <w:t>(Rule et al., 2020; Masset et al., 2022)</w:t>
      </w:r>
      <w:r>
        <w:rPr>
          <w:rFonts w:ascii="Arial" w:eastAsiaTheme="minorEastAsia" w:hAnsi="Arial" w:cs="Arial"/>
        </w:rPr>
        <w:fldChar w:fldCharType="end"/>
      </w:r>
      <w:r>
        <w:rPr>
          <w:rFonts w:ascii="Arial" w:eastAsiaTheme="minorEastAsia" w:hAnsi="Arial" w:cs="Arial"/>
        </w:rPr>
        <w:t>. We thus used all open</w:t>
      </w:r>
      <w:r w:rsidR="000E72B1">
        <w:rPr>
          <w:rFonts w:ascii="Arial" w:eastAsiaTheme="minorEastAsia" w:hAnsi="Arial" w:cs="Arial"/>
        </w:rPr>
        <w:t>-</w:t>
      </w:r>
      <w:r>
        <w:rPr>
          <w:rFonts w:ascii="Arial" w:eastAsiaTheme="minorEastAsia" w:hAnsi="Arial" w:cs="Arial"/>
        </w:rPr>
        <w:t xml:space="preserve">loop and closed-loop data from all experimental days to seed a PnP decoder (feedforward neural network, Methods), with the hypothesis that the resultant decoder would generalize well online across-days. All results henceforth pertain to B1 who was able to continue in our BCI sessions. We tested the effectiveness of the PnP decoder when the subject was instructed to select cued </w:t>
      </w:r>
      <w:r w:rsidR="00C379FE">
        <w:rPr>
          <w:rFonts w:ascii="Arial" w:eastAsiaTheme="minorEastAsia" w:hAnsi="Arial" w:cs="Arial"/>
        </w:rPr>
        <w:t xml:space="preserve">virtual </w:t>
      </w:r>
      <w:r>
        <w:rPr>
          <w:rFonts w:ascii="Arial" w:eastAsiaTheme="minorEastAsia" w:hAnsi="Arial" w:cs="Arial"/>
        </w:rPr>
        <w:t xml:space="preserve">targets as rapidly and accurately as possible in the same discrete experiment (detailed earlier in Fig. 2C). Accuracies and the average time taken to select a target (both dependent on the accumulation of decoding probabilities exceeding a threshold, Methods) within experimental blocks across a 4-week PnP window are shown in Fig. 6A and 6B respectively. </w:t>
      </w:r>
    </w:p>
    <w:p w14:paraId="37319E9E" w14:textId="77777777" w:rsidR="002200FF" w:rsidRDefault="002200FF" w:rsidP="002200FF">
      <w:pPr>
        <w:spacing w:line="288" w:lineRule="auto"/>
        <w:contextualSpacing/>
        <w:jc w:val="both"/>
        <w:rPr>
          <w:rFonts w:ascii="Arial" w:eastAsiaTheme="minorEastAsia" w:hAnsi="Arial" w:cs="Arial"/>
          <w:sz w:val="18"/>
          <w:szCs w:val="18"/>
        </w:rPr>
      </w:pPr>
    </w:p>
    <w:p w14:paraId="059EE141" w14:textId="2C4D75EF" w:rsidR="002200FF" w:rsidRDefault="002200FF" w:rsidP="002200FF">
      <w:pPr>
        <w:spacing w:line="288" w:lineRule="auto"/>
        <w:contextualSpacing/>
        <w:jc w:val="both"/>
        <w:rPr>
          <w:rFonts w:ascii="Arial" w:eastAsiaTheme="minorEastAsia" w:hAnsi="Arial" w:cs="Arial"/>
          <w:sz w:val="18"/>
          <w:szCs w:val="18"/>
        </w:rPr>
      </w:pPr>
      <w:r>
        <w:rPr>
          <w:rFonts w:ascii="Arial" w:eastAsiaTheme="minorEastAsia" w:hAnsi="Arial" w:cs="Arial"/>
        </w:rPr>
        <w:t xml:space="preserve">The average accuracy across the entire PnP period was </w:t>
      </w:r>
      <m:oMath>
        <m:r>
          <w:rPr>
            <w:rFonts w:ascii="Cambria Math" w:eastAsiaTheme="minorEastAsia" w:hAnsi="Cambria Math" w:cs="Arial"/>
          </w:rPr>
          <m:t>87.43% [84.0%-90.8%]</m:t>
        </m:r>
      </m:oMath>
      <w:r>
        <w:rPr>
          <w:rFonts w:ascii="Arial" w:eastAsiaTheme="minorEastAsia" w:hAnsi="Arial" w:cs="Arial"/>
        </w:rPr>
        <w:t xml:space="preserve"> and the average time to target was </w:t>
      </w:r>
      <m:oMath>
        <m:r>
          <w:rPr>
            <w:rFonts w:ascii="Cambria Math" w:eastAsiaTheme="minorEastAsia" w:hAnsi="Cambria Math" w:cs="Arial"/>
          </w:rPr>
          <m:t>1.195s [1.087s-1.33s]</m:t>
        </m:r>
      </m:oMath>
      <w:r w:rsidR="004C3304">
        <w:rPr>
          <w:rFonts w:ascii="Arial" w:eastAsiaTheme="minorEastAsia" w:hAnsi="Arial" w:cs="Arial"/>
        </w:rPr>
        <w:t>. This</w:t>
      </w:r>
      <w:r>
        <w:rPr>
          <w:rFonts w:ascii="Arial" w:eastAsiaTheme="minorEastAsia" w:hAnsi="Arial" w:cs="Arial"/>
        </w:rPr>
        <w:t xml:space="preserve"> </w:t>
      </w:r>
      <w:r w:rsidR="004C3304">
        <w:rPr>
          <w:rFonts w:ascii="Arial" w:eastAsiaTheme="minorEastAsia" w:hAnsi="Arial" w:cs="Arial"/>
        </w:rPr>
        <w:t xml:space="preserve">resulted </w:t>
      </w:r>
      <w:r>
        <w:rPr>
          <w:rFonts w:ascii="Arial" w:eastAsiaTheme="minorEastAsia" w:hAnsi="Arial" w:cs="Arial"/>
        </w:rPr>
        <w:t xml:space="preserve">in a mean bitrate of </w:t>
      </w:r>
      <m:oMath>
        <m:r>
          <w:rPr>
            <w:rFonts w:ascii="Cambria Math" w:eastAsiaTheme="minorEastAsia" w:hAnsi="Cambria Math" w:cs="Arial"/>
          </w:rPr>
          <m:t>1.72bps [1.51-1.94]</m:t>
        </m:r>
      </m:oMath>
      <w:r>
        <w:rPr>
          <w:rFonts w:ascii="Arial" w:eastAsiaTheme="minorEastAsia" w:hAnsi="Arial" w:cs="Arial"/>
        </w:rPr>
        <w:t xml:space="preserve"> (Fig. 6C</w:t>
      </w:r>
      <w:r w:rsidR="00232396">
        <w:rPr>
          <w:rFonts w:ascii="Arial" w:eastAsiaTheme="minorEastAsia" w:hAnsi="Arial" w:cs="Arial"/>
        </w:rPr>
        <w:t>),</w:t>
      </w:r>
      <w:r>
        <w:rPr>
          <w:rFonts w:ascii="Arial" w:eastAsiaTheme="minorEastAsia" w:hAnsi="Arial" w:cs="Arial"/>
        </w:rPr>
        <w:t xml:space="preserve"> an information</w:t>
      </w:r>
      <w:r w:rsidR="000E72B1">
        <w:rPr>
          <w:rFonts w:ascii="Arial" w:eastAsiaTheme="minorEastAsia" w:hAnsi="Arial" w:cs="Arial"/>
        </w:rPr>
        <w:t>-</w:t>
      </w:r>
      <w:r>
        <w:rPr>
          <w:rFonts w:ascii="Arial" w:eastAsiaTheme="minorEastAsia" w:hAnsi="Arial" w:cs="Arial"/>
        </w:rPr>
        <w:t xml:space="preserve">theoretic measure dependent on both accuracies as well as the time taken </w:t>
      </w:r>
      <w:r>
        <w:rPr>
          <w:rFonts w:ascii="Arial" w:eastAsiaTheme="minorEastAsia" w:hAnsi="Arial" w:cs="Arial"/>
        </w:rPr>
        <w:fldChar w:fldCharType="begin"/>
      </w:r>
      <w:r>
        <w:rPr>
          <w:rFonts w:ascii="Arial" w:eastAsiaTheme="minorEastAsia" w:hAnsi="Arial" w:cs="Arial"/>
        </w:rPr>
        <w:instrText xml:space="preserve"> ADDIN EN.CITE &lt;EndNote&gt;&lt;Cite&gt;&lt;Author&gt;Nuyujukian&lt;/Author&gt;&lt;Year&gt;2014&lt;/Year&gt;&lt;RecNum&gt;336&lt;/RecNum&gt;&lt;DisplayText&gt;(Nuyujukian et al., 2014)&lt;/DisplayText&gt;&lt;record&gt;&lt;rec-number&gt;336&lt;/rec-number&gt;&lt;foreign-keys&gt;&lt;key app="EN" db-id="095vzf2zzvarpaezad9xw50uwvzwsd59edf9" timestamp="1675923685"&gt;336&lt;/key&gt;&lt;/foreign-keys&gt;&lt;ref-type name="Journal Article"&gt;17&lt;/ref-type&gt;&lt;contributors&gt;&lt;authors&gt;&lt;author&gt;Nuyujukian, Paul&lt;/author&gt;&lt;author&gt;Fan, Joline M&lt;/author&gt;&lt;author&gt;Kao, Jonathan C&lt;/author&gt;&lt;author&gt;Ryu, Stephen I&lt;/author&gt;&lt;author&gt;Shenoy, Krishna V&lt;/author&gt;&lt;/authors&gt;&lt;/contributors&gt;&lt;titles&gt;&lt;title&gt;A high-performance keyboard neural prosthesis enabled by task optimization&lt;/title&gt;&lt;secondary-title&gt;IEEE Transactions on Biomedical Engineering&lt;/secondary-title&gt;&lt;/titles&gt;&lt;periodical&gt;&lt;full-title&gt;IEEE Transactions on Biomedical Engineering&lt;/full-title&gt;&lt;/periodical&gt;&lt;pages&gt;21-29&lt;/pages&gt;&lt;volume&gt;62&lt;/volume&gt;&lt;number&gt;1&lt;/number&gt;&lt;dates&gt;&lt;year&gt;2014&lt;/year&gt;&lt;/dates&gt;&lt;isbn&gt;0018-9294&lt;/isbn&gt;&lt;urls&gt;&lt;/urls&gt;&lt;/record&gt;&lt;/Cite&gt;&lt;/EndNote&gt;</w:instrText>
      </w:r>
      <w:r>
        <w:rPr>
          <w:rFonts w:ascii="Arial" w:eastAsiaTheme="minorEastAsia" w:hAnsi="Arial" w:cs="Arial"/>
        </w:rPr>
        <w:fldChar w:fldCharType="separate"/>
      </w:r>
      <w:r>
        <w:rPr>
          <w:rFonts w:ascii="Arial" w:eastAsiaTheme="minorEastAsia" w:hAnsi="Arial" w:cs="Arial"/>
          <w:noProof/>
        </w:rPr>
        <w:t>(Nuyujukian et al., 2014)</w:t>
      </w:r>
      <w:r>
        <w:rPr>
          <w:rFonts w:ascii="Arial" w:eastAsiaTheme="minorEastAsia" w:hAnsi="Arial" w:cs="Arial"/>
        </w:rPr>
        <w:fldChar w:fldCharType="end"/>
      </w:r>
      <w:r>
        <w:rPr>
          <w:rFonts w:ascii="Arial" w:eastAsiaTheme="minorEastAsia" w:hAnsi="Arial" w:cs="Arial"/>
        </w:rPr>
        <w:t>). An exemplar high-accuracy block is shown in Supplementary Video 1. We then updated the weights of the decoder using the first experiment’s data and ran a second experiment across a longer PnP window</w:t>
      </w:r>
      <w:r w:rsidR="00232396">
        <w:rPr>
          <w:rFonts w:ascii="Arial" w:eastAsiaTheme="minorEastAsia" w:hAnsi="Arial" w:cs="Arial"/>
        </w:rPr>
        <w:t xml:space="preserve"> </w:t>
      </w:r>
      <w:r>
        <w:rPr>
          <w:rFonts w:ascii="Arial" w:eastAsiaTheme="minorEastAsia" w:hAnsi="Arial" w:cs="Arial"/>
        </w:rPr>
        <w:t xml:space="preserve">(Fig. 6D-F). The average accuracy was </w:t>
      </w:r>
      <m:oMath>
        <m:r>
          <w:rPr>
            <w:rFonts w:ascii="Cambria Math" w:eastAsiaTheme="minorEastAsia" w:hAnsi="Cambria Math" w:cs="Arial"/>
          </w:rPr>
          <m:t>80.71% [77.6%-83.5%]</m:t>
        </m:r>
      </m:oMath>
      <w:r>
        <w:rPr>
          <w:rFonts w:ascii="Arial" w:eastAsiaTheme="minorEastAsia" w:hAnsi="Arial" w:cs="Arial"/>
        </w:rPr>
        <w:t xml:space="preserve"> and the average time to target was </w:t>
      </w:r>
      <m:oMath>
        <m:r>
          <w:rPr>
            <w:rFonts w:ascii="Cambria Math" w:eastAsiaTheme="minorEastAsia" w:hAnsi="Cambria Math" w:cs="Arial"/>
          </w:rPr>
          <m:t>0.875s [0.842s-0.917s]</m:t>
        </m:r>
      </m:oMath>
      <w:r>
        <w:rPr>
          <w:rFonts w:ascii="Arial" w:eastAsiaTheme="minorEastAsia" w:hAnsi="Arial" w:cs="Arial"/>
        </w:rPr>
        <w:t xml:space="preserve"> resulting in an effective mean bit rate of </w:t>
      </w:r>
      <m:oMath>
        <m:r>
          <w:rPr>
            <w:rFonts w:ascii="Cambria Math" w:eastAsiaTheme="minorEastAsia" w:hAnsi="Cambria Math" w:cs="Arial"/>
          </w:rPr>
          <m:t>1.848bps [1.68-2.02]</m:t>
        </m:r>
      </m:oMath>
      <w:r w:rsidR="00232396">
        <w:rPr>
          <w:rFonts w:ascii="Arial" w:eastAsiaTheme="minorEastAsia" w:hAnsi="Arial" w:cs="Arial"/>
        </w:rPr>
        <w:t xml:space="preserve">. </w:t>
      </w:r>
      <w:proofErr w:type="gramStart"/>
      <w:r w:rsidR="00232396">
        <w:rPr>
          <w:rFonts w:ascii="Arial" w:eastAsiaTheme="minorEastAsia" w:hAnsi="Arial" w:cs="Arial"/>
        </w:rPr>
        <w:t xml:space="preserve">We </w:t>
      </w:r>
      <w:r>
        <w:rPr>
          <w:rFonts w:ascii="Arial" w:eastAsiaTheme="minorEastAsia" w:hAnsi="Arial" w:cs="Arial"/>
        </w:rPr>
        <w:t xml:space="preserve"> thus</w:t>
      </w:r>
      <w:proofErr w:type="gramEnd"/>
      <w:r>
        <w:rPr>
          <w:rFonts w:ascii="Arial" w:eastAsiaTheme="minorEastAsia" w:hAnsi="Arial" w:cs="Arial"/>
        </w:rPr>
        <w:t xml:space="preserve"> largely </w:t>
      </w:r>
      <w:r w:rsidR="00232396">
        <w:rPr>
          <w:rFonts w:ascii="Arial" w:eastAsiaTheme="minorEastAsia" w:hAnsi="Arial" w:cs="Arial"/>
        </w:rPr>
        <w:t xml:space="preserve">replicated </w:t>
      </w:r>
      <w:r>
        <w:rPr>
          <w:rFonts w:ascii="Arial" w:eastAsiaTheme="minorEastAsia" w:hAnsi="Arial" w:cs="Arial"/>
        </w:rPr>
        <w:t xml:space="preserve">the stability and performance of the first PnP experiment. Note that the accuracies in the PnP experiments were similar to a daily decoder (detailed in Fig. 2). Across both experiments, the mean effective bit rate was </w:t>
      </w:r>
      <m:oMath>
        <m:r>
          <w:rPr>
            <w:rFonts w:ascii="Cambria Math" w:eastAsiaTheme="minorEastAsia" w:hAnsi="Cambria Math" w:cs="Arial"/>
          </w:rPr>
          <m:t>1.8bps [1.66-1.93]</m:t>
        </m:r>
      </m:oMath>
      <w:r>
        <w:rPr>
          <w:rFonts w:ascii="Arial" w:eastAsiaTheme="minorEastAsia" w:hAnsi="Arial" w:cs="Arial"/>
        </w:rPr>
        <w:t xml:space="preserve"> and the highest was </w:t>
      </w:r>
      <m:oMath>
        <m:r>
          <w:rPr>
            <w:rFonts w:ascii="Cambria Math" w:eastAsiaTheme="minorEastAsia" w:hAnsi="Cambria Math" w:cs="Arial"/>
          </w:rPr>
          <m:t>3.351bps</m:t>
        </m:r>
      </m:oMath>
      <w:r>
        <w:rPr>
          <w:rFonts w:ascii="Arial" w:eastAsiaTheme="minorEastAsia" w:hAnsi="Arial" w:cs="Arial"/>
        </w:rPr>
        <w:t xml:space="preserve">, achieved just by using somatotopic spatial representations through a feedforward network. </w:t>
      </w:r>
    </w:p>
    <w:p w14:paraId="3B342386" w14:textId="77777777" w:rsidR="002200FF" w:rsidRDefault="002200FF" w:rsidP="002200FF">
      <w:pPr>
        <w:spacing w:line="288" w:lineRule="auto"/>
        <w:contextualSpacing/>
        <w:jc w:val="center"/>
        <w:rPr>
          <w:rFonts w:ascii="Arial" w:eastAsiaTheme="minorEastAsia" w:hAnsi="Arial" w:cs="Arial"/>
        </w:rPr>
      </w:pPr>
    </w:p>
    <w:p w14:paraId="5A43AC43" w14:textId="77777777" w:rsidR="002200FF" w:rsidRDefault="002200FF" w:rsidP="002200FF">
      <w:pPr>
        <w:spacing w:line="288" w:lineRule="auto"/>
        <w:contextualSpacing/>
        <w:jc w:val="both"/>
        <w:rPr>
          <w:rFonts w:ascii="Arial" w:hAnsi="Arial" w:cs="Arial"/>
          <w:b/>
          <w:bCs/>
          <w:sz w:val="24"/>
          <w:szCs w:val="24"/>
        </w:rPr>
      </w:pPr>
      <w:r w:rsidRPr="005C6327">
        <w:rPr>
          <w:rFonts w:ascii="Arial" w:hAnsi="Arial" w:cs="Arial"/>
          <w:b/>
          <w:bCs/>
          <w:sz w:val="24"/>
          <w:szCs w:val="24"/>
        </w:rPr>
        <w:t xml:space="preserve">Translating PnP decoder for continuous 3D end-point control of a virtual robotic arm </w:t>
      </w:r>
    </w:p>
    <w:p w14:paraId="71346559" w14:textId="29FCAB57" w:rsidR="002200FF" w:rsidRDefault="002200FF" w:rsidP="002200FF">
      <w:pPr>
        <w:spacing w:line="288" w:lineRule="auto"/>
        <w:contextualSpacing/>
        <w:jc w:val="both"/>
        <w:rPr>
          <w:rFonts w:ascii="Arial" w:hAnsi="Arial" w:cs="Arial"/>
        </w:rPr>
      </w:pPr>
      <w:r>
        <w:rPr>
          <w:rFonts w:ascii="Arial" w:hAnsi="Arial" w:cs="Arial"/>
        </w:rPr>
        <w:t xml:space="preserve">Having established that by accounting for drift, discrete action representations could be flexibly used as long-term stable BCI control signals, we then sought to translate our findings for continuous hDoF (high degree of freedom) PnP control. Within the same 3D virtual </w:t>
      </w:r>
      <w:proofErr w:type="gramStart"/>
      <w:r>
        <w:rPr>
          <w:rFonts w:ascii="Arial" w:hAnsi="Arial" w:cs="Arial"/>
        </w:rPr>
        <w:t>environment</w:t>
      </w:r>
      <w:proofErr w:type="gramEnd"/>
      <w:r>
        <w:rPr>
          <w:rFonts w:ascii="Arial" w:hAnsi="Arial" w:cs="Arial"/>
        </w:rPr>
        <w:t xml:space="preserve"> we enabled continuous robot motion using a framework detailed in Fig. 7A. Specifically, the body-centric discrete decodes along the cartesian directions were now used as actual velocity impulses (</w:t>
      </w:r>
      <m:oMath>
        <m:r>
          <w:rPr>
            <w:rFonts w:ascii="Cambria Math" w:hAnsi="Cambria Math" w:cs="Arial"/>
          </w:rPr>
          <m:t>u(t)</m:t>
        </m:r>
      </m:oMath>
      <w:r>
        <w:rPr>
          <w:rFonts w:ascii="Arial" w:eastAsiaTheme="minorEastAsia" w:hAnsi="Arial" w:cs="Arial"/>
        </w:rPr>
        <w:t xml:space="preserve">, scaled by gain </w:t>
      </w:r>
      <m:oMath>
        <m:r>
          <w:rPr>
            <w:rFonts w:ascii="Cambria Math" w:eastAsiaTheme="minorEastAsia" w:hAnsi="Cambria Math" w:cs="Arial"/>
          </w:rPr>
          <m:t>B</m:t>
        </m:r>
      </m:oMath>
      <w:r>
        <w:rPr>
          <w:rFonts w:ascii="Arial" w:eastAsiaTheme="minorEastAsia" w:hAnsi="Arial" w:cs="Arial"/>
        </w:rPr>
        <w:t xml:space="preserve">) </w:t>
      </w:r>
      <w:r>
        <w:rPr>
          <w:rFonts w:ascii="Arial" w:hAnsi="Arial" w:cs="Arial"/>
        </w:rPr>
        <w:t xml:space="preserve">to alter the continuous end-point 3D kinematics (state </w:t>
      </w:r>
      <m:oMath>
        <m:r>
          <w:rPr>
            <w:rFonts w:ascii="Cambria Math" w:hAnsi="Cambria Math" w:cs="Arial"/>
          </w:rPr>
          <m:t>X(t)</m:t>
        </m:r>
      </m:oMath>
      <w:r>
        <w:rPr>
          <w:rFonts w:ascii="Arial" w:eastAsiaTheme="minorEastAsia" w:hAnsi="Arial" w:cs="Arial"/>
        </w:rPr>
        <w:t xml:space="preserve"> </w:t>
      </w:r>
      <w:r>
        <w:rPr>
          <w:rFonts w:ascii="Arial" w:hAnsi="Arial" w:cs="Arial"/>
        </w:rPr>
        <w:t xml:space="preserve">of the robot, Fig. 7A). Robot dynamics </w:t>
      </w:r>
      <m:oMath>
        <m:r>
          <w:rPr>
            <w:rFonts w:ascii="Cambria Math" w:hAnsi="Cambria Math" w:cs="Arial"/>
          </w:rPr>
          <m:t xml:space="preserve">(A </m:t>
        </m:r>
      </m:oMath>
      <w:r>
        <w:rPr>
          <w:rFonts w:ascii="Arial" w:eastAsiaTheme="minorEastAsia" w:hAnsi="Arial" w:cs="Arial"/>
        </w:rPr>
        <w:t xml:space="preserve">matrix, Fig. 7A) were modeled </w:t>
      </w:r>
      <w:r>
        <w:rPr>
          <w:rFonts w:ascii="Arial" w:hAnsi="Arial" w:cs="Arial"/>
        </w:rPr>
        <w:t xml:space="preserve">to follow first-order laws of motion </w:t>
      </w:r>
      <w:r>
        <w:rPr>
          <w:rFonts w:ascii="Arial" w:hAnsi="Arial" w:cs="Arial"/>
        </w:rPr>
        <w:lastRenderedPageBreak/>
        <w:t>with smoothly decaying velocities in the absence of neural drive. The discrete representation corresponding to the origin (‘both middle fingers’) was used as a ‘grasp’ command that froze the robot’s position and performed a ‘grasp’ if the hand were within an object’s virtual boundaries. We termed this control framework IBID for Input-Based Integrated control of continuous Dynamics (Fig. 7A). Note that the neuroprosthetic is continuous i.e., the robot’s position spans all 3D space with continuous first-order dynamics; it is the neural velocity input to the system that is discrete (at momentary intervals) when the user wants to engage the robot. This decoding framework allows for highly accurate 3D center-out trajectories along axial directions (Fig. S6, compared with a denovo ReFit-KF using ECoG signals)</w:t>
      </w:r>
      <w:r w:rsidR="00CB2EBB">
        <w:rPr>
          <w:rFonts w:ascii="Arial" w:hAnsi="Arial" w:cs="Arial"/>
        </w:rPr>
        <w:t>. It</w:t>
      </w:r>
      <w:r>
        <w:rPr>
          <w:rFonts w:ascii="Arial" w:hAnsi="Arial" w:cs="Arial"/>
        </w:rPr>
        <w:t xml:space="preserve"> also allows for “coasting” where the user can disengage and allow the robot’s internal dynamics to take over (Fig. S7A). The efficacy of IBID in precision trajectory control was then tested in a ‘path-tracing task’</w:t>
      </w:r>
      <w:r w:rsidR="00CB2EBB">
        <w:rPr>
          <w:rFonts w:ascii="Arial" w:hAnsi="Arial" w:cs="Arial"/>
        </w:rPr>
        <w:t>. This task</w:t>
      </w:r>
      <w:r>
        <w:rPr>
          <w:rFonts w:ascii="Arial" w:hAnsi="Arial" w:cs="Arial"/>
        </w:rPr>
        <w:t xml:space="preserve"> required the user to maintain stereotyped representational states over long time-periods and follow a predetermined path (Fig. 7B, top) to grasp a virtual cube (Fig. 7B). Similar to the discrete experiment, we still provided feedback of the decoder output via a red arrow. An example high-performance video for this task is shown in Supplementary Video 2. We observed highly accurate path traces (single-session examples in Fig. 7C).</w:t>
      </w:r>
    </w:p>
    <w:p w14:paraId="0220ED77" w14:textId="77777777" w:rsidR="002200FF" w:rsidRDefault="002200FF" w:rsidP="002200FF">
      <w:pPr>
        <w:spacing w:line="288" w:lineRule="auto"/>
        <w:contextualSpacing/>
        <w:jc w:val="both"/>
        <w:rPr>
          <w:rFonts w:ascii="Arial" w:hAnsi="Arial" w:cs="Arial"/>
        </w:rPr>
      </w:pPr>
    </w:p>
    <w:p w14:paraId="44429186" w14:textId="36545C05" w:rsidR="002200FF" w:rsidRDefault="002200FF" w:rsidP="00956496">
      <w:pPr>
        <w:spacing w:line="288" w:lineRule="auto"/>
        <w:contextualSpacing/>
        <w:jc w:val="both"/>
        <w:rPr>
          <w:rFonts w:ascii="Arial" w:hAnsi="Arial" w:cs="Arial"/>
        </w:rPr>
      </w:pPr>
      <w:r>
        <w:rPr>
          <w:rFonts w:ascii="Arial" w:hAnsi="Arial" w:cs="Arial"/>
        </w:rPr>
        <w:t>It should also be noted that our decoding framework does not preclude ‘off-axis’ control. Specifically, by serially switching between representational states more rapidly, diagonal trajectories can be executed, i.e., characterized by coarticulation of multiple axial velocities. Example off-axis trajectories with precise coarticulate velocity control in 3D space are shown in Fig. 7D and 7E. Such continuous off-axis trajectories are distinct from non-integrated perpendicular steps to reach diagonal targets (‘etch-a-sketch’ control). The null model for this latter scenario is shown in Fig. 7F for exemplar 2D velocity control in 3D space, characterized by directional non-integrated steps only along the cardinal axes</w:t>
      </w:r>
      <w:r w:rsidR="00CB2EBB">
        <w:rPr>
          <w:rFonts w:ascii="Arial" w:hAnsi="Arial" w:cs="Arial"/>
        </w:rPr>
        <w:t>. Non-integrated steps</w:t>
      </w:r>
      <w:r>
        <w:rPr>
          <w:rFonts w:ascii="Arial" w:hAnsi="Arial" w:cs="Arial"/>
        </w:rPr>
        <w:t xml:space="preserve"> result in a constant error of 45 degrees with the direction of the ideal velocity straight towards the target (Fig. 7F). The lack of covariation also implies that principal component analyses (PCA) on kinematic data would recapitulate the cardinal directions as PCs (Fig. 7F). In contrast, data from B1 revealed significant covariation in </w:t>
      </w:r>
      <w:del w:id="36" w:author="nikhilesh natraj" w:date="2023-07-31T16:58:00Z">
        <w:r w:rsidDel="00945F80">
          <w:rPr>
            <w:rFonts w:ascii="Arial" w:hAnsi="Arial" w:cs="Arial"/>
          </w:rPr>
          <w:delText xml:space="preserve">2D </w:delText>
        </w:r>
      </w:del>
      <w:r>
        <w:rPr>
          <w:rFonts w:ascii="Arial" w:hAnsi="Arial" w:cs="Arial"/>
        </w:rPr>
        <w:t>velocities due to the integration in IBID (</w:t>
      </w:r>
      <w:r w:rsidR="000C2504">
        <w:rPr>
          <w:rFonts w:ascii="Arial" w:hAnsi="Arial" w:cs="Arial"/>
        </w:rPr>
        <w:t xml:space="preserve">PCA, </w:t>
      </w:r>
      <w:r>
        <w:rPr>
          <w:rFonts w:ascii="Arial" w:hAnsi="Arial" w:cs="Arial"/>
        </w:rPr>
        <w:t>Fig. 7G</w:t>
      </w:r>
      <w:r w:rsidR="000C2504">
        <w:rPr>
          <w:rFonts w:ascii="Arial" w:hAnsi="Arial" w:cs="Arial"/>
        </w:rPr>
        <w:t xml:space="preserve"> left</w:t>
      </w:r>
      <w:r>
        <w:rPr>
          <w:rFonts w:ascii="Arial" w:hAnsi="Arial" w:cs="Arial"/>
        </w:rPr>
        <w:t xml:space="preserve">). </w:t>
      </w:r>
      <w:r w:rsidR="00956496">
        <w:rPr>
          <w:rFonts w:ascii="Arial" w:hAnsi="Arial" w:cs="Arial"/>
        </w:rPr>
        <w:t xml:space="preserve">In addition, the integrated IBID velocities on average were always in line with the ideal direction towards the target (Fig. 7G, right, </w:t>
      </w:r>
      <w:r w:rsidR="00956496">
        <w:rPr>
          <w:rFonts w:ascii="Arial" w:eastAsiaTheme="minorEastAsia" w:hAnsi="Arial" w:cs="Arial"/>
        </w:rPr>
        <w:t xml:space="preserve">error in difference between ideal and IBID: 1.885 degrees [95% C.I. -5.21degrees </w:t>
      </w:r>
      <m:oMath>
        <m:r>
          <w:rPr>
            <w:rFonts w:ascii="Cambria Math" w:eastAsiaTheme="minorEastAsia" w:hAnsi="Cambria Math" w:cs="Arial"/>
          </w:rPr>
          <m:t>to</m:t>
        </m:r>
      </m:oMath>
      <w:r w:rsidR="00956496">
        <w:rPr>
          <w:rFonts w:ascii="Arial" w:eastAsiaTheme="minorEastAsia" w:hAnsi="Arial" w:cs="Arial"/>
        </w:rPr>
        <w:t xml:space="preserve"> 1.44degrees]</w:t>
      </w:r>
      <w:r w:rsidR="00956496">
        <w:rPr>
          <w:rFonts w:ascii="Arial" w:hAnsi="Arial" w:cs="Arial"/>
        </w:rPr>
        <w:t xml:space="preserve"> </w:t>
      </w:r>
      <m:oMath>
        <m:r>
          <w:rPr>
            <w:rFonts w:ascii="Cambria Math" w:hAnsi="Cambria Math" w:cs="Arial"/>
          </w:rPr>
          <m:t>Rayleigh test-statistic =440.126, p=4.81×</m:t>
        </m:r>
        <m:sSup>
          <m:sSupPr>
            <m:ctrlPr>
              <w:rPr>
                <w:rFonts w:ascii="Cambria Math" w:hAnsi="Cambria Math" w:cs="Arial"/>
                <w:i/>
              </w:rPr>
            </m:ctrlPr>
          </m:sSupPr>
          <m:e>
            <m:r>
              <w:rPr>
                <w:rFonts w:ascii="Cambria Math" w:hAnsi="Cambria Math" w:cs="Arial"/>
              </w:rPr>
              <m:t>10</m:t>
            </m:r>
          </m:e>
          <m:sup>
            <m:r>
              <w:rPr>
                <w:rFonts w:ascii="Cambria Math" w:hAnsi="Cambria Math" w:cs="Arial"/>
              </w:rPr>
              <m:t>-221</m:t>
            </m:r>
          </m:sup>
        </m:sSup>
        <m:r>
          <w:rPr>
            <w:rFonts w:ascii="Cambria Math" w:hAnsi="Cambria Math" w:cs="Arial"/>
          </w:rPr>
          <m:t xml:space="preserve"> </m:t>
        </m:r>
      </m:oMath>
      <w:r w:rsidR="00956496">
        <w:rPr>
          <w:rFonts w:ascii="Arial" w:eastAsiaTheme="minorEastAsia" w:hAnsi="Arial" w:cs="Arial"/>
        </w:rPr>
        <w:t>)</w:t>
      </w:r>
      <w:r w:rsidR="00956496">
        <w:rPr>
          <w:rFonts w:ascii="Arial" w:hAnsi="Arial" w:cs="Arial"/>
        </w:rPr>
        <w:t xml:space="preserve"> unlike the prediction of the null model (45 degrees). </w:t>
      </w:r>
      <w:r>
        <w:rPr>
          <w:rFonts w:ascii="Arial" w:hAnsi="Arial" w:cs="Arial"/>
        </w:rPr>
        <w:t xml:space="preserve">B1 was also able to access off-axis directions by coactivating multiple stereotyped representations simultaneously e.g., imagining </w:t>
      </w:r>
      <w:r w:rsidR="000E72B1">
        <w:rPr>
          <w:rFonts w:ascii="Arial" w:hAnsi="Arial" w:cs="Arial"/>
        </w:rPr>
        <w:t xml:space="preserve">the </w:t>
      </w:r>
      <w:r>
        <w:rPr>
          <w:rFonts w:ascii="Arial" w:hAnsi="Arial" w:cs="Arial"/>
        </w:rPr>
        <w:t>right thumb plus head to access targets in the positive XY quadrant (Fig. S7B)</w:t>
      </w:r>
      <w:r w:rsidR="00956496">
        <w:rPr>
          <w:rFonts w:ascii="Arial" w:hAnsi="Arial" w:cs="Arial"/>
        </w:rPr>
        <w:t>,</w:t>
      </w:r>
      <w:r>
        <w:rPr>
          <w:rFonts w:ascii="Arial" w:hAnsi="Arial" w:cs="Arial"/>
        </w:rPr>
        <w:t xml:space="preserve"> further highlighting the flexibility of our decoding framework. </w:t>
      </w:r>
    </w:p>
    <w:p w14:paraId="48D58A5D" w14:textId="77777777" w:rsidR="002200FF" w:rsidRDefault="002200FF" w:rsidP="002200FF">
      <w:pPr>
        <w:spacing w:line="288" w:lineRule="auto"/>
        <w:contextualSpacing/>
        <w:jc w:val="both"/>
        <w:rPr>
          <w:rFonts w:ascii="Arial" w:hAnsi="Arial" w:cs="Arial"/>
        </w:rPr>
      </w:pPr>
    </w:p>
    <w:p w14:paraId="4329E39B" w14:textId="461F11BC" w:rsidR="002200FF" w:rsidRDefault="002200FF" w:rsidP="002200FF">
      <w:pPr>
        <w:spacing w:line="288" w:lineRule="auto"/>
        <w:contextualSpacing/>
        <w:jc w:val="both"/>
        <w:rPr>
          <w:rFonts w:ascii="Arial" w:hAnsi="Arial" w:cs="Arial"/>
        </w:rPr>
      </w:pPr>
      <w:r>
        <w:rPr>
          <w:rFonts w:ascii="Arial" w:hAnsi="Arial" w:cs="Arial"/>
        </w:rPr>
        <w:t>Finally, unlike approaches that have an explicit relationship between neural activity and end-effector kinematics (e.g., regression-based approaches) our framework allows for broader generalizability. For instance, we found that B1 could immediately and proficiently use the PnP decoder even with a significant perturbation to the visual perspective</w:t>
      </w:r>
      <w:r w:rsidR="00173775">
        <w:rPr>
          <w:rFonts w:ascii="Arial" w:hAnsi="Arial" w:cs="Arial"/>
        </w:rPr>
        <w:t xml:space="preserve"> and without any recalibration or relearning control. Single-session confusion matrices when</w:t>
      </w:r>
      <w:r>
        <w:rPr>
          <w:rFonts w:ascii="Arial" w:hAnsi="Arial" w:cs="Arial"/>
        </w:rPr>
        <w:t xml:space="preserve"> operating the PnP decoder from </w:t>
      </w:r>
      <w:r>
        <w:rPr>
          <w:rFonts w:ascii="Arial" w:hAnsi="Arial" w:cs="Arial"/>
        </w:rPr>
        <w:lastRenderedPageBreak/>
        <w:t>either an allocentric frame (</w:t>
      </w:r>
      <w:r w:rsidR="00173775">
        <w:rPr>
          <w:rFonts w:ascii="Arial" w:hAnsi="Arial" w:cs="Arial"/>
        </w:rPr>
        <w:t>86% accuracy</w:t>
      </w:r>
      <w:r>
        <w:rPr>
          <w:rFonts w:ascii="Arial" w:hAnsi="Arial" w:cs="Arial"/>
        </w:rPr>
        <w:t>) or a left-handed framework of reference (</w:t>
      </w:r>
      <w:r w:rsidR="00173775">
        <w:rPr>
          <w:rFonts w:ascii="Arial" w:hAnsi="Arial" w:cs="Arial"/>
        </w:rPr>
        <w:t>94% accuracy</w:t>
      </w:r>
      <w:r>
        <w:rPr>
          <w:rFonts w:ascii="Arial" w:hAnsi="Arial" w:cs="Arial"/>
        </w:rPr>
        <w:t xml:space="preserve">) </w:t>
      </w:r>
      <w:r w:rsidR="00173775">
        <w:rPr>
          <w:rFonts w:ascii="Arial" w:hAnsi="Arial" w:cs="Arial"/>
        </w:rPr>
        <w:t>are shown in Fig</w:t>
      </w:r>
      <w:ins w:id="37" w:author="nikhilesh natraj" w:date="2023-07-31T17:35:00Z">
        <w:r w:rsidR="00B4195D">
          <w:rPr>
            <w:rFonts w:ascii="Arial" w:hAnsi="Arial" w:cs="Arial"/>
          </w:rPr>
          <w:t>.</w:t>
        </w:r>
      </w:ins>
      <w:r w:rsidR="00173775">
        <w:rPr>
          <w:rFonts w:ascii="Arial" w:hAnsi="Arial" w:cs="Arial"/>
        </w:rPr>
        <w:t xml:space="preserve"> S7C and S7D respectively. This</w:t>
      </w:r>
      <w:r>
        <w:rPr>
          <w:rFonts w:ascii="Arial" w:hAnsi="Arial" w:cs="Arial"/>
        </w:rPr>
        <w:t xml:space="preserve"> further </w:t>
      </w:r>
      <w:r w:rsidR="00173775">
        <w:rPr>
          <w:rFonts w:ascii="Arial" w:hAnsi="Arial" w:cs="Arial"/>
        </w:rPr>
        <w:t xml:space="preserve">highlighted </w:t>
      </w:r>
      <w:r>
        <w:rPr>
          <w:rFonts w:ascii="Arial" w:hAnsi="Arial" w:cs="Arial"/>
        </w:rPr>
        <w:t xml:space="preserve">the remarkable flexibility of discrete representations as stable BCI control signals. </w:t>
      </w:r>
    </w:p>
    <w:p w14:paraId="390D98A3" w14:textId="77777777" w:rsidR="002200FF" w:rsidRDefault="002200FF" w:rsidP="002200FF">
      <w:pPr>
        <w:spacing w:line="288" w:lineRule="auto"/>
        <w:contextualSpacing/>
        <w:jc w:val="both"/>
        <w:rPr>
          <w:rFonts w:ascii="Arial" w:hAnsi="Arial" w:cs="Arial"/>
          <w:b/>
          <w:bCs/>
        </w:rPr>
      </w:pPr>
    </w:p>
    <w:p w14:paraId="59A56B32" w14:textId="763D74CD" w:rsidR="002200FF" w:rsidRPr="005C6327" w:rsidRDefault="002200FF" w:rsidP="002200FF">
      <w:pPr>
        <w:spacing w:line="288" w:lineRule="auto"/>
        <w:contextualSpacing/>
        <w:jc w:val="both"/>
        <w:rPr>
          <w:rFonts w:ascii="Arial" w:hAnsi="Arial" w:cs="Arial"/>
          <w:sz w:val="24"/>
          <w:szCs w:val="24"/>
        </w:rPr>
      </w:pPr>
      <w:r w:rsidRPr="005C6327">
        <w:rPr>
          <w:rFonts w:ascii="Arial" w:hAnsi="Arial" w:cs="Arial"/>
          <w:b/>
          <w:bCs/>
          <w:sz w:val="24"/>
          <w:szCs w:val="24"/>
        </w:rPr>
        <w:t xml:space="preserve">hDoF </w:t>
      </w:r>
      <w:r>
        <w:rPr>
          <w:rFonts w:ascii="Arial" w:hAnsi="Arial" w:cs="Arial"/>
          <w:b/>
          <w:bCs/>
          <w:sz w:val="24"/>
          <w:szCs w:val="24"/>
        </w:rPr>
        <w:t xml:space="preserve">virtual </w:t>
      </w:r>
      <w:r w:rsidRPr="005C6327">
        <w:rPr>
          <w:rFonts w:ascii="Arial" w:hAnsi="Arial" w:cs="Arial"/>
          <w:b/>
          <w:bCs/>
          <w:sz w:val="24"/>
          <w:szCs w:val="24"/>
        </w:rPr>
        <w:t xml:space="preserve">control </w:t>
      </w:r>
      <w:r>
        <w:rPr>
          <w:rFonts w:ascii="Arial" w:hAnsi="Arial" w:cs="Arial"/>
          <w:b/>
          <w:bCs/>
          <w:sz w:val="24"/>
          <w:szCs w:val="24"/>
        </w:rPr>
        <w:t xml:space="preserve">of </w:t>
      </w:r>
      <w:r w:rsidRPr="005C6327">
        <w:rPr>
          <w:rFonts w:ascii="Arial" w:hAnsi="Arial" w:cs="Arial"/>
          <w:b/>
          <w:bCs/>
          <w:sz w:val="24"/>
          <w:szCs w:val="24"/>
        </w:rPr>
        <w:t>reach</w:t>
      </w:r>
      <w:r>
        <w:rPr>
          <w:rFonts w:ascii="Arial" w:hAnsi="Arial" w:cs="Arial"/>
          <w:b/>
          <w:bCs/>
          <w:sz w:val="24"/>
          <w:szCs w:val="24"/>
        </w:rPr>
        <w:t xml:space="preserve">ing and </w:t>
      </w:r>
      <w:r w:rsidRPr="005C6327">
        <w:rPr>
          <w:rFonts w:ascii="Arial" w:hAnsi="Arial" w:cs="Arial"/>
          <w:b/>
          <w:bCs/>
          <w:sz w:val="24"/>
          <w:szCs w:val="24"/>
        </w:rPr>
        <w:t>grasp</w:t>
      </w:r>
      <w:r w:rsidR="000E72B1">
        <w:rPr>
          <w:rFonts w:ascii="Arial" w:hAnsi="Arial" w:cs="Arial"/>
          <w:b/>
          <w:bCs/>
          <w:sz w:val="24"/>
          <w:szCs w:val="24"/>
        </w:rPr>
        <w:t>ing</w:t>
      </w:r>
      <w:r w:rsidRPr="005C6327">
        <w:rPr>
          <w:rFonts w:ascii="Arial" w:hAnsi="Arial" w:cs="Arial"/>
          <w:b/>
          <w:bCs/>
          <w:sz w:val="24"/>
          <w:szCs w:val="24"/>
        </w:rPr>
        <w:t xml:space="preserve"> </w:t>
      </w:r>
    </w:p>
    <w:p w14:paraId="3A0E5008" w14:textId="2EB6DEA0" w:rsidR="002200FF" w:rsidRDefault="002200FF" w:rsidP="002200FF">
      <w:pPr>
        <w:spacing w:line="288" w:lineRule="auto"/>
        <w:contextualSpacing/>
        <w:jc w:val="both"/>
        <w:rPr>
          <w:rFonts w:ascii="Arial" w:eastAsiaTheme="minorEastAsia" w:hAnsi="Arial" w:cs="Arial"/>
        </w:rPr>
      </w:pPr>
      <w:r>
        <w:rPr>
          <w:rFonts w:ascii="Arial" w:hAnsi="Arial" w:cs="Arial"/>
        </w:rPr>
        <w:t xml:space="preserve">We then proceeded to extend the IBID control framework to more complex hand-object interactions. Specifically, instead of only focusing on transport, we also assessed </w:t>
      </w:r>
      <w:r w:rsidR="000E72B1">
        <w:rPr>
          <w:rFonts w:ascii="Arial" w:hAnsi="Arial" w:cs="Arial"/>
        </w:rPr>
        <w:t xml:space="preserve">the </w:t>
      </w:r>
      <w:r>
        <w:rPr>
          <w:rFonts w:ascii="Arial" w:eastAsiaTheme="minorEastAsia" w:hAnsi="Arial" w:cs="Arial"/>
        </w:rPr>
        <w:t xml:space="preserve">control of a gripper. A common method to enable such hDoF control is via a mode-switch command </w:t>
      </w:r>
      <w:r>
        <w:rPr>
          <w:rFonts w:ascii="Arial" w:eastAsiaTheme="minorEastAsia" w:hAnsi="Arial" w:cs="Arial"/>
        </w:rPr>
        <w:fldChar w:fldCharType="begin"/>
      </w:r>
      <w:r>
        <w:rPr>
          <w:rFonts w:ascii="Arial" w:eastAsiaTheme="minorEastAsia" w:hAnsi="Arial" w:cs="Arial"/>
        </w:rPr>
        <w:instrText xml:space="preserve"> ADDIN EN.CITE &lt;EndNote&gt;&lt;Cite&gt;&lt;Author&gt;Jain&lt;/Author&gt;&lt;Year&gt;2018&lt;/Year&gt;&lt;RecNum&gt;345&lt;/RecNum&gt;&lt;DisplayText&gt;(Jain and Argall, 2018)&lt;/DisplayText&gt;&lt;record&gt;&lt;rec-number&gt;345&lt;/rec-number&gt;&lt;foreign-keys&gt;&lt;key app="EN" db-id="095vzf2zzvarpaezad9xw50uwvzwsd59edf9" timestamp="1681613468"&gt;345&lt;/key&gt;&lt;/foreign-keys&gt;&lt;ref-type name="Conference Proceedings"&gt;10&lt;/ref-type&gt;&lt;contributors&gt;&lt;authors&gt;&lt;author&gt;Jain, Siddarth&lt;/author&gt;&lt;author&gt;Argall, Brenna&lt;/author&gt;&lt;/authors&gt;&lt;/contributors&gt;&lt;titles&gt;&lt;title&gt;Recursive bayesian human intent recognition in shared-control robotics&lt;/title&gt;&lt;secondary-title&gt;2018 IEEE/RSJ International Conference on Intelligent Robots and Systems (IROS)&lt;/secondary-title&gt;&lt;/titles&gt;&lt;pages&gt;3905-3912&lt;/pages&gt;&lt;dates&gt;&lt;year&gt;2018&lt;/year&gt;&lt;/dates&gt;&lt;publisher&gt;IEEE&lt;/publisher&gt;&lt;isbn&gt;1538680947&lt;/isbn&gt;&lt;urls&gt;&lt;/urls&gt;&lt;/record&gt;&lt;/Cite&gt;&lt;/EndNote&gt;</w:instrText>
      </w:r>
      <w:r>
        <w:rPr>
          <w:rFonts w:ascii="Arial" w:eastAsiaTheme="minorEastAsia" w:hAnsi="Arial" w:cs="Arial"/>
        </w:rPr>
        <w:fldChar w:fldCharType="separate"/>
      </w:r>
      <w:r>
        <w:rPr>
          <w:rFonts w:ascii="Arial" w:eastAsiaTheme="minorEastAsia" w:hAnsi="Arial" w:cs="Arial"/>
          <w:noProof/>
        </w:rPr>
        <w:t>(Jain and Argall, 2018)</w:t>
      </w:r>
      <w:r>
        <w:rPr>
          <w:rFonts w:ascii="Arial" w:eastAsiaTheme="minorEastAsia" w:hAnsi="Arial" w:cs="Arial"/>
        </w:rPr>
        <w:fldChar w:fldCharType="end"/>
      </w:r>
      <w:r>
        <w:rPr>
          <w:rFonts w:ascii="Arial" w:eastAsiaTheme="minorEastAsia" w:hAnsi="Arial" w:cs="Arial"/>
        </w:rPr>
        <w:t xml:space="preserve"> wherein the user can selectively transition between and operate within the two phases (Fig. 8A and 8B). The main impetus for this was to further assess the flexibility of representations in allowing changes in mapping from transport control to gripper control. For end-point reach control, we used the same IBID transport framework as described in Fig. 7A. However, the ‘both middle fingers’ action was now used as a mode-switch to toggle between the transport and gripper phases. </w:t>
      </w:r>
    </w:p>
    <w:p w14:paraId="522107D7" w14:textId="77777777" w:rsidR="002200FF" w:rsidRDefault="002200FF" w:rsidP="002200FF">
      <w:pPr>
        <w:spacing w:line="288" w:lineRule="auto"/>
        <w:contextualSpacing/>
        <w:jc w:val="both"/>
        <w:rPr>
          <w:rFonts w:ascii="Arial" w:eastAsiaTheme="minorEastAsia" w:hAnsi="Arial" w:cs="Arial"/>
        </w:rPr>
      </w:pPr>
    </w:p>
    <w:p w14:paraId="5836A124" w14:textId="690E4B95" w:rsidR="002200FF" w:rsidRDefault="002200FF" w:rsidP="002200FF">
      <w:pPr>
        <w:spacing w:line="288" w:lineRule="auto"/>
        <w:contextualSpacing/>
        <w:jc w:val="both"/>
        <w:rPr>
          <w:rFonts w:ascii="Arial" w:eastAsiaTheme="minorEastAsia" w:hAnsi="Arial" w:cs="Arial"/>
        </w:rPr>
      </w:pPr>
      <w:r>
        <w:rPr>
          <w:rFonts w:ascii="Arial" w:eastAsiaTheme="minorEastAsia" w:hAnsi="Arial" w:cs="Arial"/>
        </w:rPr>
        <w:t>During the gripper phase, the six actions used for cartesian reach control were remapped to gripper degrees-of-freedom (Fig. 8A and 8B)</w:t>
      </w:r>
      <w:r w:rsidR="00B04665">
        <w:rPr>
          <w:rFonts w:ascii="Arial" w:eastAsiaTheme="minorEastAsia" w:hAnsi="Arial" w:cs="Arial"/>
        </w:rPr>
        <w:t xml:space="preserve">. This </w:t>
      </w:r>
      <w:r>
        <w:rPr>
          <w:rFonts w:ascii="Arial" w:eastAsiaTheme="minorEastAsia" w:hAnsi="Arial" w:cs="Arial"/>
        </w:rPr>
        <w:t xml:space="preserve">included both rotational and transport </w:t>
      </w:r>
      <w:proofErr w:type="gramStart"/>
      <w:r>
        <w:rPr>
          <w:rFonts w:ascii="Arial" w:eastAsiaTheme="minorEastAsia" w:hAnsi="Arial" w:cs="Arial"/>
        </w:rPr>
        <w:t>dynamics</w:t>
      </w:r>
      <w:proofErr w:type="gramEnd"/>
      <w:r w:rsidR="004A0168">
        <w:rPr>
          <w:rFonts w:ascii="Arial" w:eastAsiaTheme="minorEastAsia" w:hAnsi="Arial" w:cs="Arial"/>
        </w:rPr>
        <w:t xml:space="preserve"> i.e., rotation of the hand around a fixed axis in line with the gripper, and forward and backward translation of the hand to reach and withdraw from an object (Fig. 8B)</w:t>
      </w:r>
      <w:r w:rsidR="0032698F">
        <w:rPr>
          <w:rFonts w:ascii="Arial" w:eastAsiaTheme="minorEastAsia" w:hAnsi="Arial" w:cs="Arial"/>
        </w:rPr>
        <w:t xml:space="preserve">. </w:t>
      </w:r>
      <w:r>
        <w:rPr>
          <w:rFonts w:ascii="Arial" w:eastAsiaTheme="minorEastAsia" w:hAnsi="Arial" w:cs="Arial"/>
        </w:rPr>
        <w:t xml:space="preserve">Similar to the robot end-point’s dynamics, the gripper dynamics were also first-order and smoothly decayed in the absence of neural drive. Finally, two separate actions were used for opening and closing the gripper. While the flexibility of our framework allows for arbitrary choices in remapping, we sought to keep control as intuitive as possible, for example, by using hand-specific actions for gripper opening and closing. An example trial in the virtual environment of B1’s complex hDoF control using the mode switch is shown in Fig. 8C. The task required B1 to grasp the green cube, transport it and place it on top of the white box (Supplementary Video 3). Snapshots of B1’s performance during the trial are shown in Fig. 8C, and the sequence of neural commands discerned by the PnP decoder are shown in Fig. S8. During object interactions (grasp and drop), B1 successfully mode switched from transport to gripper mode and vice versa for the transport phase. In addition, the neural drive was not constant but momentary, wherein B1 selectively engaged control in a very precise manner (Fig. S8). B1 gained rapid proficiency in using the mode-switch with a few sessions of practice and was able to execute this task with 100% accuracy in roughly a week of practice (Fig. 8D) with a median task completion time of 45s (Fig. 8E). </w:t>
      </w:r>
    </w:p>
    <w:p w14:paraId="406F4CA3" w14:textId="77777777" w:rsidR="007C7E1D" w:rsidRDefault="007C7E1D" w:rsidP="002200FF">
      <w:pPr>
        <w:spacing w:line="288" w:lineRule="auto"/>
        <w:contextualSpacing/>
        <w:jc w:val="both"/>
        <w:rPr>
          <w:rFonts w:ascii="Arial" w:eastAsiaTheme="minorEastAsia" w:hAnsi="Arial" w:cs="Arial"/>
        </w:rPr>
      </w:pPr>
    </w:p>
    <w:p w14:paraId="5C899AC2" w14:textId="77777777" w:rsidR="002200FF" w:rsidRDefault="002200FF" w:rsidP="002200FF">
      <w:pPr>
        <w:spacing w:line="288" w:lineRule="auto"/>
        <w:contextualSpacing/>
        <w:jc w:val="both"/>
        <w:rPr>
          <w:rFonts w:ascii="Arial" w:hAnsi="Arial" w:cs="Arial"/>
          <w:b/>
          <w:bCs/>
          <w:sz w:val="24"/>
          <w:szCs w:val="24"/>
        </w:rPr>
      </w:pPr>
      <w:r>
        <w:rPr>
          <w:rFonts w:ascii="Arial" w:hAnsi="Arial" w:cs="Arial"/>
          <w:b/>
          <w:bCs/>
          <w:sz w:val="24"/>
          <w:szCs w:val="24"/>
        </w:rPr>
        <w:t>L</w:t>
      </w:r>
      <w:r w:rsidRPr="005C6327">
        <w:rPr>
          <w:rFonts w:ascii="Arial" w:hAnsi="Arial" w:cs="Arial"/>
          <w:b/>
          <w:bCs/>
          <w:sz w:val="24"/>
          <w:szCs w:val="24"/>
        </w:rPr>
        <w:t xml:space="preserve">ong-term </w:t>
      </w:r>
      <w:r>
        <w:rPr>
          <w:rFonts w:ascii="Arial" w:hAnsi="Arial" w:cs="Arial"/>
          <w:b/>
          <w:bCs/>
          <w:sz w:val="24"/>
          <w:szCs w:val="24"/>
        </w:rPr>
        <w:t>control of grasping and object manipulation using the Kinova Jaco robot via deep learning</w:t>
      </w:r>
    </w:p>
    <w:p w14:paraId="2602E7AF" w14:textId="5E2702B6" w:rsidR="002200FF" w:rsidRDefault="002200FF" w:rsidP="002200FF">
      <w:pPr>
        <w:spacing w:line="288" w:lineRule="auto"/>
        <w:contextualSpacing/>
        <w:jc w:val="both"/>
        <w:rPr>
          <w:rFonts w:ascii="Arial" w:hAnsi="Arial" w:cs="Arial"/>
        </w:rPr>
      </w:pPr>
      <w:r>
        <w:rPr>
          <w:rFonts w:ascii="Arial" w:eastAsiaTheme="minorEastAsia" w:hAnsi="Arial" w:cs="Arial"/>
        </w:rPr>
        <w:t xml:space="preserve">Having become comfortable with using the mode-switch for complex hDoF control, we then </w:t>
      </w:r>
      <w:r>
        <w:rPr>
          <w:rFonts w:ascii="Arial" w:hAnsi="Arial" w:cs="Arial"/>
        </w:rPr>
        <w:t>translated our findings and framework for a real-world hDoF neuroprosthesis with a physical version of the Jaco robotic arm (Fig. 8F)</w:t>
      </w:r>
      <w:r>
        <w:rPr>
          <w:rFonts w:ascii="Arial" w:eastAsiaTheme="minorEastAsia" w:hAnsi="Arial" w:cs="Arial"/>
        </w:rPr>
        <w:t>.</w:t>
      </w:r>
      <w:r>
        <w:rPr>
          <w:rFonts w:ascii="Arial" w:hAnsi="Arial" w:cs="Arial"/>
        </w:rPr>
        <w:t xml:space="preserve"> In this setting, we replaced the feedforward PnP decoder with a recurrent neural network - RNN (implemented as stacked biLSTMs, Fig. </w:t>
      </w:r>
      <w:del w:id="38" w:author="nikhilesh natraj" w:date="2023-07-30T14:46:00Z">
        <w:r w:rsidDel="007E3E4A">
          <w:rPr>
            <w:rFonts w:ascii="Arial" w:hAnsi="Arial" w:cs="Arial"/>
          </w:rPr>
          <w:delText>S7</w:delText>
        </w:r>
      </w:del>
      <w:ins w:id="39" w:author="nikhilesh natraj" w:date="2023-07-30T14:46:00Z">
        <w:r w:rsidR="007E3E4A">
          <w:rPr>
            <w:rFonts w:ascii="Arial" w:hAnsi="Arial" w:cs="Arial"/>
          </w:rPr>
          <w:t>S</w:t>
        </w:r>
        <w:r w:rsidR="007E3E4A">
          <w:rPr>
            <w:rFonts w:ascii="Arial" w:hAnsi="Arial" w:cs="Arial"/>
          </w:rPr>
          <w:t>9</w:t>
        </w:r>
      </w:ins>
      <w:r>
        <w:rPr>
          <w:rFonts w:ascii="Arial" w:hAnsi="Arial" w:cs="Arial"/>
        </w:rPr>
        <w:t xml:space="preserve">, Methods </w:t>
      </w:r>
      <w:r>
        <w:rPr>
          <w:rFonts w:ascii="Arial" w:hAnsi="Arial" w:cs="Arial"/>
        </w:rPr>
        <w:fldChar w:fldCharType="begin"/>
      </w:r>
      <w:r>
        <w:rPr>
          <w:rFonts w:ascii="Arial" w:hAnsi="Arial" w:cs="Arial"/>
        </w:rPr>
        <w:instrText xml:space="preserve"> ADDIN EN.CITE &lt;EndNote&gt;&lt;Cite&gt;&lt;Author&gt;Hochreiter&lt;/Author&gt;&lt;Year&gt;1997&lt;/Year&gt;&lt;RecNum&gt;344&lt;/RecNum&gt;&lt;DisplayText&gt;(Hochreiter and Schmidhuber, 1997)&lt;/DisplayText&gt;&lt;record&gt;&lt;rec-number&gt;344&lt;/rec-number&gt;&lt;foreign-keys&gt;&lt;key app="EN" db-id="095vzf2zzvarpaezad9xw50uwvzwsd59edf9" timestamp="1681611563"&gt;344&lt;/key&gt;&lt;/foreign-keys&gt;&lt;ref-type name="Journal Article"&gt;17&lt;/ref-type&gt;&lt;contributors&gt;&lt;authors&gt;&lt;author&gt;Hochreiter, Sepp&lt;/author&gt;&lt;author&gt;Schmidhuber, Jürgen&lt;/author&gt;&lt;/authors&gt;&lt;/contributors&gt;&lt;titles&gt;&lt;title&gt;Long short-term memory&lt;/title&gt;&lt;secondary-title&gt;Neural computation&lt;/secondary-title&gt;&lt;/titles&gt;&lt;periodical&gt;&lt;full-title&gt;Neural computation&lt;/full-title&gt;&lt;/periodical&gt;&lt;pages&gt;1735-1780&lt;/pages&gt;&lt;volume&gt;9&lt;/volume&gt;&lt;number&gt;8&lt;/number&gt;&lt;dates&gt;&lt;year&gt;1997&lt;/year&gt;&lt;/dates&gt;&lt;isbn&gt;0899-7667&lt;/isbn&gt;&lt;urls&gt;&lt;/urls&gt;&lt;/record&gt;&lt;/Cite&gt;&lt;/EndNote&gt;</w:instrText>
      </w:r>
      <w:r>
        <w:rPr>
          <w:rFonts w:ascii="Arial" w:hAnsi="Arial" w:cs="Arial"/>
        </w:rPr>
        <w:fldChar w:fldCharType="separate"/>
      </w:r>
      <w:r>
        <w:rPr>
          <w:rFonts w:ascii="Arial" w:hAnsi="Arial" w:cs="Arial"/>
          <w:noProof/>
        </w:rPr>
        <w:t>(Hochreiter and Schmidhuber, 1997)</w:t>
      </w:r>
      <w:r>
        <w:rPr>
          <w:rFonts w:ascii="Arial" w:hAnsi="Arial" w:cs="Arial"/>
        </w:rPr>
        <w:fldChar w:fldCharType="end"/>
      </w:r>
      <w:r>
        <w:rPr>
          <w:rFonts w:ascii="Arial" w:hAnsi="Arial" w:cs="Arial"/>
        </w:rPr>
        <w:t xml:space="preserve">). While a simpler decoder based on just spatial somatotopic representations can be easily trained and used, we found that a more complex decoder </w:t>
      </w:r>
      <w:del w:id="40" w:author="nikhilesh natraj" w:date="2023-07-30T14:46:00Z">
        <w:r w:rsidDel="007E3E4A">
          <w:rPr>
            <w:rFonts w:ascii="Arial" w:hAnsi="Arial" w:cs="Arial"/>
          </w:rPr>
          <w:delText xml:space="preserve">(Fig. S9) </w:delText>
        </w:r>
      </w:del>
      <w:r>
        <w:rPr>
          <w:rFonts w:ascii="Arial" w:hAnsi="Arial" w:cs="Arial"/>
        </w:rPr>
        <w:lastRenderedPageBreak/>
        <w:t xml:space="preserve">trained on longitudinal spatiotemporal ECoG data significantly boosted performance while offering similar PnP stability. </w:t>
      </w:r>
      <w:del w:id="41" w:author="nikhilesh natraj" w:date="2023-07-30T14:47:00Z">
        <w:r w:rsidDel="007E3E4A">
          <w:rPr>
            <w:rFonts w:ascii="Arial" w:hAnsi="Arial" w:cs="Arial"/>
          </w:rPr>
          <w:delText xml:space="preserve">The input features </w:delText>
        </w:r>
        <w:r w:rsidDel="007E3E4A">
          <w:rPr>
            <w:rFonts w:ascii="Arial" w:eastAsiaTheme="minorEastAsia" w:hAnsi="Arial" w:cs="Arial"/>
          </w:rPr>
          <w:fldChar w:fldCharType="begin">
            <w:fldData xml:space="preserve">PEVuZE5vdGU+PENpdGU+PEF1dGhvcj5TY2hhbGs8L0F1dGhvcj48WWVhcj4yMDA3PC9ZZWFyPjxS
ZWNOdW0+MzA8L1JlY051bT48RGlzcGxheVRleHQ+KFNjaGFsayBldCBhbC4sIDIwMDc7IFBpc3Rv
aGwgZXQgYWwuLCAyMDA4OyBDaGFydGllciBldCBhbC4sIDIwMTg7IEFudW1hbmNoaXBhbGxpIGV0
IGFsLiwgMjAxOTsgTWV0emdlciBldCBhbC4sIDIwMjI7IE5hdHJhaiBldCBhbC4sIDIwMjIpPC9E
aXNwbGF5VGV4dD48cmVjb3JkPjxyZWMtbnVtYmVyPjMwPC9yZWMtbnVtYmVyPjxmb3JlaWduLWtl
eXM+PGtleSBhcHA9IkVOIiBkYi1pZD0iMDk1dnpmMnp6dmFycGFlemFkOXh3NTB1d3Z6d3NkNTll
ZGY5IiB0aW1lc3RhbXA9IjE1ODgxMjY0NDAiPjMwPC9rZXk+PC9mb3JlaWduLWtleXM+PHJlZi10
eXBlIG5hbWU9IkpvdXJuYWwgQXJ0aWNsZSI+MTc8L3JlZi10eXBlPjxjb250cmlidXRvcnM+PGF1
dGhvcnM+PGF1dGhvcj5TY2hhbGssIEc8L2F1dGhvcj48YXV0aG9yPkt1YmFuZWssIEo8L2F1dGhv
cj48YXV0aG9yPk1pbGxlciwgS0o8L2F1dGhvcj48YXV0aG9yPkFuZGVyc29uLCBOUjwvYXV0aG9y
PjxhdXRob3I+TGV1dGhhcmR0LCBFQzwvYXV0aG9yPjxhdXRob3I+T2plbWFubiwgSkc8L2F1dGhv
cj48YXV0aG9yPkxpbWJyaWNrLCBEYXZlPC9hdXRob3I+PGF1dGhvcj5Nb3JhbiwgRDwvYXV0aG9y
PjxhdXRob3I+R2VyaGFyZHQsIExBPC9hdXRob3I+PGF1dGhvcj5Xb2xwYXcsIEpSPC9hdXRob3I+
PC9hdXRob3JzPjwvY29udHJpYnV0b3JzPjx0aXRsZXM+PHRpdGxlPkRlY29kaW5nIHR3by1kaW1l
bnNpb25hbCBtb3ZlbWVudCB0cmFqZWN0b3JpZXMgdXNpbmcgZWxlY3Ryb2NvcnRpY29ncmFwaGlj
IHNpZ25hbHMgaW4gaHVtYW5zPC90aXRsZT48c2Vjb25kYXJ5LXRpdGxlPkpvdXJuYWwgb2YgbmV1
cmFsIGVuZ2luZWVyaW5nPC9zZWNvbmRhcnktdGl0bGU+PC90aXRsZXM+PHBlcmlvZGljYWw+PGZ1
bGwtdGl0bGU+Sm91cm5hbCBvZiBuZXVyYWwgZW5naW5lZXJpbmc8L2Z1bGwtdGl0bGU+PC9wZXJp
b2RpY2FsPjxwYWdlcz4yNjQ8L3BhZ2VzPjx2b2x1bWU+NDwvdm9sdW1lPjxudW1iZXI+MzwvbnVt
YmVyPjxkYXRlcz48eWVhcj4yMDA3PC95ZWFyPjwvZGF0ZXM+PGlzYm4+MTc0MS0yNTUyPC9pc2Ju
Pjx1cmxzPjwvdXJscz48L3JlY29yZD48L0NpdGU+PENpdGU+PEF1dGhvcj5BbnVtYW5jaGlwYWxs
aTwvQXV0aG9yPjxZZWFyPjIwMTk8L1llYXI+PFJlY051bT4zMzE8L1JlY051bT48cmVjb3JkPjxy
ZWMtbnVtYmVyPjMzMTwvcmVjLW51bWJlcj48Zm9yZWlnbi1rZXlzPjxrZXkgYXBwPSJFTiIgZGIt
aWQ9IjA5NXZ6ZjJ6enZhcnBhZXphZDl4dzUwdXd2endzZDU5ZWRmOSIgdGltZXN0YW1wPSIxNjc1
MzI0NjE1Ij4zMzE8L2tleT48L2ZvcmVpZ24ta2V5cz48cmVmLXR5cGUgbmFtZT0iSm91cm5hbCBB
cnRpY2xlIj4xNzwvcmVmLXR5cGU+PGNvbnRyaWJ1dG9ycz48YXV0aG9ycz48YXV0aG9yPkFudW1h
bmNoaXBhbGxpLCBHb3BhbGEgSzwvYXV0aG9yPjxhdXRob3I+Q2hhcnRpZXIsIEpvc2g8L2F1dGhv
cj48YXV0aG9yPkNoYW5nLCBFZHdhcmQgRjwvYXV0aG9yPjwvYXV0aG9ycz48L2NvbnRyaWJ1dG9y
cz48dGl0bGVzPjx0aXRsZT5TcGVlY2ggc3ludGhlc2lzIGZyb20gbmV1cmFsIGRlY29kaW5nIG9m
IHNwb2tlbiBzZW50ZW5jZXM8L3RpdGxlPjxzZWNvbmRhcnktdGl0bGU+TmF0dXJlPC9zZWNvbmRh
cnktdGl0bGU+PC90aXRsZXM+PHBlcmlvZGljYWw+PGZ1bGwtdGl0bGU+TmF0dXJlPC9mdWxsLXRp
dGxlPjwvcGVyaW9kaWNhbD48cGFnZXM+NDkzLTQ5ODwvcGFnZXM+PHZvbHVtZT41Njg8L3ZvbHVt
ZT48bnVtYmVyPjc3NTM8L251bWJlcj48ZGF0ZXM+PHllYXI+MjAxOTwveWVhcj48L2RhdGVzPjxp
c2JuPjE0NzYtNDY4NzwvaXNibj48dXJscz48L3VybHM+PC9yZWNvcmQ+PC9DaXRlPjxDaXRlPjxB
dXRob3I+TWV0emdlcjwvQXV0aG9yPjxZZWFyPjIwMjI8L1llYXI+PFJlY051bT4zMzA8L1JlY051
bT48cmVjb3JkPjxyZWMtbnVtYmVyPjMzMDwvcmVjLW51bWJlcj48Zm9yZWlnbi1rZXlzPjxrZXkg
YXBwPSJFTiIgZGItaWQ9IjA5NXZ6ZjJ6enZhcnBhZXphZDl4dzUwdXd2endzZDU5ZWRmOSIgdGlt
ZXN0YW1wPSIxNjc1Mjg5ODA2Ij4zMzA8L2tleT48L2ZvcmVpZ24ta2V5cz48cmVmLXR5cGUgbmFt
ZT0iSm91cm5hbCBBcnRpY2xlIj4xNzwvcmVmLXR5cGU+PGNvbnRyaWJ1dG9ycz48YXV0aG9ycz48
YXV0aG9yPk1ldHpnZXIsIFNlYW4gTDwvYXV0aG9yPjxhdXRob3I+TGl1LCBKZXNzaWUgUjwvYXV0
aG9yPjxhdXRob3I+TW9zZXMsIERhdmlkIEE8L2F1dGhvcj48YXV0aG9yPkRvdWdoZXJ0eSwgTWF4
aW1pbGlhbiBFPC9hdXRob3I+PGF1dGhvcj5TZWF0b24sIE1hcmdhcmV0IFA8L2F1dGhvcj48YXV0
aG9yPkxpdHRsZWpvaG4sIEtheWxvIFQ8L2F1dGhvcj48YXV0aG9yPkNoYXJ0aWVyLCBKb3NoPC9h
dXRob3I+PGF1dGhvcj5BbnVtYW5jaGlwYWxsaSwgR29wYWxhIEs8L2F1dGhvcj48YXV0aG9yPlR1
LUNoYW4sIEFkZWx5bjwvYXV0aG9yPjxhdXRob3I+R2FuZ3VseSwgS2FydW5lc2g8L2F1dGhvcj48
L2F1dGhvcnM+PC9jb250cmlidXRvcnM+PHRpdGxlcz48dGl0bGU+R2VuZXJhbGl6YWJsZSBzcGVs
bGluZyB1c2luZyBhIHNwZWVjaCBuZXVyb3Byb3N0aGVzaXMgaW4gYW4gaW5kaXZpZHVhbCB3aXRo
IHNldmVyZSBsaW1iIGFuZCB2b2NhbCBwYXJhbHlzaXM8L3RpdGxlPjxzZWNvbmRhcnktdGl0bGU+
TmF0dXJlIENvbW11bmljYXRpb25zPC9zZWNvbmRhcnktdGl0bGU+PC90aXRsZXM+PHBlcmlvZGlj
YWw+PGZ1bGwtdGl0bGU+TmF0dXJlIGNvbW11bmljYXRpb25zPC9mdWxsLXRpdGxlPjwvcGVyaW9k
aWNhbD48cGFnZXM+NjUxMDwvcGFnZXM+PHZvbHVtZT4xMzwvdm9sdW1lPjxudW1iZXI+MTwvbnVt
YmVyPjxkYXRlcz48eWVhcj4yMDIyPC95ZWFyPjwvZGF0ZXM+PGlzYm4+MjA0MS0xNzIzPC9pc2Ju
Pjx1cmxzPjwvdXJscz48L3JlY29yZD48L0NpdGU+PENpdGU+PEF1dGhvcj5DaGFydGllcjwvQXV0
aG9yPjxZZWFyPjIwMTg8L1llYXI+PFJlY051bT4zNDY8L1JlY051bT48cmVjb3JkPjxyZWMtbnVt
YmVyPjM0NjwvcmVjLW51bWJlcj48Zm9yZWlnbi1rZXlzPjxrZXkgYXBwPSJFTiIgZGItaWQ9IjA5
NXZ6ZjJ6enZhcnBhZXphZDl4dzUwdXd2endzZDU5ZWRmOSIgdGltZXN0YW1wPSIxNjgxNjY2Mzky
Ij4zNDY8L2tleT48L2ZvcmVpZ24ta2V5cz48cmVmLXR5cGUgbmFtZT0iSm91cm5hbCBBcnRpY2xl
Ij4xNzwvcmVmLXR5cGU+PGNvbnRyaWJ1dG9ycz48YXV0aG9ycz48YXV0aG9yPkNoYXJ0aWVyLCBK
b3NoPC9hdXRob3I+PGF1dGhvcj5BbnVtYW5jaGlwYWxsaSwgR29wYWxhIEs8L2F1dGhvcj48YXV0
aG9yPkpvaG5zb24sIEtlaXRoPC9hdXRob3I+PGF1dGhvcj5DaGFuZywgRWR3YXJkIEY8L2F1dGhv
cj48L2F1dGhvcnM+PC9jb250cmlidXRvcnM+PHRpdGxlcz48dGl0bGU+RW5jb2Rpbmcgb2YgYXJ0
aWN1bGF0b3J5IGtpbmVtYXRpYyB0cmFqZWN0b3JpZXMgaW4gaHVtYW4gc3BlZWNoIHNlbnNvcmlt
b3RvciBjb3J0ZXg8L3RpdGxlPjxzZWNvbmRhcnktdGl0bGU+TmV1cm9uPC9zZWNvbmRhcnktdGl0
bGU+PC90aXRsZXM+PHBlcmlvZGljYWw+PGZ1bGwtdGl0bGU+TmV1cm9uPC9mdWxsLXRpdGxlPjwv
cGVyaW9kaWNhbD48cGFnZXM+MTA0Mi0xMDU0LiBlNDwvcGFnZXM+PHZvbHVtZT45ODwvdm9sdW1l
PjxudW1iZXI+NTwvbnVtYmVyPjxkYXRlcz48eWVhcj4yMDE4PC95ZWFyPjwvZGF0ZXM+PGlzYm4+
MDg5Ni02MjczPC9pc2JuPjx1cmxzPjwvdXJscz48L3JlY29yZD48L0NpdGU+PENpdGU+PEF1dGhv
cj5OYXRyYWo8L0F1dGhvcj48WWVhcj4yMDIyPC9ZZWFyPjxSZWNOdW0+Mjg3PC9SZWNOdW0+PHJl
Y29yZD48cmVjLW51bWJlcj4yODc8L3JlYy1udW1iZXI+PGZvcmVpZ24ta2V5cz48a2V5IGFwcD0i
RU4iIGRiLWlkPSIwOTV2emYyenp2YXJwYWV6YWQ5eHc1MHV3dnp3c2Q1OWVkZjkiIHRpbWVzdGFt
cD0iMTY3MjA0MzcyMCI+Mjg3PC9rZXk+PC9mb3JlaWduLWtleXM+PHJlZi10eXBlIG5hbWU9Ikpv
dXJuYWwgQXJ0aWNsZSI+MTc8L3JlZi10eXBlPjxjb250cmlidXRvcnM+PGF1dGhvcnM+PGF1dGhv
cj5OYXRyYWosIE5pa2hpbGVzaDwvYXV0aG9yPjxhdXRob3I+U2lsdmVyc21pdGgsIERhbmllbCBC
PC9hdXRob3I+PGF1dGhvcj5DaGFuZywgRWR3YXJkIEY8L2F1dGhvcj48YXV0aG9yPkdhbmd1bHks
IEthcnVuZXNoPC9hdXRob3I+PC9hdXRob3JzPjwvY29udHJpYnV0b3JzPjx0aXRsZXM+PHRpdGxl
PkNvbXBhcnRtZW50YWxpemVkIGR5bmFtaWNzIHdpdGhpbiBhIGNvbW1vbiBtdWx0aS1hcmVhIG1l
c29zY2FsZSBtYW5pZm9sZCByZXByZXNlbnQgYSByZXBlcnRvaXJlIG9mIGh1bWFuIGhhbmQgbW92
ZW1lbnRzPC90aXRsZT48c2Vjb25kYXJ5LXRpdGxlPk5ldXJvbjwvc2Vjb25kYXJ5LXRpdGxlPjwv
dGl0bGVzPjxwZXJpb2RpY2FsPjxmdWxsLXRpdGxlPk5ldXJvbjwvZnVsbC10aXRsZT48L3Blcmlv
ZGljYWw+PHBhZ2VzPjE1NC0xNzQuIGUxMjwvcGFnZXM+PHZvbHVtZT4xMTA8L3ZvbHVtZT48bnVt
YmVyPjE8L251bWJlcj48ZGF0ZXM+PHllYXI+MjAyMjwveWVhcj48L2RhdGVzPjxpc2JuPjA4OTYt
NjI3MzwvaXNibj48dXJscz48L3VybHM+PC9yZWNvcmQ+PC9DaXRlPjxDaXRlPjxBdXRob3I+UGlz
dG9obDwvQXV0aG9yPjxZZWFyPjIwMDg8L1llYXI+PFJlY051bT42MTwvUmVjTnVtPjxyZWNvcmQ+
PHJlYy1udW1iZXI+NjE8L3JlYy1udW1iZXI+PGZvcmVpZ24ta2V5cz48a2V5IGFwcD0iRU4iIGRi
LWlkPSIwOTV2emYyenp2YXJwYWV6YWQ5eHc1MHV3dnp3c2Q1OWVkZjkiIHRpbWVzdGFtcD0iMTU5
MjQyMjA0MiI+NjE8L2tleT48L2ZvcmVpZ24ta2V5cz48cmVmLXR5cGUgbmFtZT0iSm91cm5hbCBB
cnRpY2xlIj4xNzwvcmVmLXR5cGU+PGNvbnRyaWJ1dG9ycz48YXV0aG9ycz48YXV0aG9yPlBpc3Rv
aGwsIFRvYmlhczwvYXV0aG9yPjxhdXRob3I+QmFsbCwgVG9uaW88L2F1dGhvcj48YXV0aG9yPlNj
aHVsemUtQm9uaGFnZSwgQW5kcmVhczwvYXV0aG9yPjxhdXRob3I+QWVydHNlbiwgQWQ8L2F1dGhv
cj48YXV0aG9yPk1laHJpbmcsIENhcnN0ZW48L2F1dGhvcj48L2F1dGhvcnM+PC9jb250cmlidXRv
cnM+PHRpdGxlcz48dGl0bGU+UHJlZGljdGlvbiBvZiBhcm0gbW92ZW1lbnQgdHJhamVjdG9yaWVz
IGZyb20gRUNvRy1yZWNvcmRpbmdzIGluIGh1bWFuczwvdGl0bGU+PHNlY29uZGFyeS10aXRsZT5K
b3VybmFsIG9mIG5ldXJvc2NpZW5jZSBtZXRob2RzPC9zZWNvbmRhcnktdGl0bGU+PC90aXRsZXM+
PHBlcmlvZGljYWw+PGZ1bGwtdGl0bGU+Sm91cm5hbCBvZiBuZXVyb3NjaWVuY2UgbWV0aG9kczwv
ZnVsbC10aXRsZT48L3BlcmlvZGljYWw+PHBhZ2VzPjEwNS0xMTQ8L3BhZ2VzPjx2b2x1bWU+MTY3
PC92b2x1bWU+PG51bWJlcj4xPC9udW1iZXI+PGRhdGVzPjx5ZWFyPjIwMDg8L3llYXI+PC9kYXRl
cz48aXNibj4wMTY1LTAyNzA8L2lzYm4+PHVybHM+PC91cmxzPjwvcmVjb3JkPjwvQ2l0ZT48L0Vu
ZE5vdGU+AG==
</w:fldData>
          </w:fldChar>
        </w:r>
        <w:r w:rsidDel="007E3E4A">
          <w:rPr>
            <w:rFonts w:ascii="Arial" w:eastAsiaTheme="minorEastAsia" w:hAnsi="Arial" w:cs="Arial"/>
          </w:rPr>
          <w:delInstrText xml:space="preserve"> ADDIN EN.CITE </w:delInstrText>
        </w:r>
        <w:r w:rsidDel="007E3E4A">
          <w:rPr>
            <w:rFonts w:ascii="Arial" w:eastAsiaTheme="minorEastAsia" w:hAnsi="Arial" w:cs="Arial"/>
          </w:rPr>
          <w:fldChar w:fldCharType="begin">
            <w:fldData xml:space="preserve">PEVuZE5vdGU+PENpdGU+PEF1dGhvcj5TY2hhbGs8L0F1dGhvcj48WWVhcj4yMDA3PC9ZZWFyPjxS
ZWNOdW0+MzA8L1JlY051bT48RGlzcGxheVRleHQ+KFNjaGFsayBldCBhbC4sIDIwMDc7IFBpc3Rv
aGwgZXQgYWwuLCAyMDA4OyBDaGFydGllciBldCBhbC4sIDIwMTg7IEFudW1hbmNoaXBhbGxpIGV0
IGFsLiwgMjAxOTsgTWV0emdlciBldCBhbC4sIDIwMjI7IE5hdHJhaiBldCBhbC4sIDIwMjIpPC9E
aXNwbGF5VGV4dD48cmVjb3JkPjxyZWMtbnVtYmVyPjMwPC9yZWMtbnVtYmVyPjxmb3JlaWduLWtl
eXM+PGtleSBhcHA9IkVOIiBkYi1pZD0iMDk1dnpmMnp6dmFycGFlemFkOXh3NTB1d3Z6d3NkNTll
ZGY5IiB0aW1lc3RhbXA9IjE1ODgxMjY0NDAiPjMwPC9rZXk+PC9mb3JlaWduLWtleXM+PHJlZi10
eXBlIG5hbWU9IkpvdXJuYWwgQXJ0aWNsZSI+MTc8L3JlZi10eXBlPjxjb250cmlidXRvcnM+PGF1
dGhvcnM+PGF1dGhvcj5TY2hhbGssIEc8L2F1dGhvcj48YXV0aG9yPkt1YmFuZWssIEo8L2F1dGhv
cj48YXV0aG9yPk1pbGxlciwgS0o8L2F1dGhvcj48YXV0aG9yPkFuZGVyc29uLCBOUjwvYXV0aG9y
PjxhdXRob3I+TGV1dGhhcmR0LCBFQzwvYXV0aG9yPjxhdXRob3I+T2plbWFubiwgSkc8L2F1dGhv
cj48YXV0aG9yPkxpbWJyaWNrLCBEYXZlPC9hdXRob3I+PGF1dGhvcj5Nb3JhbiwgRDwvYXV0aG9y
PjxhdXRob3I+R2VyaGFyZHQsIExBPC9hdXRob3I+PGF1dGhvcj5Xb2xwYXcsIEpSPC9hdXRob3I+
PC9hdXRob3JzPjwvY29udHJpYnV0b3JzPjx0aXRsZXM+PHRpdGxlPkRlY29kaW5nIHR3by1kaW1l
bnNpb25hbCBtb3ZlbWVudCB0cmFqZWN0b3JpZXMgdXNpbmcgZWxlY3Ryb2NvcnRpY29ncmFwaGlj
IHNpZ25hbHMgaW4gaHVtYW5zPC90aXRsZT48c2Vjb25kYXJ5LXRpdGxlPkpvdXJuYWwgb2YgbmV1
cmFsIGVuZ2luZWVyaW5nPC9zZWNvbmRhcnktdGl0bGU+PC90aXRsZXM+PHBlcmlvZGljYWw+PGZ1
bGwtdGl0bGU+Sm91cm5hbCBvZiBuZXVyYWwgZW5naW5lZXJpbmc8L2Z1bGwtdGl0bGU+PC9wZXJp
b2RpY2FsPjxwYWdlcz4yNjQ8L3BhZ2VzPjx2b2x1bWU+NDwvdm9sdW1lPjxudW1iZXI+MzwvbnVt
YmVyPjxkYXRlcz48eWVhcj4yMDA3PC95ZWFyPjwvZGF0ZXM+PGlzYm4+MTc0MS0yNTUyPC9pc2Ju
Pjx1cmxzPjwvdXJscz48L3JlY29yZD48L0NpdGU+PENpdGU+PEF1dGhvcj5BbnVtYW5jaGlwYWxs
aTwvQXV0aG9yPjxZZWFyPjIwMTk8L1llYXI+PFJlY051bT4zMzE8L1JlY051bT48cmVjb3JkPjxy
ZWMtbnVtYmVyPjMzMTwvcmVjLW51bWJlcj48Zm9yZWlnbi1rZXlzPjxrZXkgYXBwPSJFTiIgZGIt
aWQ9IjA5NXZ6ZjJ6enZhcnBhZXphZDl4dzUwdXd2endzZDU5ZWRmOSIgdGltZXN0YW1wPSIxNjc1
MzI0NjE1Ij4zMzE8L2tleT48L2ZvcmVpZ24ta2V5cz48cmVmLXR5cGUgbmFtZT0iSm91cm5hbCBB
cnRpY2xlIj4xNzwvcmVmLXR5cGU+PGNvbnRyaWJ1dG9ycz48YXV0aG9ycz48YXV0aG9yPkFudW1h
bmNoaXBhbGxpLCBHb3BhbGEgSzwvYXV0aG9yPjxhdXRob3I+Q2hhcnRpZXIsIEpvc2g8L2F1dGhv
cj48YXV0aG9yPkNoYW5nLCBFZHdhcmQgRjwvYXV0aG9yPjwvYXV0aG9ycz48L2NvbnRyaWJ1dG9y
cz48dGl0bGVzPjx0aXRsZT5TcGVlY2ggc3ludGhlc2lzIGZyb20gbmV1cmFsIGRlY29kaW5nIG9m
IHNwb2tlbiBzZW50ZW5jZXM8L3RpdGxlPjxzZWNvbmRhcnktdGl0bGU+TmF0dXJlPC9zZWNvbmRh
cnktdGl0bGU+PC90aXRsZXM+PHBlcmlvZGljYWw+PGZ1bGwtdGl0bGU+TmF0dXJlPC9mdWxsLXRp
dGxlPjwvcGVyaW9kaWNhbD48cGFnZXM+NDkzLTQ5ODwvcGFnZXM+PHZvbHVtZT41Njg8L3ZvbHVt
ZT48bnVtYmVyPjc3NTM8L251bWJlcj48ZGF0ZXM+PHllYXI+MjAxOTwveWVhcj48L2RhdGVzPjxp
c2JuPjE0NzYtNDY4NzwvaXNibj48dXJscz48L3VybHM+PC9yZWNvcmQ+PC9DaXRlPjxDaXRlPjxB
dXRob3I+TWV0emdlcjwvQXV0aG9yPjxZZWFyPjIwMjI8L1llYXI+PFJlY051bT4zMzA8L1JlY051
bT48cmVjb3JkPjxyZWMtbnVtYmVyPjMzMDwvcmVjLW51bWJlcj48Zm9yZWlnbi1rZXlzPjxrZXkg
YXBwPSJFTiIgZGItaWQ9IjA5NXZ6ZjJ6enZhcnBhZXphZDl4dzUwdXd2endzZDU5ZWRmOSIgdGlt
ZXN0YW1wPSIxNjc1Mjg5ODA2Ij4zMzA8L2tleT48L2ZvcmVpZ24ta2V5cz48cmVmLXR5cGUgbmFt
ZT0iSm91cm5hbCBBcnRpY2xlIj4xNzwvcmVmLXR5cGU+PGNvbnRyaWJ1dG9ycz48YXV0aG9ycz48
YXV0aG9yPk1ldHpnZXIsIFNlYW4gTDwvYXV0aG9yPjxhdXRob3I+TGl1LCBKZXNzaWUgUjwvYXV0
aG9yPjxhdXRob3I+TW9zZXMsIERhdmlkIEE8L2F1dGhvcj48YXV0aG9yPkRvdWdoZXJ0eSwgTWF4
aW1pbGlhbiBFPC9hdXRob3I+PGF1dGhvcj5TZWF0b24sIE1hcmdhcmV0IFA8L2F1dGhvcj48YXV0
aG9yPkxpdHRsZWpvaG4sIEtheWxvIFQ8L2F1dGhvcj48YXV0aG9yPkNoYXJ0aWVyLCBKb3NoPC9h
dXRob3I+PGF1dGhvcj5BbnVtYW5jaGlwYWxsaSwgR29wYWxhIEs8L2F1dGhvcj48YXV0aG9yPlR1
LUNoYW4sIEFkZWx5bjwvYXV0aG9yPjxhdXRob3I+R2FuZ3VseSwgS2FydW5lc2g8L2F1dGhvcj48
L2F1dGhvcnM+PC9jb250cmlidXRvcnM+PHRpdGxlcz48dGl0bGU+R2VuZXJhbGl6YWJsZSBzcGVs
bGluZyB1c2luZyBhIHNwZWVjaCBuZXVyb3Byb3N0aGVzaXMgaW4gYW4gaW5kaXZpZHVhbCB3aXRo
IHNldmVyZSBsaW1iIGFuZCB2b2NhbCBwYXJhbHlzaXM8L3RpdGxlPjxzZWNvbmRhcnktdGl0bGU+
TmF0dXJlIENvbW11bmljYXRpb25zPC9zZWNvbmRhcnktdGl0bGU+PC90aXRsZXM+PHBlcmlvZGlj
YWw+PGZ1bGwtdGl0bGU+TmF0dXJlIGNvbW11bmljYXRpb25zPC9mdWxsLXRpdGxlPjwvcGVyaW9k
aWNhbD48cGFnZXM+NjUxMDwvcGFnZXM+PHZvbHVtZT4xMzwvdm9sdW1lPjxudW1iZXI+MTwvbnVt
YmVyPjxkYXRlcz48eWVhcj4yMDIyPC95ZWFyPjwvZGF0ZXM+PGlzYm4+MjA0MS0xNzIzPC9pc2Ju
Pjx1cmxzPjwvdXJscz48L3JlY29yZD48L0NpdGU+PENpdGU+PEF1dGhvcj5DaGFydGllcjwvQXV0
aG9yPjxZZWFyPjIwMTg8L1llYXI+PFJlY051bT4zNDY8L1JlY051bT48cmVjb3JkPjxyZWMtbnVt
YmVyPjM0NjwvcmVjLW51bWJlcj48Zm9yZWlnbi1rZXlzPjxrZXkgYXBwPSJFTiIgZGItaWQ9IjA5
NXZ6ZjJ6enZhcnBhZXphZDl4dzUwdXd2endzZDU5ZWRmOSIgdGltZXN0YW1wPSIxNjgxNjY2Mzky
Ij4zNDY8L2tleT48L2ZvcmVpZ24ta2V5cz48cmVmLXR5cGUgbmFtZT0iSm91cm5hbCBBcnRpY2xl
Ij4xNzwvcmVmLXR5cGU+PGNvbnRyaWJ1dG9ycz48YXV0aG9ycz48YXV0aG9yPkNoYXJ0aWVyLCBK
b3NoPC9hdXRob3I+PGF1dGhvcj5BbnVtYW5jaGlwYWxsaSwgR29wYWxhIEs8L2F1dGhvcj48YXV0
aG9yPkpvaG5zb24sIEtlaXRoPC9hdXRob3I+PGF1dGhvcj5DaGFuZywgRWR3YXJkIEY8L2F1dGhv
cj48L2F1dGhvcnM+PC9jb250cmlidXRvcnM+PHRpdGxlcz48dGl0bGU+RW5jb2Rpbmcgb2YgYXJ0
aWN1bGF0b3J5IGtpbmVtYXRpYyB0cmFqZWN0b3JpZXMgaW4gaHVtYW4gc3BlZWNoIHNlbnNvcmlt
b3RvciBjb3J0ZXg8L3RpdGxlPjxzZWNvbmRhcnktdGl0bGU+TmV1cm9uPC9zZWNvbmRhcnktdGl0
bGU+PC90aXRsZXM+PHBlcmlvZGljYWw+PGZ1bGwtdGl0bGU+TmV1cm9uPC9mdWxsLXRpdGxlPjwv
cGVyaW9kaWNhbD48cGFnZXM+MTA0Mi0xMDU0LiBlNDwvcGFnZXM+PHZvbHVtZT45ODwvdm9sdW1l
PjxudW1iZXI+NTwvbnVtYmVyPjxkYXRlcz48eWVhcj4yMDE4PC95ZWFyPjwvZGF0ZXM+PGlzYm4+
MDg5Ni02MjczPC9pc2JuPjx1cmxzPjwvdXJscz48L3JlY29yZD48L0NpdGU+PENpdGU+PEF1dGhv
cj5OYXRyYWo8L0F1dGhvcj48WWVhcj4yMDIyPC9ZZWFyPjxSZWNOdW0+Mjg3PC9SZWNOdW0+PHJl
Y29yZD48cmVjLW51bWJlcj4yODc8L3JlYy1udW1iZXI+PGZvcmVpZ24ta2V5cz48a2V5IGFwcD0i
RU4iIGRiLWlkPSIwOTV2emYyenp2YXJwYWV6YWQ5eHc1MHV3dnp3c2Q1OWVkZjkiIHRpbWVzdGFt
cD0iMTY3MjA0MzcyMCI+Mjg3PC9rZXk+PC9mb3JlaWduLWtleXM+PHJlZi10eXBlIG5hbWU9Ikpv
dXJuYWwgQXJ0aWNsZSI+MTc8L3JlZi10eXBlPjxjb250cmlidXRvcnM+PGF1dGhvcnM+PGF1dGhv
cj5OYXRyYWosIE5pa2hpbGVzaDwvYXV0aG9yPjxhdXRob3I+U2lsdmVyc21pdGgsIERhbmllbCBC
PC9hdXRob3I+PGF1dGhvcj5DaGFuZywgRWR3YXJkIEY8L2F1dGhvcj48YXV0aG9yPkdhbmd1bHks
IEthcnVuZXNoPC9hdXRob3I+PC9hdXRob3JzPjwvY29udHJpYnV0b3JzPjx0aXRsZXM+PHRpdGxl
PkNvbXBhcnRtZW50YWxpemVkIGR5bmFtaWNzIHdpdGhpbiBhIGNvbW1vbiBtdWx0aS1hcmVhIG1l
c29zY2FsZSBtYW5pZm9sZCByZXByZXNlbnQgYSByZXBlcnRvaXJlIG9mIGh1bWFuIGhhbmQgbW92
ZW1lbnRzPC90aXRsZT48c2Vjb25kYXJ5LXRpdGxlPk5ldXJvbjwvc2Vjb25kYXJ5LXRpdGxlPjwv
dGl0bGVzPjxwZXJpb2RpY2FsPjxmdWxsLXRpdGxlPk5ldXJvbjwvZnVsbC10aXRsZT48L3Blcmlv
ZGljYWw+PHBhZ2VzPjE1NC0xNzQuIGUxMjwvcGFnZXM+PHZvbHVtZT4xMTA8L3ZvbHVtZT48bnVt
YmVyPjE8L251bWJlcj48ZGF0ZXM+PHllYXI+MjAyMjwveWVhcj48L2RhdGVzPjxpc2JuPjA4OTYt
NjI3MzwvaXNibj48dXJscz48L3VybHM+PC9yZWNvcmQ+PC9DaXRlPjxDaXRlPjxBdXRob3I+UGlz
dG9obDwvQXV0aG9yPjxZZWFyPjIwMDg8L1llYXI+PFJlY051bT42MTwvUmVjTnVtPjxyZWNvcmQ+
PHJlYy1udW1iZXI+NjE8L3JlYy1udW1iZXI+PGZvcmVpZ24ta2V5cz48a2V5IGFwcD0iRU4iIGRi
LWlkPSIwOTV2emYyenp2YXJwYWV6YWQ5eHc1MHV3dnp3c2Q1OWVkZjkiIHRpbWVzdGFtcD0iMTU5
MjQyMjA0MiI+NjE8L2tleT48L2ZvcmVpZ24ta2V5cz48cmVmLXR5cGUgbmFtZT0iSm91cm5hbCBB
cnRpY2xlIj4xNzwvcmVmLXR5cGU+PGNvbnRyaWJ1dG9ycz48YXV0aG9ycz48YXV0aG9yPlBpc3Rv
aGwsIFRvYmlhczwvYXV0aG9yPjxhdXRob3I+QmFsbCwgVG9uaW88L2F1dGhvcj48YXV0aG9yPlNj
aHVsemUtQm9uaGFnZSwgQW5kcmVhczwvYXV0aG9yPjxhdXRob3I+QWVydHNlbiwgQWQ8L2F1dGhv
cj48YXV0aG9yPk1laHJpbmcsIENhcnN0ZW48L2F1dGhvcj48L2F1dGhvcnM+PC9jb250cmlidXRv
cnM+PHRpdGxlcz48dGl0bGU+UHJlZGljdGlvbiBvZiBhcm0gbW92ZW1lbnQgdHJhamVjdG9yaWVz
IGZyb20gRUNvRy1yZWNvcmRpbmdzIGluIGh1bWFuczwvdGl0bGU+PHNlY29uZGFyeS10aXRsZT5K
b3VybmFsIG9mIG5ldXJvc2NpZW5jZSBtZXRob2RzPC9zZWNvbmRhcnktdGl0bGU+PC90aXRsZXM+
PHBlcmlvZGljYWw+PGZ1bGwtdGl0bGU+Sm91cm5hbCBvZiBuZXVyb3NjaWVuY2UgbWV0aG9kczwv
ZnVsbC10aXRsZT48L3BlcmlvZGljYWw+PHBhZ2VzPjEwNS0xMTQ8L3BhZ2VzPjx2b2x1bWU+MTY3
PC92b2x1bWU+PG51bWJlcj4xPC9udW1iZXI+PGRhdGVzPjx5ZWFyPjIwMDg8L3llYXI+PC9kYXRl
cz48aXNibj4wMTY1LTAyNzA8L2lzYm4+PHVybHM+PC91cmxzPjwvcmVjb3JkPjwvQ2l0ZT48L0Vu
ZE5vdGU+AG==
</w:fldData>
          </w:fldChar>
        </w:r>
        <w:r w:rsidDel="007E3E4A">
          <w:rPr>
            <w:rFonts w:ascii="Arial" w:eastAsiaTheme="minorEastAsia" w:hAnsi="Arial" w:cs="Arial"/>
          </w:rPr>
          <w:delInstrText xml:space="preserve"> ADDIN EN.CITE.DATA </w:delInstrText>
        </w:r>
        <w:r w:rsidDel="007E3E4A">
          <w:rPr>
            <w:rFonts w:ascii="Arial" w:eastAsiaTheme="minorEastAsia" w:hAnsi="Arial" w:cs="Arial"/>
          </w:rPr>
        </w:r>
        <w:r w:rsidDel="007E3E4A">
          <w:rPr>
            <w:rFonts w:ascii="Arial" w:eastAsiaTheme="minorEastAsia" w:hAnsi="Arial" w:cs="Arial"/>
          </w:rPr>
          <w:fldChar w:fldCharType="end"/>
        </w:r>
        <w:r w:rsidDel="007E3E4A">
          <w:rPr>
            <w:rFonts w:ascii="Arial" w:eastAsiaTheme="minorEastAsia" w:hAnsi="Arial" w:cs="Arial"/>
          </w:rPr>
        </w:r>
        <w:r w:rsidDel="007E3E4A">
          <w:rPr>
            <w:rFonts w:ascii="Arial" w:eastAsiaTheme="minorEastAsia" w:hAnsi="Arial" w:cs="Arial"/>
          </w:rPr>
          <w:fldChar w:fldCharType="separate"/>
        </w:r>
        <w:r w:rsidDel="007E3E4A">
          <w:rPr>
            <w:rFonts w:ascii="Arial" w:eastAsiaTheme="minorEastAsia" w:hAnsi="Arial" w:cs="Arial"/>
            <w:noProof/>
          </w:rPr>
          <w:delText>(Schalk et al., 2007; Pistohl et al., 2008; Chartier et al., 2018; Anumanchipalli et al., 2019; Metzger et al., 2022; Natraj et al., 2022)</w:delText>
        </w:r>
        <w:r w:rsidDel="007E3E4A">
          <w:rPr>
            <w:rFonts w:ascii="Arial" w:eastAsiaTheme="minorEastAsia" w:hAnsi="Arial" w:cs="Arial"/>
          </w:rPr>
          <w:fldChar w:fldCharType="end"/>
        </w:r>
        <w:r w:rsidDel="007E3E4A">
          <w:rPr>
            <w:rFonts w:ascii="Arial" w:eastAsiaTheme="minorEastAsia" w:hAnsi="Arial" w:cs="Arial"/>
          </w:rPr>
          <w:delText xml:space="preserve"> </w:delText>
        </w:r>
        <w:r w:rsidDel="007E3E4A">
          <w:rPr>
            <w:rFonts w:ascii="Arial" w:hAnsi="Arial" w:cs="Arial"/>
          </w:rPr>
          <w:delText>to the RNN were 1) smoothed, filtered version of raw neural activity that captured low</w:delText>
        </w:r>
        <w:r w:rsidR="000E72B1" w:rsidDel="007E3E4A">
          <w:rPr>
            <w:rFonts w:ascii="Arial" w:hAnsi="Arial" w:cs="Arial"/>
          </w:rPr>
          <w:delText>-</w:delText>
        </w:r>
        <w:r w:rsidDel="007E3E4A">
          <w:rPr>
            <w:rFonts w:ascii="Arial" w:hAnsi="Arial" w:cs="Arial"/>
          </w:rPr>
          <w:delText xml:space="preserve">frequency information and </w:delText>
        </w:r>
        <w:r w:rsidDel="007E3E4A">
          <w:rPr>
            <w:rFonts w:ascii="Arial" w:eastAsiaTheme="minorEastAsia" w:hAnsi="Arial" w:cs="Arial"/>
          </w:rPr>
          <w:delText xml:space="preserve">2) </w:delText>
        </w:r>
      </w:del>
      <m:oMath>
        <m:sSub>
          <m:sSubPr>
            <m:ctrlPr>
              <w:del w:id="42" w:author="nikhilesh natraj" w:date="2023-07-30T14:47:00Z">
                <w:rPr>
                  <w:rFonts w:ascii="Cambria Math" w:hAnsi="Cambria Math" w:cs="Arial"/>
                  <w:i/>
                </w:rPr>
              </w:del>
            </m:ctrlPr>
          </m:sSubPr>
          <m:e>
            <m:r>
              <w:del w:id="43" w:author="nikhilesh natraj" w:date="2023-07-30T14:47:00Z">
                <w:rPr>
                  <w:rFonts w:ascii="Cambria Math" w:hAnsi="Cambria Math" w:cs="Arial"/>
                </w:rPr>
                <m:t>γ</m:t>
              </w:del>
            </m:r>
          </m:e>
          <m:sub>
            <m:r>
              <w:del w:id="44" w:author="nikhilesh natraj" w:date="2023-07-30T14:47:00Z">
                <w:rPr>
                  <w:rFonts w:ascii="Cambria Math" w:hAnsi="Cambria Math" w:cs="Arial"/>
                </w:rPr>
                <m:t>H</m:t>
              </w:del>
            </m:r>
          </m:sub>
        </m:sSub>
      </m:oMath>
      <w:del w:id="45" w:author="nikhilesh natraj" w:date="2023-07-30T14:47:00Z">
        <w:r w:rsidDel="007E3E4A">
          <w:rPr>
            <w:rFonts w:ascii="Arial" w:eastAsiaTheme="minorEastAsia" w:hAnsi="Arial" w:cs="Arial"/>
          </w:rPr>
          <w:delText xml:space="preserve"> envelopes. </w:delText>
        </w:r>
        <w:r w:rsidDel="007E3E4A">
          <w:rPr>
            <w:rFonts w:ascii="Arial" w:hAnsi="Arial" w:cs="Arial"/>
          </w:rPr>
          <w:delText xml:space="preserve">The outputs of the RNN were discrete decisions on the movement-type at a periodic 5Hz update rate and were used as inputs to control the DoF of the robotic arm (Fig. 8A). </w:delText>
        </w:r>
      </w:del>
    </w:p>
    <w:p w14:paraId="587EEAEE" w14:textId="77777777" w:rsidR="002200FF" w:rsidRPr="005C6327" w:rsidRDefault="002200FF" w:rsidP="002200FF">
      <w:pPr>
        <w:spacing w:line="288" w:lineRule="auto"/>
        <w:contextualSpacing/>
        <w:jc w:val="both"/>
        <w:rPr>
          <w:rFonts w:ascii="Arial" w:hAnsi="Arial" w:cs="Arial"/>
          <w:b/>
          <w:bCs/>
          <w:sz w:val="24"/>
          <w:szCs w:val="24"/>
        </w:rPr>
      </w:pPr>
    </w:p>
    <w:p w14:paraId="18079BCF" w14:textId="69E6DB6D" w:rsidR="002200FF" w:rsidRDefault="002200FF" w:rsidP="002200FF">
      <w:pPr>
        <w:spacing w:line="288" w:lineRule="auto"/>
        <w:contextualSpacing/>
        <w:jc w:val="both"/>
        <w:rPr>
          <w:rFonts w:ascii="Arial" w:hAnsi="Arial" w:cs="Arial"/>
          <w:b/>
          <w:bCs/>
        </w:rPr>
      </w:pPr>
      <w:r>
        <w:rPr>
          <w:rFonts w:ascii="Arial" w:hAnsi="Arial" w:cs="Arial"/>
        </w:rPr>
        <w:t>Due to FDA regulations, the arm could not be placed close to B1, or wheelchair mounted and instead, had to be placed at a minimum distance of six feet from B1 on a table (Fig. 8F). Despite this suboptimal configuration, it did not impede B1’s ability to control the arm and gripper in two complex reach-to-grasp and object manipulation tasks that were designed to test performance with long-term PnP</w:t>
      </w:r>
      <w:r>
        <w:rPr>
          <w:rFonts w:ascii="Arial" w:eastAsiaTheme="minorEastAsia" w:hAnsi="Arial" w:cs="Arial"/>
        </w:rPr>
        <w:t xml:space="preserve">: a wall task (Fig. 8G) and a reach and rotation task (Fig. 8H) with varying levels of difficulty (Methods). For both tasks, the weights of RNN were kept fixed and we tested long-term PnP performance. </w:t>
      </w:r>
    </w:p>
    <w:p w14:paraId="76F10486" w14:textId="77777777" w:rsidR="002200FF" w:rsidRDefault="002200FF" w:rsidP="002200FF">
      <w:pPr>
        <w:spacing w:line="288" w:lineRule="auto"/>
        <w:contextualSpacing/>
        <w:jc w:val="both"/>
        <w:rPr>
          <w:rFonts w:ascii="Arial" w:eastAsiaTheme="minorEastAsia" w:hAnsi="Arial" w:cs="Arial"/>
        </w:rPr>
      </w:pPr>
    </w:p>
    <w:p w14:paraId="17478EF4" w14:textId="3258E5DA" w:rsidR="002200FF" w:rsidRDefault="002200FF" w:rsidP="002200FF">
      <w:pPr>
        <w:spacing w:line="288" w:lineRule="auto"/>
        <w:contextualSpacing/>
        <w:jc w:val="both"/>
        <w:rPr>
          <w:rFonts w:ascii="Arial" w:eastAsiaTheme="minorEastAsia" w:hAnsi="Arial" w:cs="Arial"/>
        </w:rPr>
      </w:pPr>
      <w:r>
        <w:rPr>
          <w:rFonts w:ascii="Arial" w:eastAsiaTheme="minorEastAsia" w:hAnsi="Arial" w:cs="Arial"/>
        </w:rPr>
        <w:t xml:space="preserve">B1 performed these tasks under full volitional control, i.e., without additional assistance. Performance in the wall task is shown in Fig. 8I and 8J and a demo is shown in Supplementary Video 4. The median success rate was 87.5% across all levels of difficulty, and the median time to complete the task in successful trials was </w:t>
      </w:r>
      <m:oMath>
        <m:r>
          <w:rPr>
            <w:rFonts w:ascii="Cambria Math" w:eastAsiaTheme="minorEastAsia" w:hAnsi="Cambria Math" w:cs="Arial"/>
          </w:rPr>
          <m:t xml:space="preserve">77.19s </m:t>
        </m:r>
        <m:d>
          <m:dPr>
            <m:begChr m:val="["/>
            <m:endChr m:val="]"/>
            <m:ctrlPr>
              <w:rPr>
                <w:rFonts w:ascii="Cambria Math" w:eastAsiaTheme="minorEastAsia" w:hAnsi="Cambria Math" w:cs="Arial"/>
                <w:i/>
              </w:rPr>
            </m:ctrlPr>
          </m:dPr>
          <m:e>
            <m:r>
              <w:rPr>
                <w:rFonts w:ascii="Cambria Math" w:eastAsiaTheme="minorEastAsia" w:hAnsi="Cambria Math" w:cs="Arial"/>
              </w:rPr>
              <m:t>72.07s-84.22s</m:t>
            </m:r>
          </m:e>
        </m:d>
      </m:oMath>
      <w:r>
        <w:rPr>
          <w:rFonts w:ascii="Arial" w:eastAsiaTheme="minorEastAsia" w:hAnsi="Arial" w:cs="Arial"/>
        </w:rPr>
        <w:t>. Notably, the PnP RNN could be stably used for nearly 7 months without recalibration, further suggestive of the fact that drift was within plasticity bounds</w:t>
      </w:r>
      <w:r w:rsidR="00C70D69">
        <w:rPr>
          <w:rFonts w:ascii="Arial" w:eastAsiaTheme="minorEastAsia" w:hAnsi="Arial" w:cs="Arial"/>
        </w:rPr>
        <w:t>. H</w:t>
      </w:r>
      <w:r>
        <w:rPr>
          <w:rFonts w:ascii="Arial" w:eastAsiaTheme="minorEastAsia" w:hAnsi="Arial" w:cs="Arial"/>
        </w:rPr>
        <w:t xml:space="preserve">owever, performance was higher in the first month both in terms of time to task completion (first month: </w:t>
      </w:r>
      <m:oMath>
        <m:r>
          <w:rPr>
            <w:rFonts w:ascii="Cambria Math" w:eastAsiaTheme="minorEastAsia" w:hAnsi="Cambria Math" w:cs="Arial"/>
          </w:rPr>
          <m:t>68.52s [56.12s-75.52s]</m:t>
        </m:r>
      </m:oMath>
      <w:r>
        <w:rPr>
          <w:rFonts w:ascii="Arial" w:eastAsiaTheme="minorEastAsia" w:hAnsi="Arial" w:cs="Arial"/>
        </w:rPr>
        <w:t xml:space="preserve">, all other days: 94.64s [78.26s – 103.13s]) and success rate (first month: </w:t>
      </w:r>
      <m:oMath>
        <m:r>
          <w:rPr>
            <w:rFonts w:ascii="Cambria Math" w:eastAsiaTheme="minorEastAsia" w:hAnsi="Cambria Math" w:cs="Arial"/>
          </w:rPr>
          <m:t>93.75%</m:t>
        </m:r>
      </m:oMath>
      <w:r>
        <w:rPr>
          <w:rFonts w:ascii="Arial" w:eastAsiaTheme="minorEastAsia" w:hAnsi="Arial" w:cs="Arial"/>
        </w:rPr>
        <w:t xml:space="preserve">, all other days: 75.7%). </w:t>
      </w:r>
    </w:p>
    <w:p w14:paraId="2F43ED4D" w14:textId="77777777" w:rsidR="002200FF" w:rsidRDefault="002200FF" w:rsidP="002200FF">
      <w:pPr>
        <w:spacing w:line="288" w:lineRule="auto"/>
        <w:contextualSpacing/>
        <w:jc w:val="both"/>
        <w:rPr>
          <w:rFonts w:ascii="Arial" w:eastAsiaTheme="minorEastAsia" w:hAnsi="Arial" w:cs="Arial"/>
        </w:rPr>
      </w:pPr>
    </w:p>
    <w:p w14:paraId="5BF36176" w14:textId="3F34A127" w:rsidR="002200FF" w:rsidRDefault="002200FF" w:rsidP="002200FF">
      <w:pPr>
        <w:spacing w:line="288" w:lineRule="auto"/>
        <w:contextualSpacing/>
        <w:jc w:val="both"/>
        <w:rPr>
          <w:rFonts w:ascii="Arial" w:eastAsiaTheme="minorEastAsia" w:hAnsi="Arial" w:cs="Arial"/>
        </w:rPr>
      </w:pPr>
      <w:r>
        <w:rPr>
          <w:rFonts w:ascii="Arial" w:eastAsiaTheme="minorEastAsia" w:hAnsi="Arial" w:cs="Arial"/>
        </w:rPr>
        <w:t xml:space="preserve">This suggested that updates </w:t>
      </w:r>
      <w:r w:rsidR="000E72B1">
        <w:rPr>
          <w:rFonts w:ascii="Arial" w:eastAsiaTheme="minorEastAsia" w:hAnsi="Arial" w:cs="Arial"/>
        </w:rPr>
        <w:t>to</w:t>
      </w:r>
      <w:r>
        <w:rPr>
          <w:rFonts w:ascii="Arial" w:eastAsiaTheme="minorEastAsia" w:hAnsi="Arial" w:cs="Arial"/>
        </w:rPr>
        <w:t xml:space="preserve"> the decoder might boost performance.  For example, fine-tuning the PnP RNN immediately improved </w:t>
      </w:r>
      <w:r w:rsidR="000E72B1">
        <w:rPr>
          <w:rFonts w:ascii="Arial" w:eastAsiaTheme="minorEastAsia" w:hAnsi="Arial" w:cs="Arial"/>
        </w:rPr>
        <w:t xml:space="preserve">the </w:t>
      </w:r>
      <w:r>
        <w:rPr>
          <w:rFonts w:ascii="Arial" w:eastAsiaTheme="minorEastAsia" w:hAnsi="Arial" w:cs="Arial"/>
        </w:rPr>
        <w:t xml:space="preserve">success rate to 100% with a median time of </w:t>
      </w:r>
      <m:oMath>
        <m:r>
          <w:rPr>
            <w:rFonts w:ascii="Cambria Math" w:eastAsiaTheme="minorEastAsia" w:hAnsi="Cambria Math" w:cs="Arial"/>
          </w:rPr>
          <m:t>78.427s</m:t>
        </m:r>
      </m:oMath>
      <w:r>
        <w:rPr>
          <w:rFonts w:ascii="Arial" w:eastAsiaTheme="minorEastAsia" w:hAnsi="Arial" w:cs="Arial"/>
        </w:rPr>
        <w:t xml:space="preserve"> to complete trials (Fig. 8I and 8J). Notably, such fine</w:t>
      </w:r>
      <w:r w:rsidR="000E72B1">
        <w:rPr>
          <w:rFonts w:ascii="Arial" w:eastAsiaTheme="minorEastAsia" w:hAnsi="Arial" w:cs="Arial"/>
        </w:rPr>
        <w:t>-</w:t>
      </w:r>
      <w:r>
        <w:rPr>
          <w:rFonts w:ascii="Arial" w:eastAsiaTheme="minorEastAsia" w:hAnsi="Arial" w:cs="Arial"/>
        </w:rPr>
        <w:t xml:space="preserve">tuning required only ~8min of calibration data with ground truth labels (Methods), highlighting the robustness of using simple action representations both for long-term control and for updates to the decoder in the presence of drift. PnP Performance in the reach and rotation task is shown in Fig. 8K and 8L, with a median success rate of </w:t>
      </w:r>
      <m:oMath>
        <m:r>
          <w:rPr>
            <w:rFonts w:ascii="Cambria Math" w:eastAsiaTheme="minorEastAsia" w:hAnsi="Cambria Math" w:cs="Arial"/>
          </w:rPr>
          <m:t>90%</m:t>
        </m:r>
      </m:oMath>
      <w:r>
        <w:rPr>
          <w:rFonts w:ascii="Arial" w:eastAsiaTheme="minorEastAsia" w:hAnsi="Arial" w:cs="Arial"/>
        </w:rPr>
        <w:t xml:space="preserve"> and median task completion times of </w:t>
      </w:r>
      <m:oMath>
        <m:r>
          <w:rPr>
            <w:rFonts w:ascii="Cambria Math" w:eastAsiaTheme="minorEastAsia" w:hAnsi="Cambria Math" w:cs="Arial"/>
          </w:rPr>
          <m:t>60.8s [54.76s-76.95s]</m:t>
        </m:r>
      </m:oMath>
      <w:r>
        <w:rPr>
          <w:rFonts w:ascii="Arial" w:eastAsiaTheme="minorEastAsia" w:hAnsi="Arial" w:cs="Arial"/>
        </w:rPr>
        <w:t xml:space="preserve">. Notably, PnP performance in this task was very stable, even though we started this task approximately 2.5 months after fixing the weights of the PnP RNN (demo in Supplementary Video </w:t>
      </w:r>
      <w:r w:rsidR="009B73FA">
        <w:rPr>
          <w:rFonts w:ascii="Arial" w:eastAsiaTheme="minorEastAsia" w:hAnsi="Arial" w:cs="Arial"/>
        </w:rPr>
        <w:t>4</w:t>
      </w:r>
      <w:r>
        <w:rPr>
          <w:rFonts w:ascii="Arial" w:eastAsiaTheme="minorEastAsia" w:hAnsi="Arial" w:cs="Arial"/>
        </w:rPr>
        <w:t xml:space="preserve">). </w:t>
      </w:r>
    </w:p>
    <w:p w14:paraId="0A15E82A" w14:textId="77777777" w:rsidR="00AD5F94" w:rsidRDefault="00AD5F94" w:rsidP="00B77F48">
      <w:pPr>
        <w:spacing w:line="288" w:lineRule="auto"/>
        <w:contextualSpacing/>
        <w:jc w:val="both"/>
        <w:rPr>
          <w:rFonts w:ascii="Arial" w:hAnsi="Arial" w:cs="Arial"/>
          <w:b/>
          <w:bCs/>
          <w:sz w:val="28"/>
          <w:szCs w:val="28"/>
        </w:rPr>
      </w:pPr>
    </w:p>
    <w:p w14:paraId="73FED7CB" w14:textId="77777777" w:rsidR="00AD5F94" w:rsidRDefault="00AD5F94" w:rsidP="00B77F48">
      <w:pPr>
        <w:spacing w:line="288" w:lineRule="auto"/>
        <w:contextualSpacing/>
        <w:jc w:val="both"/>
        <w:rPr>
          <w:rFonts w:ascii="Arial" w:hAnsi="Arial" w:cs="Arial"/>
          <w:b/>
          <w:bCs/>
          <w:sz w:val="28"/>
          <w:szCs w:val="28"/>
        </w:rPr>
      </w:pPr>
    </w:p>
    <w:p w14:paraId="083E5CFB" w14:textId="77777777" w:rsidR="00AD5F94" w:rsidRDefault="00AD5F94" w:rsidP="00B77F48">
      <w:pPr>
        <w:spacing w:line="288" w:lineRule="auto"/>
        <w:contextualSpacing/>
        <w:jc w:val="both"/>
        <w:rPr>
          <w:rFonts w:ascii="Arial" w:hAnsi="Arial" w:cs="Arial"/>
          <w:b/>
          <w:bCs/>
          <w:sz w:val="28"/>
          <w:szCs w:val="28"/>
        </w:rPr>
      </w:pPr>
    </w:p>
    <w:p w14:paraId="380C0345" w14:textId="77777777" w:rsidR="004F7EB9" w:rsidRDefault="004F7EB9" w:rsidP="00B77F48">
      <w:pPr>
        <w:spacing w:line="288" w:lineRule="auto"/>
        <w:contextualSpacing/>
        <w:jc w:val="both"/>
        <w:rPr>
          <w:rFonts w:ascii="Arial" w:hAnsi="Arial" w:cs="Arial"/>
          <w:b/>
          <w:bCs/>
          <w:sz w:val="28"/>
          <w:szCs w:val="28"/>
        </w:rPr>
      </w:pPr>
    </w:p>
    <w:p w14:paraId="010DD933" w14:textId="77777777" w:rsidR="004F7EB9" w:rsidRDefault="004F7EB9" w:rsidP="00B77F48">
      <w:pPr>
        <w:spacing w:line="288" w:lineRule="auto"/>
        <w:contextualSpacing/>
        <w:jc w:val="both"/>
        <w:rPr>
          <w:rFonts w:ascii="Arial" w:hAnsi="Arial" w:cs="Arial"/>
          <w:b/>
          <w:bCs/>
          <w:sz w:val="28"/>
          <w:szCs w:val="28"/>
        </w:rPr>
      </w:pPr>
    </w:p>
    <w:p w14:paraId="67F4AF4C" w14:textId="77777777" w:rsidR="004F7EB9" w:rsidRDefault="004F7EB9" w:rsidP="00B77F48">
      <w:pPr>
        <w:spacing w:line="288" w:lineRule="auto"/>
        <w:contextualSpacing/>
        <w:jc w:val="both"/>
        <w:rPr>
          <w:rFonts w:ascii="Arial" w:hAnsi="Arial" w:cs="Arial"/>
          <w:b/>
          <w:bCs/>
          <w:sz w:val="28"/>
          <w:szCs w:val="28"/>
        </w:rPr>
      </w:pPr>
    </w:p>
    <w:p w14:paraId="63BBD15B" w14:textId="77777777" w:rsidR="004F7EB9" w:rsidRDefault="004F7EB9" w:rsidP="00B77F48">
      <w:pPr>
        <w:spacing w:line="288" w:lineRule="auto"/>
        <w:contextualSpacing/>
        <w:jc w:val="both"/>
        <w:rPr>
          <w:rFonts w:ascii="Arial" w:hAnsi="Arial" w:cs="Arial"/>
          <w:b/>
          <w:bCs/>
          <w:sz w:val="28"/>
          <w:szCs w:val="28"/>
        </w:rPr>
      </w:pPr>
    </w:p>
    <w:p w14:paraId="4D167EE5" w14:textId="77777777" w:rsidR="004F7EB9" w:rsidRDefault="004F7EB9" w:rsidP="00B77F48">
      <w:pPr>
        <w:spacing w:line="288" w:lineRule="auto"/>
        <w:contextualSpacing/>
        <w:jc w:val="both"/>
        <w:rPr>
          <w:rFonts w:ascii="Arial" w:hAnsi="Arial" w:cs="Arial"/>
          <w:b/>
          <w:bCs/>
          <w:sz w:val="28"/>
          <w:szCs w:val="28"/>
        </w:rPr>
      </w:pPr>
    </w:p>
    <w:p w14:paraId="1D5EA74F" w14:textId="77777777" w:rsidR="004F7EB9" w:rsidRDefault="004F7EB9" w:rsidP="00B77F48">
      <w:pPr>
        <w:spacing w:line="288" w:lineRule="auto"/>
        <w:contextualSpacing/>
        <w:jc w:val="both"/>
        <w:rPr>
          <w:rFonts w:ascii="Arial" w:hAnsi="Arial" w:cs="Arial"/>
          <w:b/>
          <w:bCs/>
          <w:sz w:val="28"/>
          <w:szCs w:val="28"/>
        </w:rPr>
      </w:pPr>
    </w:p>
    <w:p w14:paraId="214F4E6F" w14:textId="77777777" w:rsidR="004F7EB9" w:rsidRDefault="004F7EB9" w:rsidP="00B77F48">
      <w:pPr>
        <w:spacing w:line="288" w:lineRule="auto"/>
        <w:contextualSpacing/>
        <w:jc w:val="both"/>
        <w:rPr>
          <w:rFonts w:ascii="Arial" w:hAnsi="Arial" w:cs="Arial"/>
          <w:b/>
          <w:bCs/>
          <w:sz w:val="28"/>
          <w:szCs w:val="28"/>
        </w:rPr>
      </w:pPr>
    </w:p>
    <w:p w14:paraId="02B0F6A9" w14:textId="5B81CF9D" w:rsidR="00BD3274" w:rsidRDefault="00BD3274" w:rsidP="00B77F48">
      <w:pPr>
        <w:spacing w:line="288" w:lineRule="auto"/>
        <w:contextualSpacing/>
        <w:jc w:val="both"/>
        <w:rPr>
          <w:rFonts w:ascii="Arial" w:hAnsi="Arial" w:cs="Arial"/>
          <w:b/>
          <w:bCs/>
          <w:sz w:val="28"/>
          <w:szCs w:val="28"/>
        </w:rPr>
      </w:pPr>
      <w:bookmarkStart w:id="46" w:name="_Hlk138278826"/>
      <w:r w:rsidRPr="00E55E1B">
        <w:rPr>
          <w:rFonts w:ascii="Arial" w:hAnsi="Arial" w:cs="Arial"/>
          <w:b/>
          <w:bCs/>
          <w:sz w:val="28"/>
          <w:szCs w:val="28"/>
        </w:rPr>
        <w:t>Discussion</w:t>
      </w:r>
    </w:p>
    <w:bookmarkEnd w:id="46"/>
    <w:p w14:paraId="3A69F455" w14:textId="15723018" w:rsidR="00F57A6A" w:rsidRDefault="006F6676" w:rsidP="00F57A6A">
      <w:pPr>
        <w:spacing w:line="288" w:lineRule="auto"/>
        <w:contextualSpacing/>
        <w:jc w:val="both"/>
        <w:rPr>
          <w:rFonts w:ascii="Arial" w:eastAsiaTheme="minorEastAsia" w:hAnsi="Arial" w:cs="Arial"/>
        </w:rPr>
      </w:pPr>
      <w:r>
        <w:rPr>
          <w:rFonts w:ascii="Arial" w:eastAsiaTheme="minorEastAsia" w:hAnsi="Arial" w:cs="Arial"/>
        </w:rPr>
        <w:t>O</w:t>
      </w:r>
      <w:r w:rsidR="006B3571">
        <w:rPr>
          <w:rFonts w:ascii="Arial" w:eastAsiaTheme="minorEastAsia" w:hAnsi="Arial" w:cs="Arial"/>
        </w:rPr>
        <w:t xml:space="preserve">ur results shed new light on how the human brain </w:t>
      </w:r>
      <w:r w:rsidR="003B16FC">
        <w:rPr>
          <w:rFonts w:ascii="Arial" w:eastAsiaTheme="minorEastAsia" w:hAnsi="Arial" w:cs="Arial"/>
        </w:rPr>
        <w:t xml:space="preserve">can maintain </w:t>
      </w:r>
      <w:r>
        <w:rPr>
          <w:rFonts w:ascii="Arial" w:eastAsiaTheme="minorEastAsia" w:hAnsi="Arial" w:cs="Arial"/>
        </w:rPr>
        <w:t xml:space="preserve">a </w:t>
      </w:r>
      <w:r w:rsidR="006B3571">
        <w:rPr>
          <w:rFonts w:ascii="Arial" w:eastAsiaTheme="minorEastAsia" w:hAnsi="Arial" w:cs="Arial"/>
        </w:rPr>
        <w:t>stable representation</w:t>
      </w:r>
      <w:r>
        <w:rPr>
          <w:rFonts w:ascii="Arial" w:eastAsiaTheme="minorEastAsia" w:hAnsi="Arial" w:cs="Arial"/>
        </w:rPr>
        <w:t xml:space="preserve">al structure </w:t>
      </w:r>
      <w:r w:rsidR="003435CD">
        <w:rPr>
          <w:rFonts w:ascii="Arial" w:eastAsiaTheme="minorEastAsia" w:hAnsi="Arial" w:cs="Arial"/>
        </w:rPr>
        <w:t>on a preserved</w:t>
      </w:r>
      <w:r w:rsidR="001C7E62">
        <w:rPr>
          <w:rFonts w:ascii="Arial" w:eastAsiaTheme="minorEastAsia" w:hAnsi="Arial" w:cs="Arial"/>
        </w:rPr>
        <w:t xml:space="preserve"> </w:t>
      </w:r>
      <w:r w:rsidR="00C565DC">
        <w:rPr>
          <w:rFonts w:ascii="Arial" w:eastAsiaTheme="minorEastAsia" w:hAnsi="Arial" w:cs="Arial"/>
        </w:rPr>
        <w:t xml:space="preserve">manifold </w:t>
      </w:r>
      <w:r w:rsidR="00A24B71">
        <w:rPr>
          <w:rFonts w:ascii="Arial" w:eastAsiaTheme="minorEastAsia" w:hAnsi="Arial" w:cs="Arial"/>
        </w:rPr>
        <w:t xml:space="preserve">for well-rehearsed </w:t>
      </w:r>
      <w:r w:rsidR="00A24168">
        <w:rPr>
          <w:rFonts w:ascii="Arial" w:eastAsiaTheme="minorEastAsia" w:hAnsi="Arial" w:cs="Arial"/>
        </w:rPr>
        <w:t xml:space="preserve">imagined </w:t>
      </w:r>
      <w:r w:rsidR="00A24B71">
        <w:rPr>
          <w:rFonts w:ascii="Arial" w:eastAsiaTheme="minorEastAsia" w:hAnsi="Arial" w:cs="Arial"/>
        </w:rPr>
        <w:t>actions</w:t>
      </w:r>
      <w:r w:rsidR="00531139">
        <w:rPr>
          <w:rFonts w:ascii="Arial" w:eastAsiaTheme="minorEastAsia" w:hAnsi="Arial" w:cs="Arial"/>
        </w:rPr>
        <w:t xml:space="preserve"> in the presence of drift</w:t>
      </w:r>
      <w:r>
        <w:rPr>
          <w:rFonts w:ascii="Arial" w:eastAsiaTheme="minorEastAsia" w:hAnsi="Arial" w:cs="Arial"/>
        </w:rPr>
        <w:t>,</w:t>
      </w:r>
      <w:r w:rsidR="003B16FC">
        <w:rPr>
          <w:rFonts w:ascii="Arial" w:eastAsiaTheme="minorEastAsia" w:hAnsi="Arial" w:cs="Arial"/>
        </w:rPr>
        <w:t xml:space="preserve"> while at the same</w:t>
      </w:r>
      <w:r w:rsidR="00605EA6">
        <w:rPr>
          <w:rFonts w:ascii="Arial" w:eastAsiaTheme="minorEastAsia" w:hAnsi="Arial" w:cs="Arial"/>
        </w:rPr>
        <w:t xml:space="preserve"> time</w:t>
      </w:r>
      <w:r w:rsidR="003B16FC">
        <w:rPr>
          <w:rFonts w:ascii="Arial" w:eastAsiaTheme="minorEastAsia" w:hAnsi="Arial" w:cs="Arial"/>
        </w:rPr>
        <w:t xml:space="preserve"> flexibly</w:t>
      </w:r>
      <w:r w:rsidR="00C565DC">
        <w:rPr>
          <w:rFonts w:ascii="Arial" w:eastAsiaTheme="minorEastAsia" w:hAnsi="Arial" w:cs="Arial"/>
        </w:rPr>
        <w:t xml:space="preserve"> </w:t>
      </w:r>
      <w:r w:rsidR="00B3441E">
        <w:rPr>
          <w:rFonts w:ascii="Arial" w:eastAsiaTheme="minorEastAsia" w:hAnsi="Arial" w:cs="Arial"/>
        </w:rPr>
        <w:t>adapt</w:t>
      </w:r>
      <w:r w:rsidR="00C565DC">
        <w:rPr>
          <w:rFonts w:ascii="Arial" w:eastAsiaTheme="minorEastAsia" w:hAnsi="Arial" w:cs="Arial"/>
        </w:rPr>
        <w:t>ing representational statistics</w:t>
      </w:r>
      <w:r w:rsidR="00B3441E">
        <w:rPr>
          <w:rFonts w:ascii="Arial" w:eastAsiaTheme="minorEastAsia" w:hAnsi="Arial" w:cs="Arial"/>
        </w:rPr>
        <w:t xml:space="preserve"> </w:t>
      </w:r>
      <w:r w:rsidR="00536162">
        <w:rPr>
          <w:rFonts w:ascii="Arial" w:eastAsiaTheme="minorEastAsia" w:hAnsi="Arial" w:cs="Arial"/>
        </w:rPr>
        <w:t xml:space="preserve">in </w:t>
      </w:r>
      <w:r w:rsidR="005C2854">
        <w:rPr>
          <w:rFonts w:ascii="Arial" w:eastAsiaTheme="minorEastAsia" w:hAnsi="Arial" w:cs="Arial"/>
        </w:rPr>
        <w:t>novel contexts</w:t>
      </w:r>
      <w:r w:rsidR="00F57A6A">
        <w:rPr>
          <w:rFonts w:ascii="Arial" w:eastAsiaTheme="minorEastAsia" w:hAnsi="Arial" w:cs="Arial"/>
        </w:rPr>
        <w:t xml:space="preserve">. </w:t>
      </w:r>
      <w:r w:rsidR="00B3441E">
        <w:rPr>
          <w:rFonts w:ascii="Arial" w:eastAsiaTheme="minorEastAsia" w:hAnsi="Arial" w:cs="Arial"/>
        </w:rPr>
        <w:t>Importantly, in the absence of any feedback, there was a relatively high variance in the measured mesoscale responses for each imagined action.</w:t>
      </w:r>
      <w:del w:id="47" w:author="nikhilesh natraj" w:date="2023-07-30T14:47:00Z">
        <w:r w:rsidR="00B3441E" w:rsidDel="007E3E4A">
          <w:rPr>
            <w:rFonts w:ascii="Arial" w:eastAsiaTheme="minorEastAsia" w:hAnsi="Arial" w:cs="Arial"/>
          </w:rPr>
          <w:delText xml:space="preserve"> Moreover, central to our findings was the </w:delText>
        </w:r>
        <w:r w:rsidR="00F57A6A" w:rsidDel="007E3E4A">
          <w:rPr>
            <w:rFonts w:ascii="Arial" w:eastAsiaTheme="minorEastAsia" w:hAnsi="Arial" w:cs="Arial"/>
          </w:rPr>
          <w:delText xml:space="preserve">notion of </w:delText>
        </w:r>
        <w:r w:rsidR="00E83F05" w:rsidDel="007E3E4A">
          <w:rPr>
            <w:rFonts w:ascii="Arial" w:eastAsiaTheme="minorEastAsia" w:hAnsi="Arial" w:cs="Arial"/>
          </w:rPr>
          <w:delText xml:space="preserve">across-day drift in the centroids of </w:delText>
        </w:r>
        <w:r w:rsidR="00470207" w:rsidDel="007E3E4A">
          <w:rPr>
            <w:rFonts w:ascii="Arial" w:eastAsiaTheme="minorEastAsia" w:hAnsi="Arial" w:cs="Arial"/>
          </w:rPr>
          <w:delText>imagine</w:delText>
        </w:r>
        <w:r w:rsidR="00FC014C" w:rsidDel="007E3E4A">
          <w:rPr>
            <w:rFonts w:ascii="Arial" w:eastAsiaTheme="minorEastAsia" w:hAnsi="Arial" w:cs="Arial"/>
          </w:rPr>
          <w:delText>d</w:delText>
        </w:r>
        <w:r w:rsidR="00470207" w:rsidDel="007E3E4A">
          <w:rPr>
            <w:rFonts w:ascii="Arial" w:eastAsiaTheme="minorEastAsia" w:hAnsi="Arial" w:cs="Arial"/>
          </w:rPr>
          <w:delText xml:space="preserve"> </w:delText>
        </w:r>
        <w:r w:rsidR="00E83F05" w:rsidDel="007E3E4A">
          <w:rPr>
            <w:rFonts w:ascii="Arial" w:eastAsiaTheme="minorEastAsia" w:hAnsi="Arial" w:cs="Arial"/>
          </w:rPr>
          <w:delText>representations</w:delText>
        </w:r>
        <w:r w:rsidR="00B3441E" w:rsidDel="007E3E4A">
          <w:rPr>
            <w:rFonts w:ascii="Arial" w:eastAsiaTheme="minorEastAsia" w:hAnsi="Arial" w:cs="Arial"/>
          </w:rPr>
          <w:delText>,</w:delText>
        </w:r>
        <w:r w:rsidR="00C47F23" w:rsidDel="007E3E4A">
          <w:rPr>
            <w:rFonts w:ascii="Arial" w:eastAsiaTheme="minorEastAsia" w:hAnsi="Arial" w:cs="Arial"/>
          </w:rPr>
          <w:delText xml:space="preserve"> </w:delText>
        </w:r>
        <w:r w:rsidR="00C565DC" w:rsidDel="007E3E4A">
          <w:rPr>
            <w:rFonts w:ascii="Arial" w:eastAsiaTheme="minorEastAsia" w:hAnsi="Arial" w:cs="Arial"/>
          </w:rPr>
          <w:delText xml:space="preserve">while still maintaining </w:delText>
        </w:r>
        <w:r w:rsidR="00060A46" w:rsidDel="007E3E4A">
          <w:rPr>
            <w:rFonts w:ascii="Arial" w:eastAsiaTheme="minorEastAsia" w:hAnsi="Arial" w:cs="Arial"/>
          </w:rPr>
          <w:delText xml:space="preserve">a </w:delText>
        </w:r>
        <w:r w:rsidR="00C47F23" w:rsidDel="007E3E4A">
          <w:rPr>
            <w:rFonts w:ascii="Arial" w:eastAsiaTheme="minorEastAsia" w:hAnsi="Arial" w:cs="Arial"/>
          </w:rPr>
          <w:delText xml:space="preserve">remarkably preserved </w:delText>
        </w:r>
        <w:r w:rsidR="00060A46" w:rsidDel="007E3E4A">
          <w:rPr>
            <w:rFonts w:ascii="Arial" w:eastAsiaTheme="minorEastAsia" w:hAnsi="Arial" w:cs="Arial"/>
          </w:rPr>
          <w:delText xml:space="preserve">representational </w:delText>
        </w:r>
        <w:r w:rsidR="00E7030F" w:rsidDel="007E3E4A">
          <w:rPr>
            <w:rFonts w:ascii="Arial" w:eastAsiaTheme="minorEastAsia" w:hAnsi="Arial" w:cs="Arial"/>
          </w:rPr>
          <w:delText>structure</w:delText>
        </w:r>
        <w:r w:rsidR="00470207" w:rsidDel="007E3E4A">
          <w:rPr>
            <w:rFonts w:ascii="Arial" w:eastAsiaTheme="minorEastAsia" w:hAnsi="Arial" w:cs="Arial"/>
          </w:rPr>
          <w:delText xml:space="preserve"> across </w:delText>
        </w:r>
        <w:r w:rsidR="00C47F23" w:rsidDel="007E3E4A">
          <w:rPr>
            <w:rFonts w:ascii="Arial" w:eastAsiaTheme="minorEastAsia" w:hAnsi="Arial" w:cs="Arial"/>
          </w:rPr>
          <w:delText>the repertoire</w:delText>
        </w:r>
      </w:del>
      <w:r w:rsidR="00C767FE">
        <w:rPr>
          <w:rFonts w:ascii="Arial" w:eastAsiaTheme="minorEastAsia" w:hAnsi="Arial" w:cs="Arial"/>
        </w:rPr>
        <w:t xml:space="preserve">. Accounting for </w:t>
      </w:r>
      <w:del w:id="48" w:author="nikhilesh natraj" w:date="2023-07-30T14:47:00Z">
        <w:r w:rsidR="00B3441E" w:rsidDel="007E3E4A">
          <w:rPr>
            <w:rFonts w:ascii="Arial" w:eastAsiaTheme="minorEastAsia" w:hAnsi="Arial" w:cs="Arial"/>
          </w:rPr>
          <w:delText xml:space="preserve">this </w:delText>
        </w:r>
      </w:del>
      <w:r w:rsidR="00572512">
        <w:rPr>
          <w:rFonts w:ascii="Arial" w:eastAsiaTheme="minorEastAsia" w:hAnsi="Arial" w:cs="Arial"/>
        </w:rPr>
        <w:t xml:space="preserve">representational drift </w:t>
      </w:r>
      <w:r w:rsidR="00C767FE">
        <w:rPr>
          <w:rFonts w:ascii="Arial" w:eastAsiaTheme="minorEastAsia" w:hAnsi="Arial" w:cs="Arial"/>
        </w:rPr>
        <w:t xml:space="preserve">was key for </w:t>
      </w:r>
      <w:r w:rsidR="00572512">
        <w:rPr>
          <w:rFonts w:ascii="Arial" w:eastAsiaTheme="minorEastAsia" w:hAnsi="Arial" w:cs="Arial"/>
        </w:rPr>
        <w:t xml:space="preserve">enabling BCI control that generalized across days. This allowed our subjects to capitalize on practice from previous days to improve neuroprosthetic control. Overall, our study </w:t>
      </w:r>
      <w:r w:rsidR="00470207">
        <w:rPr>
          <w:rFonts w:ascii="Arial" w:eastAsiaTheme="minorEastAsia" w:hAnsi="Arial" w:cs="Arial"/>
        </w:rPr>
        <w:t xml:space="preserve">highlights </w:t>
      </w:r>
      <w:r w:rsidR="00B3441E">
        <w:rPr>
          <w:rFonts w:ascii="Arial" w:eastAsiaTheme="minorEastAsia" w:hAnsi="Arial" w:cs="Arial"/>
        </w:rPr>
        <w:t xml:space="preserve">the interplay between representational stability and plasticity and </w:t>
      </w:r>
      <w:r w:rsidR="00E43CCA">
        <w:rPr>
          <w:rFonts w:ascii="Arial" w:eastAsiaTheme="minorEastAsia" w:hAnsi="Arial" w:cs="Arial"/>
        </w:rPr>
        <w:t xml:space="preserve">provides a framework </w:t>
      </w:r>
      <w:r w:rsidR="00B3441E">
        <w:rPr>
          <w:rFonts w:ascii="Arial" w:eastAsiaTheme="minorEastAsia" w:hAnsi="Arial" w:cs="Arial"/>
        </w:rPr>
        <w:t xml:space="preserve">that translates these findings </w:t>
      </w:r>
      <w:r w:rsidR="00E43CCA">
        <w:rPr>
          <w:rFonts w:ascii="Arial" w:eastAsiaTheme="minorEastAsia" w:hAnsi="Arial" w:cs="Arial"/>
        </w:rPr>
        <w:t xml:space="preserve">for clinically relevant stable long-term neuroprosthetic control using mesoscale </w:t>
      </w:r>
      <w:r w:rsidR="00A11872">
        <w:rPr>
          <w:rFonts w:ascii="Arial" w:eastAsiaTheme="minorEastAsia" w:hAnsi="Arial" w:cs="Arial"/>
        </w:rPr>
        <w:t>ECoG</w:t>
      </w:r>
      <w:r w:rsidR="00E43CCA">
        <w:rPr>
          <w:rFonts w:ascii="Arial" w:eastAsiaTheme="minorEastAsia" w:hAnsi="Arial" w:cs="Arial"/>
        </w:rPr>
        <w:t>.</w:t>
      </w:r>
    </w:p>
    <w:p w14:paraId="701D7CAD" w14:textId="77777777" w:rsidR="001C7E62" w:rsidRDefault="001C7E62" w:rsidP="00F57A6A">
      <w:pPr>
        <w:spacing w:line="288" w:lineRule="auto"/>
        <w:contextualSpacing/>
        <w:jc w:val="both"/>
        <w:rPr>
          <w:rFonts w:ascii="Arial" w:eastAsiaTheme="minorEastAsia" w:hAnsi="Arial" w:cs="Arial"/>
        </w:rPr>
      </w:pPr>
    </w:p>
    <w:p w14:paraId="7852479F" w14:textId="59A9D1C8" w:rsidR="0085706B" w:rsidRPr="00536162" w:rsidRDefault="00091A7F" w:rsidP="00F57A6A">
      <w:pPr>
        <w:spacing w:line="288" w:lineRule="auto"/>
        <w:contextualSpacing/>
        <w:jc w:val="both"/>
        <w:rPr>
          <w:rFonts w:ascii="Arial" w:eastAsiaTheme="minorEastAsia" w:hAnsi="Arial" w:cs="Arial"/>
          <w:b/>
          <w:bCs/>
        </w:rPr>
      </w:pPr>
      <w:r>
        <w:rPr>
          <w:rFonts w:ascii="Arial" w:eastAsiaTheme="minorEastAsia" w:hAnsi="Arial" w:cs="Arial"/>
          <w:b/>
          <w:bCs/>
        </w:rPr>
        <w:t>Mesoscale r</w:t>
      </w:r>
      <w:r w:rsidR="0085706B" w:rsidRPr="00536162">
        <w:rPr>
          <w:rFonts w:ascii="Arial" w:eastAsiaTheme="minorEastAsia" w:hAnsi="Arial" w:cs="Arial"/>
          <w:b/>
          <w:bCs/>
        </w:rPr>
        <w:t xml:space="preserve">epresentational </w:t>
      </w:r>
      <w:r w:rsidR="00596D0A">
        <w:rPr>
          <w:rFonts w:ascii="Arial" w:eastAsiaTheme="minorEastAsia" w:hAnsi="Arial" w:cs="Arial"/>
          <w:b/>
          <w:bCs/>
        </w:rPr>
        <w:t xml:space="preserve">stability and plasticity in the presence of </w:t>
      </w:r>
      <w:r w:rsidR="0085706B" w:rsidRPr="00536162">
        <w:rPr>
          <w:rFonts w:ascii="Arial" w:eastAsiaTheme="minorEastAsia" w:hAnsi="Arial" w:cs="Arial"/>
          <w:b/>
          <w:bCs/>
        </w:rPr>
        <w:t>drift</w:t>
      </w:r>
      <w:r>
        <w:rPr>
          <w:rFonts w:ascii="Arial" w:eastAsiaTheme="minorEastAsia" w:hAnsi="Arial" w:cs="Arial"/>
          <w:b/>
          <w:bCs/>
        </w:rPr>
        <w:t xml:space="preserve"> </w:t>
      </w:r>
    </w:p>
    <w:p w14:paraId="1A42A5E1" w14:textId="0A02BF77" w:rsidR="00B03D99" w:rsidRDefault="00FC014C" w:rsidP="00FC014C">
      <w:pPr>
        <w:spacing w:line="288" w:lineRule="auto"/>
        <w:contextualSpacing/>
        <w:jc w:val="both"/>
        <w:rPr>
          <w:rFonts w:ascii="Arial" w:eastAsiaTheme="minorEastAsia" w:hAnsi="Arial" w:cs="Arial"/>
        </w:rPr>
      </w:pPr>
      <w:r>
        <w:rPr>
          <w:rFonts w:ascii="Arial" w:eastAsiaTheme="minorEastAsia" w:hAnsi="Arial" w:cs="Arial"/>
        </w:rPr>
        <w:t>The drift that we observed was across days and did not appear to be present in any given daily session. This suggests that it might be related to processes that modify neural representations over a day. One possibility is that our subjects slightly varied how they performed the imagined actions; we tried to account for this by ensuring that our instructions were highly specific and repeated frequently. We also used the same visual paradigm day-to-day to help constrain the ‘imagined’ actions. It is also unlikely that the drift could be due to pure stochasticity or unconstrained random</w:t>
      </w:r>
      <w:ins w:id="49" w:author="nikhilesh natraj" w:date="2023-07-30T14:47:00Z">
        <w:r w:rsidR="007E3E4A">
          <w:rPr>
            <w:rFonts w:ascii="Arial" w:eastAsiaTheme="minorEastAsia" w:hAnsi="Arial" w:cs="Arial"/>
          </w:rPr>
          <w:t>ness</w:t>
        </w:r>
      </w:ins>
      <w:del w:id="50" w:author="nikhilesh natraj" w:date="2023-07-30T14:47:00Z">
        <w:r w:rsidDel="007E3E4A">
          <w:rPr>
            <w:rFonts w:ascii="Arial" w:eastAsiaTheme="minorEastAsia" w:hAnsi="Arial" w:cs="Arial"/>
          </w:rPr>
          <w:delText xml:space="preserve"> walk</w:delText>
        </w:r>
      </w:del>
      <w:r>
        <w:rPr>
          <w:rFonts w:ascii="Arial" w:eastAsiaTheme="minorEastAsia" w:hAnsi="Arial" w:cs="Arial"/>
        </w:rPr>
        <w:t xml:space="preserve"> outside bounds that could plausibly be overcome by plasticity </w:t>
      </w:r>
      <w:r>
        <w:rPr>
          <w:rFonts w:ascii="Arial" w:eastAsiaTheme="minorEastAsia" w:hAnsi="Arial" w:cs="Arial"/>
        </w:rPr>
        <w:fldChar w:fldCharType="begin"/>
      </w:r>
      <w:r>
        <w:rPr>
          <w:rFonts w:ascii="Arial" w:eastAsiaTheme="minorEastAsia" w:hAnsi="Arial" w:cs="Arial"/>
        </w:rPr>
        <w:instrText xml:space="preserve"> ADDIN EN.CITE &lt;EndNote&gt;&lt;Cite&gt;&lt;Author&gt;Rule&lt;/Author&gt;&lt;Year&gt;2020&lt;/Year&gt;&lt;RecNum&gt;374&lt;/RecNum&gt;&lt;DisplayText&gt;(Rule et al., 2020; Masset et al., 2022)&lt;/DisplayText&gt;&lt;record&gt;&lt;rec-number&gt;374&lt;/rec-number&gt;&lt;foreign-keys&gt;&lt;key app="EN" db-id="095vzf2zzvarpaezad9xw50uwvzwsd59edf9" timestamp="1688581139"&gt;374&lt;/key&gt;&lt;/foreign-keys&gt;&lt;ref-type name="Journal Article"&gt;17&lt;/ref-type&gt;&lt;contributors&gt;&lt;authors&gt;&lt;author&gt;Rule, Michael E&lt;/author&gt;&lt;author&gt;Loback, Adrianna R&lt;/author&gt;&lt;author&gt;Raman, Dhruva V&lt;/author&gt;&lt;author&gt;Driscoll, Laura N&lt;/author&gt;&lt;author&gt;Harvey, Christopher D&lt;/author&gt;&lt;author&gt;O&amp;apos;Leary, Timothy&lt;/author&gt;&lt;/authors&gt;&lt;/contributors&gt;&lt;titles&gt;&lt;title&gt;Stable task information from an unstable neural population&lt;/title&gt;&lt;secondary-title&gt;Elife&lt;/secondary-title&gt;&lt;/titles&gt;&lt;periodical&gt;&lt;full-title&gt;Elife&lt;/full-title&gt;&lt;/periodical&gt;&lt;pages&gt;e51121&lt;/pages&gt;&lt;volume&gt;9&lt;/volume&gt;&lt;dates&gt;&lt;year&gt;2020&lt;/year&gt;&lt;/dates&gt;&lt;isbn&gt;2050-084X&lt;/isbn&gt;&lt;urls&gt;&lt;/urls&gt;&lt;/record&gt;&lt;/Cite&gt;&lt;Cite&gt;&lt;Author&gt;Masset&lt;/Author&gt;&lt;Year&gt;2022&lt;/Year&gt;&lt;RecNum&gt;371&lt;/RecNum&gt;&lt;record&gt;&lt;rec-number&gt;371&lt;/rec-number&gt;&lt;foreign-keys&gt;&lt;key app="EN" db-id="095vzf2zzvarpaezad9xw50uwvzwsd59edf9" timestamp="1687925770"&gt;371&lt;/key&gt;&lt;/foreign-keys&gt;&lt;ref-type name="Journal Article"&gt;17&lt;/ref-type&gt;&lt;contributors&gt;&lt;authors&gt;&lt;author&gt;Masset, Paul&lt;/author&gt;&lt;author&gt;Qin, Shanshan&lt;/author&gt;&lt;author&gt;Zavatone-Veth, Jacob A&lt;/author&gt;&lt;/authors&gt;&lt;/contributors&gt;&lt;titles&gt;&lt;title&gt;Drifting neuronal representations: Bug or feature?&lt;/title&gt;&lt;secondary-title&gt;Biological Cybernetics&lt;/secondary-title&gt;&lt;/titles&gt;&lt;periodical&gt;&lt;full-title&gt;Biological Cybernetics&lt;/full-title&gt;&lt;/periodical&gt;&lt;pages&gt;253-266&lt;/pages&gt;&lt;volume&gt;116&lt;/volume&gt;&lt;number&gt;3&lt;/number&gt;&lt;dates&gt;&lt;year&gt;2022&lt;/year&gt;&lt;/dates&gt;&lt;isbn&gt;1432-0770&lt;/isbn&gt;&lt;urls&gt;&lt;/urls&gt;&lt;/record&gt;&lt;/Cite&gt;&lt;/EndNote&gt;</w:instrText>
      </w:r>
      <w:r>
        <w:rPr>
          <w:rFonts w:ascii="Arial" w:eastAsiaTheme="minorEastAsia" w:hAnsi="Arial" w:cs="Arial"/>
        </w:rPr>
        <w:fldChar w:fldCharType="separate"/>
      </w:r>
      <w:r>
        <w:rPr>
          <w:rFonts w:ascii="Arial" w:eastAsiaTheme="minorEastAsia" w:hAnsi="Arial" w:cs="Arial"/>
          <w:noProof/>
        </w:rPr>
        <w:t>(Rule et al., 2020; Masset et al., 2022)</w:t>
      </w:r>
      <w:r>
        <w:rPr>
          <w:rFonts w:ascii="Arial" w:eastAsiaTheme="minorEastAsia" w:hAnsi="Arial" w:cs="Arial"/>
        </w:rPr>
        <w:fldChar w:fldCharType="end"/>
      </w:r>
      <w:r>
        <w:rPr>
          <w:rFonts w:ascii="Arial" w:eastAsiaTheme="minorEastAsia" w:hAnsi="Arial" w:cs="Arial"/>
        </w:rPr>
        <w:t>. If this were the case, then PnP performance could be highly variable and might likely require a significantly larger number of across-day data. Instead, our analyses provided evidence of the efficacy of using multi-day</w:t>
      </w:r>
      <w:ins w:id="51" w:author="nikhilesh natraj" w:date="2023-07-30T14:47:00Z">
        <w:r w:rsidR="007E3E4A">
          <w:rPr>
            <w:rFonts w:ascii="Arial" w:eastAsiaTheme="minorEastAsia" w:hAnsi="Arial" w:cs="Arial"/>
          </w:rPr>
          <w:t>;</w:t>
        </w:r>
      </w:ins>
      <w:r>
        <w:rPr>
          <w:rFonts w:ascii="Arial" w:eastAsiaTheme="minorEastAsia" w:hAnsi="Arial" w:cs="Arial"/>
        </w:rPr>
        <w:t xml:space="preserve"> </w:t>
      </w:r>
      <w:del w:id="52" w:author="nikhilesh natraj" w:date="2023-07-30T14:47:00Z">
        <w:r w:rsidR="00C70D69" w:rsidDel="007E3E4A">
          <w:rPr>
            <w:rFonts w:ascii="Arial" w:eastAsiaTheme="minorEastAsia" w:hAnsi="Arial" w:cs="Arial"/>
          </w:rPr>
          <w:delText>as</w:delText>
        </w:r>
        <w:r w:rsidDel="007E3E4A">
          <w:rPr>
            <w:rFonts w:ascii="Arial" w:eastAsiaTheme="minorEastAsia" w:hAnsi="Arial" w:cs="Arial"/>
          </w:rPr>
          <w:delText xml:space="preserve"> </w:delText>
        </w:r>
      </w:del>
      <w:r>
        <w:rPr>
          <w:rFonts w:ascii="Arial" w:eastAsiaTheme="minorEastAsia" w:hAnsi="Arial" w:cs="Arial"/>
        </w:rPr>
        <w:t xml:space="preserve">a PnP decoder built </w:t>
      </w:r>
      <w:del w:id="53" w:author="nikhilesh natraj" w:date="2023-07-30T14:48:00Z">
        <w:r w:rsidDel="007E3E4A">
          <w:rPr>
            <w:rFonts w:ascii="Arial" w:eastAsiaTheme="minorEastAsia" w:hAnsi="Arial" w:cs="Arial"/>
          </w:rPr>
          <w:delText>by sampling the centroid shifts across</w:delText>
        </w:r>
      </w:del>
      <w:ins w:id="54" w:author="nikhilesh natraj" w:date="2023-07-30T14:48:00Z">
        <w:r w:rsidR="007E3E4A">
          <w:rPr>
            <w:rFonts w:ascii="Arial" w:eastAsiaTheme="minorEastAsia" w:hAnsi="Arial" w:cs="Arial"/>
          </w:rPr>
          <w:t>by sampling</w:t>
        </w:r>
      </w:ins>
      <w:r>
        <w:rPr>
          <w:rFonts w:ascii="Arial" w:eastAsiaTheme="minorEastAsia" w:hAnsi="Arial" w:cs="Arial"/>
        </w:rPr>
        <w:t xml:space="preserve"> a limited number of days generalized remarkably well long-term. This suggests a latent meta-structure wherein the manifold’s drift itself might be constrained to another stable lower dimensional regime, which can be approximated by sampling distributional shifts across a limited number of days.  Slight drift for well-rehearsed movements might provide some measure of constrained redundancy and tolerance in the neural code</w:t>
      </w:r>
      <w:ins w:id="55" w:author="nikhilesh natraj" w:date="2023-07-31T16:54:00Z">
        <w:r w:rsidR="00945F80">
          <w:rPr>
            <w:rFonts w:ascii="Arial" w:eastAsiaTheme="minorEastAsia" w:hAnsi="Arial" w:cs="Arial"/>
          </w:rPr>
          <w:t xml:space="preserve">. This </w:t>
        </w:r>
      </w:ins>
      <w:ins w:id="56" w:author="nikhilesh natraj" w:date="2023-07-31T16:55:00Z">
        <w:r w:rsidR="00945F80">
          <w:rPr>
            <w:rFonts w:ascii="Arial" w:eastAsiaTheme="minorEastAsia" w:hAnsi="Arial" w:cs="Arial"/>
          </w:rPr>
          <w:t>may</w:t>
        </w:r>
      </w:ins>
      <w:del w:id="57" w:author="nikhilesh natraj" w:date="2023-07-31T16:55:00Z">
        <w:r w:rsidDel="00945F80">
          <w:rPr>
            <w:rFonts w:ascii="Arial" w:eastAsiaTheme="minorEastAsia" w:hAnsi="Arial" w:cs="Arial"/>
          </w:rPr>
          <w:delText>,</w:delText>
        </w:r>
      </w:del>
      <w:r>
        <w:rPr>
          <w:rFonts w:ascii="Arial" w:eastAsiaTheme="minorEastAsia" w:hAnsi="Arial" w:cs="Arial"/>
        </w:rPr>
        <w:t xml:space="preserve"> allow</w:t>
      </w:r>
      <w:del w:id="58" w:author="nikhilesh natraj" w:date="2023-07-31T16:55:00Z">
        <w:r w:rsidDel="00945F80">
          <w:rPr>
            <w:rFonts w:ascii="Arial" w:eastAsiaTheme="minorEastAsia" w:hAnsi="Arial" w:cs="Arial"/>
          </w:rPr>
          <w:delText>ing</w:delText>
        </w:r>
      </w:del>
      <w:r>
        <w:rPr>
          <w:rFonts w:ascii="Arial" w:eastAsiaTheme="minorEastAsia" w:hAnsi="Arial" w:cs="Arial"/>
        </w:rPr>
        <w:t xml:space="preserve"> for a larger neural space to exist for flexible activity patterns in a stable network of cortical neurons </w:t>
      </w:r>
      <w:r>
        <w:rPr>
          <w:rFonts w:ascii="Arial" w:eastAsiaTheme="minorEastAsia" w:hAnsi="Arial" w:cs="Arial"/>
        </w:rPr>
        <w:fldChar w:fldCharType="begin"/>
      </w:r>
      <w:r>
        <w:rPr>
          <w:rFonts w:ascii="Arial" w:eastAsiaTheme="minorEastAsia" w:hAnsi="Arial" w:cs="Arial"/>
        </w:rPr>
        <w:instrText xml:space="preserve"> ADDIN EN.CITE &lt;EndNote&gt;&lt;Cite&gt;&lt;Author&gt;Mau&lt;/Author&gt;&lt;Year&gt;2020&lt;/Year&gt;&lt;RecNum&gt;373&lt;/RecNum&gt;&lt;DisplayText&gt;(Mau et al., 2020)&lt;/DisplayText&gt;&lt;record&gt;&lt;rec-number&gt;373&lt;/rec-number&gt;&lt;foreign-keys&gt;&lt;key app="EN" db-id="095vzf2zzvarpaezad9xw50uwvzwsd59edf9" timestamp="1687926250"&gt;373&lt;/key&gt;&lt;/foreign-keys&gt;&lt;ref-type name="Journal Article"&gt;17&lt;/ref-type&gt;&lt;contributors&gt;&lt;authors&gt;&lt;author&gt;Mau, William&lt;/author&gt;&lt;author&gt;Hasselmo, Michael E&lt;/author&gt;&lt;author&gt;Cai, Denise J&lt;/author&gt;&lt;/authors&gt;&lt;/contributors&gt;&lt;titles&gt;&lt;title&gt;The brain in motion: How ensemble fluidity drives memory-updating and flexibility&lt;/title&gt;&lt;secondary-title&gt;Elife&lt;/secondary-title&gt;&lt;/titles&gt;&lt;periodical&gt;&lt;full-title&gt;Elife&lt;/full-title&gt;&lt;/periodical&gt;&lt;pages&gt;e63550&lt;/pages&gt;&lt;volume&gt;9&lt;/volume&gt;&lt;dates&gt;&lt;year&gt;2020&lt;/year&gt;&lt;/dates&gt;&lt;isbn&gt;2050-084X&lt;/isbn&gt;&lt;urls&gt;&lt;/urls&gt;&lt;/record&gt;&lt;/Cite&gt;&lt;/EndNote&gt;</w:instrText>
      </w:r>
      <w:r>
        <w:rPr>
          <w:rFonts w:ascii="Arial" w:eastAsiaTheme="minorEastAsia" w:hAnsi="Arial" w:cs="Arial"/>
        </w:rPr>
        <w:fldChar w:fldCharType="separate"/>
      </w:r>
      <w:r>
        <w:rPr>
          <w:rFonts w:ascii="Arial" w:eastAsiaTheme="minorEastAsia" w:hAnsi="Arial" w:cs="Arial"/>
          <w:noProof/>
        </w:rPr>
        <w:t>(Mau et al., 2020)</w:t>
      </w:r>
      <w:r>
        <w:rPr>
          <w:rFonts w:ascii="Arial" w:eastAsiaTheme="minorEastAsia" w:hAnsi="Arial" w:cs="Arial"/>
        </w:rPr>
        <w:fldChar w:fldCharType="end"/>
      </w:r>
      <w:r>
        <w:rPr>
          <w:rFonts w:ascii="Arial" w:eastAsiaTheme="minorEastAsia" w:hAnsi="Arial" w:cs="Arial"/>
        </w:rPr>
        <w:t xml:space="preserve">. This could also tie in with recent hypotheses that posit that it might be more advantageous for generalizability if network-level activity patterns were to drift time-varyingly around a stable attractor state than maintain a fixed-point </w:t>
      </w:r>
      <w:r>
        <w:rPr>
          <w:rFonts w:ascii="Arial" w:eastAsiaTheme="minorEastAsia" w:hAnsi="Arial" w:cs="Arial"/>
        </w:rPr>
        <w:fldChar w:fldCharType="begin"/>
      </w:r>
      <w:r>
        <w:rPr>
          <w:rFonts w:ascii="Arial" w:eastAsiaTheme="minorEastAsia" w:hAnsi="Arial" w:cs="Arial"/>
        </w:rPr>
        <w:instrText xml:space="preserve"> ADDIN EN.CITE &lt;EndNote&gt;&lt;Cite&gt;&lt;Author&gt;Driscoll&lt;/Author&gt;&lt;Year&gt;2022&lt;/Year&gt;&lt;RecNum&gt;372&lt;/RecNum&gt;&lt;DisplayText&gt;(Driscoll et al., 2022)&lt;/DisplayText&gt;&lt;record&gt;&lt;rec-number&gt;372&lt;/rec-number&gt;&lt;foreign-keys&gt;&lt;key app="EN" db-id="095vzf2zzvarpaezad9xw50uwvzwsd59edf9" timestamp="1687925964"&gt;372&lt;/key&gt;&lt;/foreign-keys&gt;&lt;ref-type name="Journal Article"&gt;17&lt;/ref-type&gt;&lt;contributors&gt;&lt;authors&gt;&lt;author&gt;Driscoll, Laura N&lt;/author&gt;&lt;author&gt;Duncker, Lea&lt;/author&gt;&lt;author&gt;Harvey, Christopher D&lt;/author&gt;&lt;/authors&gt;&lt;/contributors&gt;&lt;titles&gt;&lt;title&gt;Representational drift: Emerging theories for continual learning and experimental future directions&lt;/title&gt;&lt;secondary-title&gt;Current Opinion in Neurobiology&lt;/secondary-title&gt;&lt;/titles&gt;&lt;periodical&gt;&lt;full-title&gt;Current opinion in neurobiology&lt;/full-title&gt;&lt;/periodical&gt;&lt;pages&gt;102609&lt;/pages&gt;&lt;volume&gt;76&lt;/volume&gt;&lt;dates&gt;&lt;year&gt;2022&lt;/year&gt;&lt;/dates&gt;&lt;isbn&gt;0959-4388&lt;/isbn&gt;&lt;urls&gt;&lt;/urls&gt;&lt;/record&gt;&lt;/Cite&gt;&lt;/EndNote&gt;</w:instrText>
      </w:r>
      <w:r>
        <w:rPr>
          <w:rFonts w:ascii="Arial" w:eastAsiaTheme="minorEastAsia" w:hAnsi="Arial" w:cs="Arial"/>
        </w:rPr>
        <w:fldChar w:fldCharType="separate"/>
      </w:r>
      <w:r>
        <w:rPr>
          <w:rFonts w:ascii="Arial" w:eastAsiaTheme="minorEastAsia" w:hAnsi="Arial" w:cs="Arial"/>
          <w:noProof/>
        </w:rPr>
        <w:t>(Driscoll et al., 2022)</w:t>
      </w:r>
      <w:r>
        <w:rPr>
          <w:rFonts w:ascii="Arial" w:eastAsiaTheme="minorEastAsia" w:hAnsi="Arial" w:cs="Arial"/>
        </w:rPr>
        <w:fldChar w:fldCharType="end"/>
      </w:r>
      <w:r>
        <w:rPr>
          <w:rFonts w:ascii="Arial" w:eastAsiaTheme="minorEastAsia" w:hAnsi="Arial" w:cs="Arial"/>
        </w:rPr>
        <w:t xml:space="preserve">.  Nonetheless, accounting for this drift was extremely important for reliable decoding across days; without it, we did not observe ready across-day generalization. Without directly accounting for drift, PnP control likely requires long-term closed-loop decoder adaptation together with neural </w:t>
      </w:r>
      <w:r>
        <w:rPr>
          <w:rFonts w:ascii="Arial" w:eastAsiaTheme="minorEastAsia" w:hAnsi="Arial" w:cs="Arial"/>
        </w:rPr>
        <w:lastRenderedPageBreak/>
        <w:t xml:space="preserve">plasticity </w:t>
      </w:r>
      <w:r>
        <w:rPr>
          <w:rFonts w:ascii="Arial" w:eastAsiaTheme="minorEastAsia" w:hAnsi="Arial" w:cs="Arial"/>
        </w:rPr>
        <w:fldChar w:fldCharType="begin"/>
      </w:r>
      <w:r>
        <w:rPr>
          <w:rFonts w:ascii="Arial" w:eastAsiaTheme="minorEastAsia" w:hAnsi="Arial" w:cs="Arial"/>
        </w:rPr>
        <w:instrText xml:space="preserve"> ADDIN EN.CITE &lt;EndNote&gt;&lt;Cite&gt;&lt;Author&gt;Silversmith&lt;/Author&gt;&lt;Year&gt;2021&lt;/Year&gt;&lt;RecNum&gt;97&lt;/RecNum&gt;&lt;DisplayText&gt;(Orsborn et al., 2014; Silversmith et al., 2021)&lt;/DisplayText&gt;&lt;record&gt;&lt;rec-number&gt;97&lt;/rec-number&gt;&lt;foreign-keys&gt;&lt;key app="EN" db-id="095vzf2zzvarpaezad9xw50uwvzwsd59edf9" timestamp="1607899545"&gt;97&lt;/key&gt;&lt;/foreign-keys&gt;&lt;ref-type name="Journal Article"&gt;17&lt;/ref-type&gt;&lt;contributors&gt;&lt;authors&gt;&lt;author&gt;Silversmith, Daniel B&lt;/author&gt;&lt;author&gt;Abiri, Reza&lt;/author&gt;&lt;author&gt;Hardy, Nicholas F&lt;/author&gt;&lt;author&gt;Natraj, Nikhilesh&lt;/author&gt;&lt;author&gt;Tu-Chan, Adelyn&lt;/author&gt;&lt;author&gt;Chang, Edward F&lt;/author&gt;&lt;author&gt;Ganguly, Karunesh&lt;/author&gt;&lt;/authors&gt;&lt;/contributors&gt;&lt;titles&gt;&lt;title&gt;Plug-and-play control of a brain–computer interface through neural map stabilization&lt;/title&gt;&lt;secondary-title&gt;Nature Biotechnology&lt;/secondary-title&gt;&lt;/titles&gt;&lt;periodical&gt;&lt;full-title&gt;Nature Biotechnology&lt;/full-title&gt;&lt;/periodical&gt;&lt;pages&gt;326-335&lt;/pages&gt;&lt;volume&gt;39 &lt;/volume&gt;&lt;number&gt;3&lt;/number&gt;&lt;dates&gt;&lt;year&gt;2021&lt;/year&gt;&lt;/dates&gt;&lt;isbn&gt;1546-1696&lt;/isbn&gt;&lt;urls&gt;&lt;/urls&gt;&lt;/record&gt;&lt;/Cite&gt;&lt;Cite&gt;&lt;Author&gt;Orsborn&lt;/Author&gt;&lt;Year&gt;2014&lt;/Year&gt;&lt;RecNum&gt;297&lt;/RecNum&gt;&lt;record&gt;&lt;rec-number&gt;297&lt;/rec-number&gt;&lt;foreign-keys&gt;&lt;key app="EN" db-id="095vzf2zzvarpaezad9xw50uwvzwsd59edf9" timestamp="1672908255"&gt;297&lt;/key&gt;&lt;/foreign-keys&gt;&lt;ref-type name="Journal Article"&gt;17&lt;/ref-type&gt;&lt;contributors&gt;&lt;authors&gt;&lt;author&gt;Orsborn, Amy L&lt;/author&gt;&lt;author&gt;Moorman, Helene G&lt;/author&gt;&lt;author&gt;Overduin, Simon A&lt;/author&gt;&lt;author&gt;Shanechi, Maryam M&lt;/author&gt;&lt;author&gt;Dimitrov, Dragan F&lt;/author&gt;&lt;author&gt;Carmena, Jose M&lt;/author&gt;&lt;/authors&gt;&lt;/contributors&gt;&lt;titles&gt;&lt;title&gt;Closed-loop decoder adaptation shapes neural plasticity for skillful neuroprosthetic control&lt;/title&gt;&lt;secondary-title&gt;Neuron&lt;/secondary-title&gt;&lt;/titles&gt;&lt;periodical&gt;&lt;full-title&gt;Neuron&lt;/full-title&gt;&lt;/periodical&gt;&lt;pages&gt;1380-1393&lt;/pages&gt;&lt;volume&gt;82&lt;/volume&gt;&lt;number&gt;6&lt;/number&gt;&lt;dates&gt;&lt;year&gt;2014&lt;/year&gt;&lt;/dates&gt;&lt;isbn&gt;0896-6273&lt;/isbn&gt;&lt;urls&gt;&lt;/urls&gt;&lt;/record&gt;&lt;/Cite&gt;&lt;/EndNote&gt;</w:instrText>
      </w:r>
      <w:r>
        <w:rPr>
          <w:rFonts w:ascii="Arial" w:eastAsiaTheme="minorEastAsia" w:hAnsi="Arial" w:cs="Arial"/>
        </w:rPr>
        <w:fldChar w:fldCharType="separate"/>
      </w:r>
      <w:r>
        <w:rPr>
          <w:rFonts w:ascii="Arial" w:eastAsiaTheme="minorEastAsia" w:hAnsi="Arial" w:cs="Arial"/>
          <w:noProof/>
        </w:rPr>
        <w:t>(Orsborn et al., 2014; Silversmith et al., 2021)</w:t>
      </w:r>
      <w:r>
        <w:rPr>
          <w:rFonts w:ascii="Arial" w:eastAsiaTheme="minorEastAsia" w:hAnsi="Arial" w:cs="Arial"/>
        </w:rPr>
        <w:fldChar w:fldCharType="end"/>
      </w:r>
      <w:r>
        <w:rPr>
          <w:rFonts w:ascii="Arial" w:eastAsiaTheme="minorEastAsia" w:hAnsi="Arial" w:cs="Arial"/>
        </w:rPr>
        <w:t xml:space="preserve">; this is likely to be more cumbersome and requires heavy user engagement, especially with increasing degrees of freedom. </w:t>
      </w:r>
    </w:p>
    <w:p w14:paraId="04D26532" w14:textId="77777777" w:rsidR="00FC014C" w:rsidRDefault="00FC014C" w:rsidP="00A63BAE">
      <w:pPr>
        <w:spacing w:line="288" w:lineRule="auto"/>
        <w:contextualSpacing/>
        <w:jc w:val="both"/>
        <w:rPr>
          <w:rFonts w:ascii="Arial" w:eastAsiaTheme="minorEastAsia" w:hAnsi="Arial" w:cs="Arial"/>
        </w:rPr>
      </w:pPr>
    </w:p>
    <w:p w14:paraId="2C27F531" w14:textId="384F3035" w:rsidR="00230773" w:rsidRDefault="00AA0B23" w:rsidP="003972E9">
      <w:pPr>
        <w:spacing w:line="288" w:lineRule="auto"/>
        <w:contextualSpacing/>
        <w:jc w:val="both"/>
        <w:rPr>
          <w:rFonts w:ascii="Arial" w:eastAsiaTheme="minorEastAsia" w:hAnsi="Arial" w:cs="Arial"/>
        </w:rPr>
      </w:pPr>
      <w:r>
        <w:rPr>
          <w:rFonts w:ascii="Arial" w:eastAsiaTheme="minorEastAsia" w:hAnsi="Arial" w:cs="Arial"/>
        </w:rPr>
        <w:t xml:space="preserve">Our data highlighted that even with </w:t>
      </w:r>
      <w:r w:rsidR="00C70D69">
        <w:rPr>
          <w:rFonts w:ascii="Arial" w:eastAsiaTheme="minorEastAsia" w:hAnsi="Arial" w:cs="Arial"/>
        </w:rPr>
        <w:t>drift</w:t>
      </w:r>
      <w:ins w:id="59" w:author="nikhilesh natraj" w:date="2023-07-31T16:54:00Z">
        <w:r w:rsidR="00945F80">
          <w:rPr>
            <w:rFonts w:ascii="Arial" w:eastAsiaTheme="minorEastAsia" w:hAnsi="Arial" w:cs="Arial"/>
          </w:rPr>
          <w:t xml:space="preserve"> </w:t>
        </w:r>
        <w:r w:rsidR="00945F80" w:rsidRPr="00945F80">
          <w:rPr>
            <w:rFonts w:ascii="Arial" w:eastAsiaTheme="minorEastAsia" w:hAnsi="Arial" w:cs="Arial"/>
          </w:rPr>
          <w:t>and contextual adaptation to the BCI</w:t>
        </w:r>
      </w:ins>
      <w:r>
        <w:rPr>
          <w:rFonts w:ascii="Arial" w:eastAsiaTheme="minorEastAsia" w:hAnsi="Arial" w:cs="Arial"/>
        </w:rPr>
        <w:t xml:space="preserve">, the relative distances between </w:t>
      </w:r>
      <w:r w:rsidR="00C70D69">
        <w:rPr>
          <w:rFonts w:ascii="Arial" w:eastAsiaTheme="minorEastAsia" w:hAnsi="Arial" w:cs="Arial"/>
        </w:rPr>
        <w:t xml:space="preserve">movements </w:t>
      </w:r>
      <w:r w:rsidR="000E72B1">
        <w:rPr>
          <w:rFonts w:ascii="Arial" w:eastAsiaTheme="minorEastAsia" w:hAnsi="Arial" w:cs="Arial"/>
        </w:rPr>
        <w:t xml:space="preserve">on </w:t>
      </w:r>
      <w:r>
        <w:rPr>
          <w:rFonts w:ascii="Arial" w:eastAsiaTheme="minorEastAsia" w:hAnsi="Arial" w:cs="Arial"/>
        </w:rPr>
        <w:t xml:space="preserve">any given day during open-loop control were remarkably well preserved. </w:t>
      </w:r>
      <w:r w:rsidR="006F0610">
        <w:rPr>
          <w:rFonts w:ascii="Arial" w:eastAsiaTheme="minorEastAsia" w:hAnsi="Arial" w:cs="Arial"/>
        </w:rPr>
        <w:t>In addition, the construct of the representations themselves w</w:t>
      </w:r>
      <w:r w:rsidR="000E72B1">
        <w:rPr>
          <w:rFonts w:ascii="Arial" w:eastAsiaTheme="minorEastAsia" w:hAnsi="Arial" w:cs="Arial"/>
        </w:rPr>
        <w:t>as</w:t>
      </w:r>
      <w:r w:rsidR="006F0610">
        <w:rPr>
          <w:rFonts w:ascii="Arial" w:eastAsiaTheme="minorEastAsia" w:hAnsi="Arial" w:cs="Arial"/>
        </w:rPr>
        <w:t xml:space="preserve"> highly stable, characterized by a preserved neural manifold</w:t>
      </w:r>
      <w:r w:rsidR="00FE3A0D">
        <w:rPr>
          <w:rFonts w:ascii="Arial" w:eastAsiaTheme="minorEastAsia" w:hAnsi="Arial" w:cs="Arial"/>
        </w:rPr>
        <w:t xml:space="preserve"> and somatotopy</w:t>
      </w:r>
      <w:r w:rsidR="005863AF">
        <w:rPr>
          <w:rFonts w:ascii="Arial" w:eastAsiaTheme="minorEastAsia" w:hAnsi="Arial" w:cs="Arial"/>
        </w:rPr>
        <w:t xml:space="preserve"> </w:t>
      </w:r>
      <w:r>
        <w:rPr>
          <w:rFonts w:ascii="Arial" w:eastAsiaTheme="minorEastAsia" w:hAnsi="Arial" w:cs="Arial"/>
        </w:rPr>
        <w:t xml:space="preserve">across </w:t>
      </w:r>
      <w:r w:rsidR="00FE3A0D">
        <w:rPr>
          <w:rFonts w:ascii="Arial" w:eastAsiaTheme="minorEastAsia" w:hAnsi="Arial" w:cs="Arial"/>
        </w:rPr>
        <w:t xml:space="preserve">both open-loop and closed-loop control. Prior </w:t>
      </w:r>
      <w:r w:rsidR="00D05269">
        <w:rPr>
          <w:rFonts w:ascii="Arial" w:eastAsiaTheme="minorEastAsia" w:hAnsi="Arial" w:cs="Arial"/>
        </w:rPr>
        <w:t xml:space="preserve">fMRI </w:t>
      </w:r>
      <w:r w:rsidR="00FE3A0D">
        <w:rPr>
          <w:rFonts w:ascii="Arial" w:eastAsiaTheme="minorEastAsia" w:hAnsi="Arial" w:cs="Arial"/>
        </w:rPr>
        <w:t xml:space="preserve">neuroimaging work has suggested that </w:t>
      </w:r>
      <w:r w:rsidR="004B7392">
        <w:rPr>
          <w:rFonts w:ascii="Arial" w:eastAsiaTheme="minorEastAsia" w:hAnsi="Arial" w:cs="Arial"/>
        </w:rPr>
        <w:t>cortical</w:t>
      </w:r>
      <w:r w:rsidR="00FE3A0D">
        <w:rPr>
          <w:rFonts w:ascii="Arial" w:eastAsiaTheme="minorEastAsia" w:hAnsi="Arial" w:cs="Arial"/>
        </w:rPr>
        <w:t xml:space="preserve"> maps underlying well-learned actions in M1, such as finger movements, tend to remain stable</w:t>
      </w:r>
      <w:r w:rsidR="004B7392">
        <w:rPr>
          <w:rFonts w:ascii="Arial" w:eastAsiaTheme="minorEastAsia" w:hAnsi="Arial" w:cs="Arial"/>
        </w:rPr>
        <w:t xml:space="preserve"> when measured</w:t>
      </w:r>
      <w:r w:rsidR="00FE3A0D">
        <w:rPr>
          <w:rFonts w:ascii="Arial" w:eastAsiaTheme="minorEastAsia" w:hAnsi="Arial" w:cs="Arial"/>
        </w:rPr>
        <w:t xml:space="preserve"> </w:t>
      </w:r>
      <w:r w:rsidR="00D05269">
        <w:rPr>
          <w:rFonts w:ascii="Arial" w:eastAsiaTheme="minorEastAsia" w:hAnsi="Arial" w:cs="Arial"/>
        </w:rPr>
        <w:t>before and after</w:t>
      </w:r>
      <w:r w:rsidR="00FE3A0D">
        <w:rPr>
          <w:rFonts w:ascii="Arial" w:eastAsiaTheme="minorEastAsia" w:hAnsi="Arial" w:cs="Arial"/>
        </w:rPr>
        <w:t xml:space="preserve"> motor learning </w:t>
      </w:r>
      <w:r w:rsidR="00D05269">
        <w:rPr>
          <w:rFonts w:ascii="Arial" w:eastAsiaTheme="minorEastAsia" w:hAnsi="Arial" w:cs="Arial"/>
        </w:rPr>
        <w:fldChar w:fldCharType="begin"/>
      </w:r>
      <w:r w:rsidR="004B7392">
        <w:rPr>
          <w:rFonts w:ascii="Arial" w:eastAsiaTheme="minorEastAsia" w:hAnsi="Arial" w:cs="Arial"/>
        </w:rPr>
        <w:instrText xml:space="preserve"> ADDIN EN.CITE &lt;EndNote&gt;&lt;Cite&gt;&lt;Author&gt;Beukema&lt;/Author&gt;&lt;Year&gt;2019&lt;/Year&gt;&lt;RecNum&gt;386&lt;/RecNum&gt;&lt;DisplayText&gt;(Huang et al., 2013; Beukema et al., 2019)&lt;/DisplayText&gt;&lt;record&gt;&lt;rec-number&gt;386&lt;/rec-number&gt;&lt;foreign-keys&gt;&lt;key app="EN" db-id="095vzf2zzvarpaezad9xw50uwvzwsd59edf9" timestamp="1688870426"&gt;386&lt;/key&gt;&lt;/foreign-keys&gt;&lt;ref-type name="Journal Article"&gt;17&lt;/ref-type&gt;&lt;contributors&gt;&lt;authors&gt;&lt;author&gt;Beukema, Patrick&lt;/author&gt;&lt;author&gt;Diedrichsen, Jörn&lt;/author&gt;&lt;author&gt;Verstynen, Timothy D&lt;/author&gt;&lt;/authors&gt;&lt;/contributors&gt;&lt;titles&gt;&lt;title&gt;Binding during sequence learning does not alter cortical representations of individual actions&lt;/title&gt;&lt;secondary-title&gt;Journal of Neuroscience&lt;/secondary-title&gt;&lt;/titles&gt;&lt;periodical&gt;&lt;full-title&gt;Journal of Neuroscience&lt;/full-title&gt;&lt;/periodical&gt;&lt;pages&gt;6968-6977&lt;/pages&gt;&lt;volume&gt;39&lt;/volume&gt;&lt;number&gt;35&lt;/number&gt;&lt;dates&gt;&lt;year&gt;2019&lt;/year&gt;&lt;/dates&gt;&lt;isbn&gt;0270-6474&lt;/isbn&gt;&lt;urls&gt;&lt;/urls&gt;&lt;/record&gt;&lt;/Cite&gt;&lt;Cite&gt;&lt;Author&gt;Huang&lt;/Author&gt;&lt;Year&gt;2013&lt;/Year&gt;&lt;RecNum&gt;387&lt;/RecNum&gt;&lt;record&gt;&lt;rec-number&gt;387&lt;/rec-number&gt;&lt;foreign-keys&gt;&lt;key app="EN" db-id="095vzf2zzvarpaezad9xw50uwvzwsd59edf9" timestamp="1688871163"&gt;387&lt;/key&gt;&lt;/foreign-keys&gt;&lt;ref-type name="Journal Article"&gt;17&lt;/ref-type&gt;&lt;contributors&gt;&lt;authors&gt;&lt;author&gt;Huang, Yi&lt;/author&gt;&lt;author&gt;Zhen, Zonglei&lt;/author&gt;&lt;author&gt;Song, Yiying&lt;/author&gt;&lt;author&gt;Zhu, Qi&lt;/author&gt;&lt;author&gt;Wang, Song&lt;/author&gt;&lt;author&gt;Liu, Jia&lt;/author&gt;&lt;/authors&gt;&lt;/contributors&gt;&lt;titles&gt;&lt;title&gt;Motor training increases the stability of activation patterns in the primary motor cortex&lt;/title&gt;&lt;secondary-title&gt;PLoS One&lt;/secondary-title&gt;&lt;/titles&gt;&lt;periodical&gt;&lt;full-title&gt;PloS one&lt;/full-title&gt;&lt;/periodical&gt;&lt;pages&gt;e53555&lt;/pages&gt;&lt;volume&gt;8&lt;/volume&gt;&lt;number&gt;1&lt;/number&gt;&lt;dates&gt;&lt;year&gt;2013&lt;/year&gt;&lt;/dates&gt;&lt;isbn&gt;1932-6203&lt;/isbn&gt;&lt;urls&gt;&lt;/urls&gt;&lt;/record&gt;&lt;/Cite&gt;&lt;/EndNote&gt;</w:instrText>
      </w:r>
      <w:r w:rsidR="00D05269">
        <w:rPr>
          <w:rFonts w:ascii="Arial" w:eastAsiaTheme="minorEastAsia" w:hAnsi="Arial" w:cs="Arial"/>
        </w:rPr>
        <w:fldChar w:fldCharType="separate"/>
      </w:r>
      <w:r w:rsidR="004B7392">
        <w:rPr>
          <w:rFonts w:ascii="Arial" w:eastAsiaTheme="minorEastAsia" w:hAnsi="Arial" w:cs="Arial"/>
          <w:noProof/>
        </w:rPr>
        <w:t>(Huang et al., 2013; Beukema et al., 2019)</w:t>
      </w:r>
      <w:r w:rsidR="00D05269">
        <w:rPr>
          <w:rFonts w:ascii="Arial" w:eastAsiaTheme="minorEastAsia" w:hAnsi="Arial" w:cs="Arial"/>
        </w:rPr>
        <w:fldChar w:fldCharType="end"/>
      </w:r>
      <w:r w:rsidR="00D05269">
        <w:rPr>
          <w:rFonts w:ascii="Arial" w:eastAsiaTheme="minorEastAsia" w:hAnsi="Arial" w:cs="Arial"/>
        </w:rPr>
        <w:t xml:space="preserve"> </w:t>
      </w:r>
      <w:r w:rsidR="00FE3A0D">
        <w:rPr>
          <w:rFonts w:ascii="Arial" w:eastAsiaTheme="minorEastAsia" w:hAnsi="Arial" w:cs="Arial"/>
        </w:rPr>
        <w:t xml:space="preserve">as long there were </w:t>
      </w:r>
      <w:r w:rsidR="00D05269">
        <w:rPr>
          <w:rFonts w:ascii="Arial" w:eastAsiaTheme="minorEastAsia" w:hAnsi="Arial" w:cs="Arial"/>
        </w:rPr>
        <w:t xml:space="preserve">no sensory perturbations of the end-effector </w:t>
      </w:r>
      <w:r w:rsidR="00D05269">
        <w:rPr>
          <w:rFonts w:ascii="Arial" w:eastAsiaTheme="minorEastAsia" w:hAnsi="Arial" w:cs="Arial"/>
        </w:rPr>
        <w:fldChar w:fldCharType="begin"/>
      </w:r>
      <w:r w:rsidR="00D05269">
        <w:rPr>
          <w:rFonts w:ascii="Arial" w:eastAsiaTheme="minorEastAsia" w:hAnsi="Arial" w:cs="Arial"/>
        </w:rPr>
        <w:instrText xml:space="preserve"> ADDIN EN.CITE &lt;EndNote&gt;&lt;Cite&gt;&lt;Author&gt;Kieliba&lt;/Author&gt;&lt;Year&gt;2021&lt;/Year&gt;&lt;RecNum&gt;286&lt;/RecNum&gt;&lt;DisplayText&gt;(Kieliba et al., 2021)&lt;/DisplayText&gt;&lt;record&gt;&lt;rec-number&gt;286&lt;/rec-number&gt;&lt;foreign-keys&gt;&lt;key app="EN" db-id="095vzf2zzvarpaezad9xw50uwvzwsd59edf9" timestamp="1672042476"&gt;286&lt;/key&gt;&lt;/foreign-keys&gt;&lt;ref-type name="Journal Article"&gt;17&lt;/ref-type&gt;&lt;contributors&gt;&lt;authors&gt;&lt;author&gt;Kieliba, Paulina&lt;/author&gt;&lt;author&gt;Clode, Danielle&lt;/author&gt;&lt;author&gt;Maimon-Mor, Roni O&lt;/author&gt;&lt;author&gt;Makin, Tamar R&lt;/author&gt;&lt;/authors&gt;&lt;/contributors&gt;&lt;titles&gt;&lt;title&gt;Robotic hand augmentation drives changes in neural body representation&lt;/title&gt;&lt;secondary-title&gt;Science robotics&lt;/secondary-title&gt;&lt;/titles&gt;&lt;periodical&gt;&lt;full-title&gt;Science robotics&lt;/full-title&gt;&lt;/periodical&gt;&lt;pages&gt;eabd7935&lt;/pages&gt;&lt;volume&gt;6&lt;/volume&gt;&lt;number&gt;54&lt;/number&gt;&lt;dates&gt;&lt;year&gt;2021&lt;/year&gt;&lt;/dates&gt;&lt;isbn&gt;2470-9476&lt;/isbn&gt;&lt;urls&gt;&lt;/urls&gt;&lt;/record&gt;&lt;/Cite&gt;&lt;/EndNote&gt;</w:instrText>
      </w:r>
      <w:r w:rsidR="00D05269">
        <w:rPr>
          <w:rFonts w:ascii="Arial" w:eastAsiaTheme="minorEastAsia" w:hAnsi="Arial" w:cs="Arial"/>
        </w:rPr>
        <w:fldChar w:fldCharType="separate"/>
      </w:r>
      <w:r w:rsidR="00D05269">
        <w:rPr>
          <w:rFonts w:ascii="Arial" w:eastAsiaTheme="minorEastAsia" w:hAnsi="Arial" w:cs="Arial"/>
          <w:noProof/>
        </w:rPr>
        <w:t>(Kieliba et al., 2021)</w:t>
      </w:r>
      <w:r w:rsidR="00D05269">
        <w:rPr>
          <w:rFonts w:ascii="Arial" w:eastAsiaTheme="minorEastAsia" w:hAnsi="Arial" w:cs="Arial"/>
        </w:rPr>
        <w:fldChar w:fldCharType="end"/>
      </w:r>
      <w:r w:rsidR="004B7392">
        <w:rPr>
          <w:rFonts w:ascii="Arial" w:eastAsiaTheme="minorEastAsia" w:hAnsi="Arial" w:cs="Arial"/>
        </w:rPr>
        <w:t xml:space="preserve">. </w:t>
      </w:r>
      <w:r w:rsidR="00A63BAE">
        <w:rPr>
          <w:rFonts w:ascii="Arial" w:eastAsiaTheme="minorEastAsia" w:hAnsi="Arial" w:cs="Arial"/>
        </w:rPr>
        <w:t>The increased resolution afforded by ECoG</w:t>
      </w:r>
      <w:r w:rsidR="00471E47">
        <w:rPr>
          <w:rFonts w:ascii="Arial" w:eastAsiaTheme="minorEastAsia" w:hAnsi="Arial" w:cs="Arial"/>
        </w:rPr>
        <w:t xml:space="preserve"> (including the ability to measure single</w:t>
      </w:r>
      <w:r w:rsidR="000E72B1">
        <w:rPr>
          <w:rFonts w:ascii="Arial" w:eastAsiaTheme="minorEastAsia" w:hAnsi="Arial" w:cs="Arial"/>
        </w:rPr>
        <w:t>-</w:t>
      </w:r>
      <w:r w:rsidR="00471E47">
        <w:rPr>
          <w:rFonts w:ascii="Arial" w:eastAsiaTheme="minorEastAsia" w:hAnsi="Arial" w:cs="Arial"/>
        </w:rPr>
        <w:t>trial responses)</w:t>
      </w:r>
      <w:r w:rsidR="00A63BAE">
        <w:rPr>
          <w:rFonts w:ascii="Arial" w:eastAsiaTheme="minorEastAsia" w:hAnsi="Arial" w:cs="Arial"/>
        </w:rPr>
        <w:t xml:space="preserve">, along with the precise feedback-driven experimental manipulation of representations with </w:t>
      </w:r>
      <w:r w:rsidR="00F75879">
        <w:rPr>
          <w:rFonts w:ascii="Arial" w:eastAsiaTheme="minorEastAsia" w:hAnsi="Arial" w:cs="Arial"/>
        </w:rPr>
        <w:t xml:space="preserve">long-term </w:t>
      </w:r>
      <w:r w:rsidR="00A63BAE">
        <w:rPr>
          <w:rFonts w:ascii="Arial" w:eastAsiaTheme="minorEastAsia" w:hAnsi="Arial" w:cs="Arial"/>
        </w:rPr>
        <w:t xml:space="preserve">BCI, </w:t>
      </w:r>
      <w:r w:rsidR="00531139">
        <w:rPr>
          <w:rFonts w:ascii="Arial" w:eastAsiaTheme="minorEastAsia" w:hAnsi="Arial" w:cs="Arial"/>
        </w:rPr>
        <w:t>corroborate these findings and shed further light</w:t>
      </w:r>
      <w:r w:rsidR="00A63BAE">
        <w:rPr>
          <w:rFonts w:ascii="Arial" w:eastAsiaTheme="minorEastAsia" w:hAnsi="Arial" w:cs="Arial"/>
        </w:rPr>
        <w:t xml:space="preserve"> on representation</w:t>
      </w:r>
      <w:r w:rsidR="00531139">
        <w:rPr>
          <w:rFonts w:ascii="Arial" w:eastAsiaTheme="minorEastAsia" w:hAnsi="Arial" w:cs="Arial"/>
        </w:rPr>
        <w:t>al statistic</w:t>
      </w:r>
      <w:r w:rsidR="00A63BAE">
        <w:rPr>
          <w:rFonts w:ascii="Arial" w:eastAsiaTheme="minorEastAsia" w:hAnsi="Arial" w:cs="Arial"/>
        </w:rPr>
        <w:t xml:space="preserve">s </w:t>
      </w:r>
      <w:r w:rsidR="00531139">
        <w:rPr>
          <w:rFonts w:ascii="Arial" w:eastAsiaTheme="minorEastAsia" w:hAnsi="Arial" w:cs="Arial"/>
        </w:rPr>
        <w:t>both in</w:t>
      </w:r>
      <w:r w:rsidR="00A63BAE">
        <w:rPr>
          <w:rFonts w:ascii="Arial" w:eastAsiaTheme="minorEastAsia" w:hAnsi="Arial" w:cs="Arial"/>
        </w:rPr>
        <w:t xml:space="preserve"> single trials</w:t>
      </w:r>
      <w:r w:rsidR="00531139">
        <w:rPr>
          <w:rFonts w:ascii="Arial" w:eastAsiaTheme="minorEastAsia" w:hAnsi="Arial" w:cs="Arial"/>
        </w:rPr>
        <w:t xml:space="preserve"> during the task</w:t>
      </w:r>
      <w:r w:rsidR="00A63BAE">
        <w:rPr>
          <w:rFonts w:ascii="Arial" w:eastAsiaTheme="minorEastAsia" w:hAnsi="Arial" w:cs="Arial"/>
        </w:rPr>
        <w:t xml:space="preserve"> and across-days. </w:t>
      </w:r>
    </w:p>
    <w:p w14:paraId="2E4B0636" w14:textId="77777777" w:rsidR="005863AF" w:rsidRDefault="005863AF" w:rsidP="003972E9">
      <w:pPr>
        <w:spacing w:line="288" w:lineRule="auto"/>
        <w:contextualSpacing/>
        <w:jc w:val="both"/>
        <w:rPr>
          <w:rFonts w:ascii="Arial" w:eastAsiaTheme="minorEastAsia" w:hAnsi="Arial" w:cs="Arial"/>
        </w:rPr>
      </w:pPr>
    </w:p>
    <w:p w14:paraId="35BFE827" w14:textId="16C35325" w:rsidR="0085706B" w:rsidRDefault="00E7030F" w:rsidP="003972E9">
      <w:pPr>
        <w:spacing w:line="288" w:lineRule="auto"/>
        <w:contextualSpacing/>
        <w:jc w:val="both"/>
        <w:rPr>
          <w:rFonts w:ascii="Arial" w:eastAsiaTheme="minorEastAsia" w:hAnsi="Arial" w:cs="Arial"/>
        </w:rPr>
      </w:pPr>
      <w:r>
        <w:rPr>
          <w:rFonts w:ascii="Arial" w:eastAsiaTheme="minorEastAsia" w:hAnsi="Arial" w:cs="Arial"/>
          <w:b/>
          <w:bCs/>
        </w:rPr>
        <w:t xml:space="preserve">Comparison </w:t>
      </w:r>
      <w:r w:rsidR="001037D2">
        <w:rPr>
          <w:rFonts w:ascii="Arial" w:eastAsiaTheme="minorEastAsia" w:hAnsi="Arial" w:cs="Arial"/>
          <w:b/>
          <w:bCs/>
        </w:rPr>
        <w:t xml:space="preserve">of mesoscale representations </w:t>
      </w:r>
      <w:r w:rsidR="003435CD">
        <w:rPr>
          <w:rFonts w:ascii="Arial" w:eastAsiaTheme="minorEastAsia" w:hAnsi="Arial" w:cs="Arial"/>
          <w:b/>
          <w:bCs/>
        </w:rPr>
        <w:t>with single and multi-unit activity</w:t>
      </w:r>
    </w:p>
    <w:p w14:paraId="5F1436EE" w14:textId="35701577" w:rsidR="0085706B" w:rsidRDefault="0085706B" w:rsidP="0085706B">
      <w:pPr>
        <w:spacing w:line="288" w:lineRule="auto"/>
        <w:contextualSpacing/>
        <w:jc w:val="both"/>
        <w:rPr>
          <w:rFonts w:ascii="Arial" w:hAnsi="Arial" w:cs="Arial"/>
        </w:rPr>
      </w:pPr>
      <w:r>
        <w:rPr>
          <w:rFonts w:ascii="Arial" w:hAnsi="Arial" w:cs="Arial"/>
        </w:rPr>
        <w:t xml:space="preserve">Our long-term data </w:t>
      </w:r>
      <w:r w:rsidR="00027856">
        <w:rPr>
          <w:rFonts w:ascii="Arial" w:hAnsi="Arial" w:cs="Arial"/>
        </w:rPr>
        <w:t xml:space="preserve">also </w:t>
      </w:r>
      <w:r>
        <w:rPr>
          <w:rFonts w:ascii="Arial" w:hAnsi="Arial" w:cs="Arial"/>
        </w:rPr>
        <w:t xml:space="preserve">highlights the </w:t>
      </w:r>
      <w:r w:rsidR="00FA1606">
        <w:rPr>
          <w:rFonts w:ascii="Arial" w:hAnsi="Arial" w:cs="Arial"/>
        </w:rPr>
        <w:t>significant</w:t>
      </w:r>
      <w:r>
        <w:rPr>
          <w:rFonts w:ascii="Arial" w:hAnsi="Arial" w:cs="Arial"/>
        </w:rPr>
        <w:t xml:space="preserve"> stability in mesoscale cortical representations of stereotyped movements, with a PnP decoder that could be stably used for many months. In contrast, prior single and multi-unit spiking data in cortical layers appears to show much less representational stability for highly stereotyped behaviors </w:t>
      </w:r>
      <w:r w:rsidRPr="001C7E62">
        <w:rPr>
          <w:rFonts w:ascii="Arial" w:hAnsi="Arial" w:cs="Arial"/>
        </w:rPr>
        <w:fldChar w:fldCharType="begin">
          <w:fldData xml:space="preserve">PEVuZE5vdGU+PENpdGU+PEF1dGhvcj5DbG9wYXRoPC9BdXRob3I+PFllYXI+MjAxNzwvWWVhcj48
UmVjTnVtPjI4OTwvUmVjTnVtPjxEaXNwbGF5VGV4dD4oQ2xvcGF0aCBldCBhbC4sIDIwMTc7IFJ1
bGUgZXQgYWwuLCAyMDE5OyBTY2hvb25vdmVyIGV0IGFsLiwgMjAyMSk8L0Rpc3BsYXlUZXh0Pjxy
ZWNvcmQ+PHJlYy1udW1iZXI+Mjg5PC9yZWMtbnVtYmVyPjxmb3JlaWduLWtleXM+PGtleSBhcHA9
IkVOIiBkYi1pZD0iMDk1dnpmMnp6dmFycGFlemFkOXh3NTB1d3Z6d3NkNTllZGY5IiB0aW1lc3Rh
bXA9IjE2NzIxMDM2MDIiPjI4OTwva2V5PjwvZm9yZWlnbi1rZXlzPjxyZWYtdHlwZSBuYW1lPSJK
b3VybmFsIEFydGljbGUiPjE3PC9yZWYtdHlwZT48Y29udHJpYnV0b3JzPjxhdXRob3JzPjxhdXRo
b3I+Q2xvcGF0aCwgQ2xhdWRpYTwvYXV0aG9yPjxhdXRob3I+Qm9uaG9lZmZlciwgVG9iaWFzPC9h
dXRob3I+PGF1dGhvcj5Iw7xiZW5lciwgTWFyazwvYXV0aG9yPjxhdXRob3I+Um9zZSwgVG9iaWFz
PC9hdXRob3I+PC9hdXRob3JzPjwvY29udHJpYnV0b3JzPjx0aXRsZXM+PHRpdGxlPlZhcmlhbmNl
IGFuZCBpbnZhcmlhbmNlIG9mIG5ldXJvbmFsIGxvbmctdGVybSByZXByZXNlbnRhdGlvbnM8L3Rp
dGxlPjxzZWNvbmRhcnktdGl0bGU+UGhpbG9zb3BoaWNhbCBUcmFuc2FjdGlvbnMgb2YgdGhlIFJv
eWFsIFNvY2lldHkgQjogQmlvbG9naWNhbCBTY2llbmNlczwvc2Vjb25kYXJ5LXRpdGxlPjwvdGl0
bGVzPjxwZXJpb2RpY2FsPjxmdWxsLXRpdGxlPlBoaWxvc29waGljYWwgVHJhbnNhY3Rpb25zIG9m
IHRoZSBSb3lhbCBTb2NpZXR5IEI6IEJpb2xvZ2ljYWwgU2NpZW5jZXM8L2Z1bGwtdGl0bGU+PC9w
ZXJpb2RpY2FsPjxwYWdlcz4yMDE2MDE2MTwvcGFnZXM+PHZvbHVtZT4zNzI8L3ZvbHVtZT48bnVt
YmVyPjE3MTU8L251bWJlcj48ZGF0ZXM+PHllYXI+MjAxNzwveWVhcj48L2RhdGVzPjxpc2JuPjA5
NjItODQzNjwvaXNibj48dXJscz48L3VybHM+PC9yZWNvcmQ+PC9DaXRlPjxDaXRlPjxBdXRob3I+
UnVsZTwvQXV0aG9yPjxZZWFyPjIwMTk8L1llYXI+PFJlY051bT4yOTA8L1JlY051bT48cmVjb3Jk
PjxyZWMtbnVtYmVyPjI5MDwvcmVjLW51bWJlcj48Zm9yZWlnbi1rZXlzPjxrZXkgYXBwPSJFTiIg
ZGItaWQ9IjA5NXZ6ZjJ6enZhcnBhZXphZDl4dzUwdXd2endzZDU5ZWRmOSIgdGltZXN0YW1wPSIx
NjcyMTA0MjY1Ij4yOTA8L2tleT48L2ZvcmVpZ24ta2V5cz48cmVmLXR5cGUgbmFtZT0iSm91cm5h
bCBBcnRpY2xlIj4xNzwvcmVmLXR5cGU+PGNvbnRyaWJ1dG9ycz48YXV0aG9ycz48YXV0aG9yPlJ1
bGUsIE1pY2hhZWwgRTwvYXV0aG9yPjxhdXRob3I+T+KAmUxlYXJ5LCBUaW1vdGh5PC9hdXRob3I+
PGF1dGhvcj5IYXJ2ZXksIENocmlzdG9waGVyIEQ8L2F1dGhvcj48L2F1dGhvcnM+PC9jb250cmli
dXRvcnM+PHRpdGxlcz48dGl0bGU+Q2F1c2VzIGFuZCBjb25zZXF1ZW5jZXMgb2YgcmVwcmVzZW50
YXRpb25hbCBkcmlmdDwvdGl0bGU+PHNlY29uZGFyeS10aXRsZT5DdXJyZW50IG9waW5pb24gaW4g
bmV1cm9iaW9sb2d5PC9zZWNvbmRhcnktdGl0bGU+PC90aXRsZXM+PHBlcmlvZGljYWw+PGZ1bGwt
dGl0bGU+Q3VycmVudCBvcGluaW9uIGluIG5ldXJvYmlvbG9neTwvZnVsbC10aXRsZT48L3Blcmlv
ZGljYWw+PHBhZ2VzPjE0MS0xNDc8L3BhZ2VzPjx2b2x1bWU+NTg8L3ZvbHVtZT48ZGF0ZXM+PHll
YXI+MjAxOTwveWVhcj48L2RhdGVzPjxpc2JuPjA5NTktNDM4ODwvaXNibj48dXJscz48L3VybHM+
PC9yZWNvcmQ+PC9DaXRlPjxDaXRlPjxBdXRob3I+U2Nob29ub3ZlcjwvQXV0aG9yPjxZZWFyPjIw
MjE8L1llYXI+PFJlY051bT4zMzI8L1JlY051bT48cmVjb3JkPjxyZWMtbnVtYmVyPjMzMjwvcmVj
LW51bWJlcj48Zm9yZWlnbi1rZXlzPjxrZXkgYXBwPSJFTiIgZGItaWQ9IjA5NXZ6ZjJ6enZhcnBh
ZXphZDl4dzUwdXd2endzZDU5ZWRmOSIgdGltZXN0YW1wPSIxNjc1NzkzNTE3Ij4zMzI8L2tleT48
L2ZvcmVpZ24ta2V5cz48cmVmLXR5cGUgbmFtZT0iSm91cm5hbCBBcnRpY2xlIj4xNzwvcmVmLXR5
cGU+PGNvbnRyaWJ1dG9ycz48YXV0aG9ycz48YXV0aG9yPlNjaG9vbm92ZXIsIENhcmwgRTwvYXV0
aG9yPjxhdXRob3I+T2hhc2hpLCBTYXJhaCBOPC9hdXRob3I+PGF1dGhvcj5BeGVsLCBSaWNoYXJk
PC9hdXRob3I+PGF1dGhvcj5GaW5rLCBBbmRyZXcgSlA8L2F1dGhvcj48L2F1dGhvcnM+PC9jb250
cmlidXRvcnM+PHRpdGxlcz48dGl0bGU+UmVwcmVzZW50YXRpb25hbCBkcmlmdCBpbiBwcmltYXJ5
IG9sZmFjdG9yeSBjb3J0ZXg8L3RpdGxlPjxzZWNvbmRhcnktdGl0bGU+TmF0dXJlPC9zZWNvbmRh
cnktdGl0bGU+PC90aXRsZXM+PHBlcmlvZGljYWw+PGZ1bGwtdGl0bGU+TmF0dXJlPC9mdWxsLXRp
dGxlPjwvcGVyaW9kaWNhbD48cGFnZXM+NTQxLTU0NjwvcGFnZXM+PHZvbHVtZT41OTQ8L3ZvbHVt
ZT48bnVtYmVyPjc4NjQ8L251bWJlcj48ZGF0ZXM+PHllYXI+MjAyMTwveWVhcj48L2RhdGVzPjxp
c2JuPjAwMjgtMDgzNjwvaXNibj48dXJscz48L3VybHM+PC9yZWNvcmQ+PC9DaXRlPjwvRW5kTm90
ZT4A
</w:fldData>
        </w:fldChar>
      </w:r>
      <w:r w:rsidRPr="001C7E62">
        <w:rPr>
          <w:rFonts w:ascii="Arial" w:hAnsi="Arial" w:cs="Arial"/>
        </w:rPr>
        <w:instrText xml:space="preserve"> ADDIN EN.CITE </w:instrText>
      </w:r>
      <w:r w:rsidRPr="001C7E62">
        <w:rPr>
          <w:rFonts w:ascii="Arial" w:hAnsi="Arial" w:cs="Arial"/>
        </w:rPr>
        <w:fldChar w:fldCharType="begin">
          <w:fldData xml:space="preserve">PEVuZE5vdGU+PENpdGU+PEF1dGhvcj5DbG9wYXRoPC9BdXRob3I+PFllYXI+MjAxNzwvWWVhcj48
UmVjTnVtPjI4OTwvUmVjTnVtPjxEaXNwbGF5VGV4dD4oQ2xvcGF0aCBldCBhbC4sIDIwMTc7IFJ1
bGUgZXQgYWwuLCAyMDE5OyBTY2hvb25vdmVyIGV0IGFsLiwgMjAyMSk8L0Rpc3BsYXlUZXh0Pjxy
ZWNvcmQ+PHJlYy1udW1iZXI+Mjg5PC9yZWMtbnVtYmVyPjxmb3JlaWduLWtleXM+PGtleSBhcHA9
IkVOIiBkYi1pZD0iMDk1dnpmMnp6dmFycGFlemFkOXh3NTB1d3Z6d3NkNTllZGY5IiB0aW1lc3Rh
bXA9IjE2NzIxMDM2MDIiPjI4OTwva2V5PjwvZm9yZWlnbi1rZXlzPjxyZWYtdHlwZSBuYW1lPSJK
b3VybmFsIEFydGljbGUiPjE3PC9yZWYtdHlwZT48Y29udHJpYnV0b3JzPjxhdXRob3JzPjxhdXRo
b3I+Q2xvcGF0aCwgQ2xhdWRpYTwvYXV0aG9yPjxhdXRob3I+Qm9uaG9lZmZlciwgVG9iaWFzPC9h
dXRob3I+PGF1dGhvcj5Iw7xiZW5lciwgTWFyazwvYXV0aG9yPjxhdXRob3I+Um9zZSwgVG9iaWFz
PC9hdXRob3I+PC9hdXRob3JzPjwvY29udHJpYnV0b3JzPjx0aXRsZXM+PHRpdGxlPlZhcmlhbmNl
IGFuZCBpbnZhcmlhbmNlIG9mIG5ldXJvbmFsIGxvbmctdGVybSByZXByZXNlbnRhdGlvbnM8L3Rp
dGxlPjxzZWNvbmRhcnktdGl0bGU+UGhpbG9zb3BoaWNhbCBUcmFuc2FjdGlvbnMgb2YgdGhlIFJv
eWFsIFNvY2lldHkgQjogQmlvbG9naWNhbCBTY2llbmNlczwvc2Vjb25kYXJ5LXRpdGxlPjwvdGl0
bGVzPjxwZXJpb2RpY2FsPjxmdWxsLXRpdGxlPlBoaWxvc29waGljYWwgVHJhbnNhY3Rpb25zIG9m
IHRoZSBSb3lhbCBTb2NpZXR5IEI6IEJpb2xvZ2ljYWwgU2NpZW5jZXM8L2Z1bGwtdGl0bGU+PC9w
ZXJpb2RpY2FsPjxwYWdlcz4yMDE2MDE2MTwvcGFnZXM+PHZvbHVtZT4zNzI8L3ZvbHVtZT48bnVt
YmVyPjE3MTU8L251bWJlcj48ZGF0ZXM+PHllYXI+MjAxNzwveWVhcj48L2RhdGVzPjxpc2JuPjA5
NjItODQzNjwvaXNibj48dXJscz48L3VybHM+PC9yZWNvcmQ+PC9DaXRlPjxDaXRlPjxBdXRob3I+
UnVsZTwvQXV0aG9yPjxZZWFyPjIwMTk8L1llYXI+PFJlY051bT4yOTA8L1JlY051bT48cmVjb3Jk
PjxyZWMtbnVtYmVyPjI5MDwvcmVjLW51bWJlcj48Zm9yZWlnbi1rZXlzPjxrZXkgYXBwPSJFTiIg
ZGItaWQ9IjA5NXZ6ZjJ6enZhcnBhZXphZDl4dzUwdXd2endzZDU5ZWRmOSIgdGltZXN0YW1wPSIx
NjcyMTA0MjY1Ij4yOTA8L2tleT48L2ZvcmVpZ24ta2V5cz48cmVmLXR5cGUgbmFtZT0iSm91cm5h
bCBBcnRpY2xlIj4xNzwvcmVmLXR5cGU+PGNvbnRyaWJ1dG9ycz48YXV0aG9ycz48YXV0aG9yPlJ1
bGUsIE1pY2hhZWwgRTwvYXV0aG9yPjxhdXRob3I+T+KAmUxlYXJ5LCBUaW1vdGh5PC9hdXRob3I+
PGF1dGhvcj5IYXJ2ZXksIENocmlzdG9waGVyIEQ8L2F1dGhvcj48L2F1dGhvcnM+PC9jb250cmli
dXRvcnM+PHRpdGxlcz48dGl0bGU+Q2F1c2VzIGFuZCBjb25zZXF1ZW5jZXMgb2YgcmVwcmVzZW50
YXRpb25hbCBkcmlmdDwvdGl0bGU+PHNlY29uZGFyeS10aXRsZT5DdXJyZW50IG9waW5pb24gaW4g
bmV1cm9iaW9sb2d5PC9zZWNvbmRhcnktdGl0bGU+PC90aXRsZXM+PHBlcmlvZGljYWw+PGZ1bGwt
dGl0bGU+Q3VycmVudCBvcGluaW9uIGluIG5ldXJvYmlvbG9neTwvZnVsbC10aXRsZT48L3Blcmlv
ZGljYWw+PHBhZ2VzPjE0MS0xNDc8L3BhZ2VzPjx2b2x1bWU+NTg8L3ZvbHVtZT48ZGF0ZXM+PHll
YXI+MjAxOTwveWVhcj48L2RhdGVzPjxpc2JuPjA5NTktNDM4ODwvaXNibj48dXJscz48L3VybHM+
PC9yZWNvcmQ+PC9DaXRlPjxDaXRlPjxBdXRob3I+U2Nob29ub3ZlcjwvQXV0aG9yPjxZZWFyPjIw
MjE8L1llYXI+PFJlY051bT4zMzI8L1JlY051bT48cmVjb3JkPjxyZWMtbnVtYmVyPjMzMjwvcmVj
LW51bWJlcj48Zm9yZWlnbi1rZXlzPjxrZXkgYXBwPSJFTiIgZGItaWQ9IjA5NXZ6ZjJ6enZhcnBh
ZXphZDl4dzUwdXd2endzZDU5ZWRmOSIgdGltZXN0YW1wPSIxNjc1NzkzNTE3Ij4zMzI8L2tleT48
L2ZvcmVpZ24ta2V5cz48cmVmLXR5cGUgbmFtZT0iSm91cm5hbCBBcnRpY2xlIj4xNzwvcmVmLXR5
cGU+PGNvbnRyaWJ1dG9ycz48YXV0aG9ycz48YXV0aG9yPlNjaG9vbm92ZXIsIENhcmwgRTwvYXV0
aG9yPjxhdXRob3I+T2hhc2hpLCBTYXJhaCBOPC9hdXRob3I+PGF1dGhvcj5BeGVsLCBSaWNoYXJk
PC9hdXRob3I+PGF1dGhvcj5GaW5rLCBBbmRyZXcgSlA8L2F1dGhvcj48L2F1dGhvcnM+PC9jb250
cmlidXRvcnM+PHRpdGxlcz48dGl0bGU+UmVwcmVzZW50YXRpb25hbCBkcmlmdCBpbiBwcmltYXJ5
IG9sZmFjdG9yeSBjb3J0ZXg8L3RpdGxlPjxzZWNvbmRhcnktdGl0bGU+TmF0dXJlPC9zZWNvbmRh
cnktdGl0bGU+PC90aXRsZXM+PHBlcmlvZGljYWw+PGZ1bGwtdGl0bGU+TmF0dXJlPC9mdWxsLXRp
dGxlPjwvcGVyaW9kaWNhbD48cGFnZXM+NTQxLTU0NjwvcGFnZXM+PHZvbHVtZT41OTQ8L3ZvbHVt
ZT48bnVtYmVyPjc4NjQ8L251bWJlcj48ZGF0ZXM+PHllYXI+MjAyMTwveWVhcj48L2RhdGVzPjxp
c2JuPjAwMjgtMDgzNjwvaXNibj48dXJscz48L3VybHM+PC9yZWNvcmQ+PC9DaXRlPjwvRW5kTm90
ZT4A
</w:fldData>
        </w:fldChar>
      </w:r>
      <w:r w:rsidRPr="001C7E62">
        <w:rPr>
          <w:rFonts w:ascii="Arial" w:hAnsi="Arial" w:cs="Arial"/>
        </w:rPr>
        <w:instrText xml:space="preserve"> ADDIN EN.CITE.DATA </w:instrText>
      </w:r>
      <w:r w:rsidRPr="001C7E62">
        <w:rPr>
          <w:rFonts w:ascii="Arial" w:hAnsi="Arial" w:cs="Arial"/>
        </w:rPr>
      </w:r>
      <w:r w:rsidRPr="001C7E62">
        <w:rPr>
          <w:rFonts w:ascii="Arial" w:hAnsi="Arial" w:cs="Arial"/>
        </w:rPr>
        <w:fldChar w:fldCharType="end"/>
      </w:r>
      <w:r w:rsidRPr="001C7E62">
        <w:rPr>
          <w:rFonts w:ascii="Arial" w:hAnsi="Arial" w:cs="Arial"/>
        </w:rPr>
      </w:r>
      <w:r w:rsidRPr="001C7E62">
        <w:rPr>
          <w:rFonts w:ascii="Arial" w:hAnsi="Arial" w:cs="Arial"/>
        </w:rPr>
        <w:fldChar w:fldCharType="separate"/>
      </w:r>
      <w:r w:rsidRPr="001C7E62">
        <w:rPr>
          <w:rFonts w:ascii="Arial" w:hAnsi="Arial" w:cs="Arial"/>
          <w:noProof/>
        </w:rPr>
        <w:t>(Clopath et al., 2017; Rule et al., 2019; Schoonover et al., 2021)</w:t>
      </w:r>
      <w:r w:rsidRPr="001C7E62">
        <w:rPr>
          <w:rFonts w:ascii="Arial" w:hAnsi="Arial" w:cs="Arial"/>
        </w:rPr>
        <w:fldChar w:fldCharType="end"/>
      </w:r>
      <w:r w:rsidRPr="001C7E62">
        <w:rPr>
          <w:rFonts w:ascii="Arial" w:hAnsi="Arial" w:cs="Arial"/>
        </w:rPr>
        <w:t>.</w:t>
      </w:r>
      <w:r>
        <w:rPr>
          <w:rFonts w:ascii="Arial" w:hAnsi="Arial" w:cs="Arial"/>
        </w:rPr>
        <w:t xml:space="preserve"> Unlike spike-based recordings, a single mesoscale </w:t>
      </w:r>
      <w:r w:rsidR="00A11872">
        <w:rPr>
          <w:rFonts w:ascii="Arial" w:hAnsi="Arial" w:cs="Arial"/>
        </w:rPr>
        <w:t>ECoG</w:t>
      </w:r>
      <w:r>
        <w:rPr>
          <w:rFonts w:ascii="Arial" w:hAnsi="Arial" w:cs="Arial"/>
        </w:rPr>
        <w:t xml:space="preserve"> channel represents the summed activity </w:t>
      </w:r>
      <w:r w:rsidR="000E72B1">
        <w:rPr>
          <w:rFonts w:ascii="Arial" w:hAnsi="Arial" w:cs="Arial"/>
        </w:rPr>
        <w:t xml:space="preserve">of </w:t>
      </w:r>
      <w:r>
        <w:rPr>
          <w:rFonts w:ascii="Arial" w:hAnsi="Arial" w:cs="Arial"/>
        </w:rPr>
        <w:t xml:space="preserve">a large population of neurons </w:t>
      </w:r>
      <w:r>
        <w:rPr>
          <w:rFonts w:ascii="Arial" w:hAnsi="Arial" w:cs="Arial"/>
        </w:rPr>
        <w:fldChar w:fldCharType="begin"/>
      </w:r>
      <w:r>
        <w:rPr>
          <w:rFonts w:ascii="Arial" w:hAnsi="Arial" w:cs="Arial"/>
        </w:rPr>
        <w:instrText xml:space="preserve"> ADDIN EN.CITE &lt;EndNote&gt;&lt;Cite&gt;&lt;Author&gt;Chang&lt;/Author&gt;&lt;Year&gt;2015&lt;/Year&gt;&lt;RecNum&gt;33&lt;/RecNum&gt;&lt;DisplayText&gt;(Chang, 2015)&lt;/DisplayText&gt;&lt;record&gt;&lt;rec-number&gt;33&lt;/rec-number&gt;&lt;foreign-keys&gt;&lt;key app="EN" db-id="095vzf2zzvarpaezad9xw50uwvzwsd59edf9" timestamp="1588265547"&gt;33&lt;/key&gt;&lt;/foreign-keys&gt;&lt;ref-type name="Journal Article"&gt;17&lt;/ref-type&gt;&lt;contributors&gt;&lt;authors&gt;&lt;author&gt;Chang, Edward F&lt;/author&gt;&lt;/authors&gt;&lt;/contributors&gt;&lt;titles&gt;&lt;title&gt;Towards large-scale, human-based, mesoscopic neurotechnologies&lt;/title&gt;&lt;secondary-title&gt;Neuron&lt;/secondary-title&gt;&lt;/titles&gt;&lt;periodical&gt;&lt;full-title&gt;Neuron&lt;/full-title&gt;&lt;/periodical&gt;&lt;pages&gt;68-78&lt;/pages&gt;&lt;volume&gt;86&lt;/volume&gt;&lt;number&gt;1&lt;/number&gt;&lt;dates&gt;&lt;year&gt;2015&lt;/year&gt;&lt;/dates&gt;&lt;isbn&gt;0896-6273&lt;/isbn&gt;&lt;urls&gt;&lt;/urls&gt;&lt;/record&gt;&lt;/Cite&gt;&lt;/EndNote&gt;</w:instrText>
      </w:r>
      <w:r>
        <w:rPr>
          <w:rFonts w:ascii="Arial" w:hAnsi="Arial" w:cs="Arial"/>
        </w:rPr>
        <w:fldChar w:fldCharType="separate"/>
      </w:r>
      <w:r>
        <w:rPr>
          <w:rFonts w:ascii="Arial" w:hAnsi="Arial" w:cs="Arial"/>
          <w:noProof/>
        </w:rPr>
        <w:t>(Chang, 2015)</w:t>
      </w:r>
      <w:r>
        <w:rPr>
          <w:rFonts w:ascii="Arial" w:hAnsi="Arial" w:cs="Arial"/>
        </w:rPr>
        <w:fldChar w:fldCharType="end"/>
      </w:r>
      <w:r>
        <w:rPr>
          <w:rFonts w:ascii="Arial" w:hAnsi="Arial" w:cs="Arial"/>
        </w:rPr>
        <w:t xml:space="preserve"> and is therefore </w:t>
      </w:r>
      <w:r w:rsidR="004A03F2">
        <w:rPr>
          <w:rFonts w:ascii="Arial" w:hAnsi="Arial" w:cs="Arial"/>
        </w:rPr>
        <w:t xml:space="preserve">likely </w:t>
      </w:r>
      <w:r>
        <w:rPr>
          <w:rFonts w:ascii="Arial" w:hAnsi="Arial" w:cs="Arial"/>
        </w:rPr>
        <w:t>impervious to individual neurons dropping in and out and having instability in tuning properties to movement. In particular, population-level stability ha</w:t>
      </w:r>
      <w:r w:rsidR="000E72B1">
        <w:rPr>
          <w:rFonts w:ascii="Arial" w:hAnsi="Arial" w:cs="Arial"/>
        </w:rPr>
        <w:t>s</w:t>
      </w:r>
      <w:r>
        <w:rPr>
          <w:rFonts w:ascii="Arial" w:hAnsi="Arial" w:cs="Arial"/>
        </w:rPr>
        <w:t xml:space="preserve"> been exploited for across-day generalizable spike-based BCI decoders even with high neuronal turnover rates </w:t>
      </w:r>
      <w:r>
        <w:rPr>
          <w:rFonts w:ascii="Arial" w:hAnsi="Arial" w:cs="Arial"/>
        </w:rPr>
        <w:fldChar w:fldCharType="begin">
          <w:fldData xml:space="preserve">PEVuZE5vdGU+PENpdGU+PEF1dGhvcj5EZWdlbmhhcnQ8L0F1dGhvcj48WWVhcj4yMDIwPC9ZZWFy
PjxSZWNOdW0+MTAxPC9SZWNOdW0+PERpc3BsYXlUZXh0PihEZWdlbmhhcnQgZXQgYWwuLCAyMDIw
OyBLYXJwb3dpY3ogZXQgYWwuLCAyMDIyOyBCYXNoZm9yZCBldCBhbC4sIDIwMjMpPC9EaXNwbGF5
VGV4dD48cmVjb3JkPjxyZWMtbnVtYmVyPjEwMTwvcmVjLW51bWJlcj48Zm9yZWlnbi1rZXlzPjxr
ZXkgYXBwPSJFTiIgZGItaWQ9IjA5NXZ6ZjJ6enZhcnBhZXphZDl4dzUwdXd2endzZDU5ZWRmOSIg
dGltZXN0YW1wPSIxNjA4NDMyMjM2Ij4xMDE8L2tleT48L2ZvcmVpZ24ta2V5cz48cmVmLXR5cGUg
bmFtZT0iSm91cm5hbCBBcnRpY2xlIj4xNzwvcmVmLXR5cGU+PGNvbnRyaWJ1dG9ycz48YXV0aG9y
cz48YXV0aG9yPkRlZ2VuaGFydCwgQWxhbiBEPC9hdXRob3I+PGF1dGhvcj5CaXNob3AsIFdpbGxp
YW0gRTwvYXV0aG9yPjxhdXRob3I+T2J5LCBFbWlseSBSPC9hdXRob3I+PGF1dGhvcj5UeWxlci1L
YWJhcmEsIEVsaXphYmV0aCBDPC9hdXRob3I+PGF1dGhvcj5DaGFzZSwgU3RldmVuIE08L2F1dGhv
cj48YXV0aG9yPkJhdGlzdGEsIEFhcm9uIFA8L2F1dGhvcj48YXV0aG9yPkJ5cm9uLCBNIFl1PC9h
dXRob3I+PC9hdXRob3JzPjwvY29udHJpYnV0b3JzPjx0aXRsZXM+PHRpdGxlPlN0YWJpbGl6YXRp
b24gb2YgYSBicmFpbuKAk2NvbXB1dGVyIGludGVyZmFjZSB2aWEgdGhlIGFsaWdubWVudCBvZiBs
b3ctZGltZW5zaW9uYWwgc3BhY2VzIG9mIG5ldXJhbCBhY3Rpdml0eTwvdGl0bGU+PHNlY29uZGFy
eS10aXRsZT5OYXR1cmUgQmlvbWVkaWNhbCBFbmdpbmVlcmluZzwvc2Vjb25kYXJ5LXRpdGxlPjwv
dGl0bGVzPjxwZXJpb2RpY2FsPjxmdWxsLXRpdGxlPk5hdHVyZSBCaW9tZWRpY2FsIEVuZ2luZWVy
aW5nPC9mdWxsLXRpdGxlPjwvcGVyaW9kaWNhbD48cGFnZXM+MS0xNDwvcGFnZXM+PGRhdGVzPjx5
ZWFyPjIwMjA8L3llYXI+PC9kYXRlcz48aXNibj4yMTU3LTg0Nlg8L2lzYm4+PHVybHM+PC91cmxz
PjwvcmVjb3JkPjwvQ2l0ZT48Q2l0ZT48QXV0aG9yPkthcnBvd2ljejwvQXV0aG9yPjxZZWFyPjIw
MjI8L1llYXI+PFJlY051bT4zMjk8L1JlY051bT48cmVjb3JkPjxyZWMtbnVtYmVyPjMyOTwvcmVj
LW51bWJlcj48Zm9yZWlnbi1rZXlzPjxrZXkgYXBwPSJFTiIgZGItaWQ9IjA5NXZ6ZjJ6enZhcnBh
ZXphZDl4dzUwdXd2endzZDU5ZWRmOSIgdGltZXN0YW1wPSIxNjc1Mjg3NjI1Ij4zMjk8L2tleT48
L2ZvcmVpZ24ta2V5cz48cmVmLXR5cGUgbmFtZT0iSm91cm5hbCBBcnRpY2xlIj4xNzwvcmVmLXR5
cGU+PGNvbnRyaWJ1dG9ycz48YXV0aG9ycz48YXV0aG9yPkthcnBvd2ljeiwgQnJpYW5uYSBNPC9h
dXRob3I+PGF1dGhvcj5BbGksIFlhaGlhIEg8L2F1dGhvcj48YXV0aG9yPldpbWFsYXNlbmEsIExh
aGlydSBOPC9hdXRob3I+PGF1dGhvcj5TZWRsZXIsIEFuZHJldyBSPC9hdXRob3I+PGF1dGhvcj5L
ZXNodGthcmFuLCBNb2hhbW1hZCBSZXphPC9hdXRob3I+PGF1dGhvcj5Cb2RraW4sIEtldmluPC9h
dXRob3I+PGF1dGhvcj5NYSwgWHVhbjwvYXV0aG9yPjxhdXRob3I+TWlsbGVyLCBMZWUgRTwvYXV0
aG9yPjxhdXRob3I+UGFuZGFyaW5hdGgsIENoZXRoYW48L2F1dGhvcj48L2F1dGhvcnM+PC9jb250
cmlidXRvcnM+PHRpdGxlcz48dGl0bGU+U3RhYmlsaXppbmcgYnJhaW4tY29tcHV0ZXIgaW50ZXJm
YWNlcyB0aHJvdWdoIGFsaWdubWVudCBvZiBsYXRlbnQgZHluYW1pY3M8L3RpdGxlPjxzZWNvbmRh
cnktdGl0bGU+YmlvUnhpdjwvc2Vjb25kYXJ5LXRpdGxlPjwvdGl0bGVzPjxwZXJpb2RpY2FsPjxm
dWxsLXRpdGxlPmJpb1J4aXY8L2Z1bGwtdGl0bGU+PC9wZXJpb2RpY2FsPjxwYWdlcz4yMDIyLjA0
LiAwNi40ODczODg8L3BhZ2VzPjxkYXRlcz48eWVhcj4yMDIyPC95ZWFyPjwvZGF0ZXM+PHVybHM+
PC91cmxzPjwvcmVjb3JkPjwvQ2l0ZT48Q2l0ZT48QXV0aG9yPkJhc2hmb3JkPC9BdXRob3I+PFll
YXI+MjAyMzwvWWVhcj48UmVjTnVtPjM5MzwvUmVjTnVtPjxyZWNvcmQ+PHJlYy1udW1iZXI+Mzkz
PC9yZWMtbnVtYmVyPjxmb3JlaWduLWtleXM+PGtleSBhcHA9IkVOIiBkYi1pZD0iMDk1dnpmMnp6
dmFycGFlemFkOXh3NTB1d3Z6d3NkNTllZGY5IiB0aW1lc3RhbXA9IjE2OTAyMTYxMDkiPjM5Mzwv
a2V5PjwvZm9yZWlnbi1rZXlzPjxyZWYtdHlwZSBuYW1lPSJKb3VybmFsIEFydGljbGUiPjE3PC9y
ZWYtdHlwZT48Y29udHJpYnV0b3JzPjxhdXRob3JzPjxhdXRob3I+QmFzaGZvcmQsIEx1a2U8L2F1
dGhvcj48YXV0aG9yPlJvc2VudGhhbCwgSXNhYmVsbGUgQW5uYTwvYXV0aG9yPjxhdXRob3I+S2Vs
bGlzLCBTcGVuY2VyPC9hdXRob3I+PGF1dGhvcj5CamFuZXMsIERhdmlkPC9hdXRob3I+PGF1dGhv
cj5QZWpzYSwgS2Vsc2llPC9hdXRob3I+PGF1dGhvcj5CcnVudG9uLCBCaW5nbmkgV2VuPC9hdXRo
b3I+PGF1dGhvcj5BbmRlcnNlbiwgUmljaGFyZDwvYXV0aG9yPjwvYXV0aG9ycz48L2NvbnRyaWJ1
dG9ycz48dGl0bGVzPjx0aXRsZT5OZXVyYWwgc3Vic3BhY2VzIG9mIGltYWdpbmVkIG1vdmVtZW50
cyBpbiBwYXJpZXRhbCBjb3J0ZXggcmVtYWluIHN0YWJsZSBvdmVyIHNldmVyYWwgeWVhcnMgaW4g
aHVtYW5zPC90aXRsZT48c2Vjb25kYXJ5LXRpdGxlPmJpb1J4aXY8L3NlY29uZGFyeS10aXRsZT48
L3RpdGxlcz48cGVyaW9kaWNhbD48ZnVsbC10aXRsZT5iaW9SeGl2PC9mdWxsLXRpdGxlPjwvcGVy
aW9kaWNhbD48cGFnZXM+MjAyMy4wNy4gMDUuNTQ3NzY3PC9wYWdlcz48ZGF0ZXM+PHllYXI+MjAy
MzwveWVhcj48L2RhdGVzPjx1cmxzPjwvdXJscz48L3JlY29yZD48L0NpdGU+PC9FbmROb3RlPn==
</w:fldData>
        </w:fldChar>
      </w:r>
      <w:r w:rsidR="005863AF">
        <w:rPr>
          <w:rFonts w:ascii="Arial" w:hAnsi="Arial" w:cs="Arial"/>
        </w:rPr>
        <w:instrText xml:space="preserve"> ADDIN EN.CITE </w:instrText>
      </w:r>
      <w:r w:rsidR="005863AF">
        <w:rPr>
          <w:rFonts w:ascii="Arial" w:hAnsi="Arial" w:cs="Arial"/>
        </w:rPr>
        <w:fldChar w:fldCharType="begin">
          <w:fldData xml:space="preserve">PEVuZE5vdGU+PENpdGU+PEF1dGhvcj5EZWdlbmhhcnQ8L0F1dGhvcj48WWVhcj4yMDIwPC9ZZWFy
PjxSZWNOdW0+MTAxPC9SZWNOdW0+PERpc3BsYXlUZXh0PihEZWdlbmhhcnQgZXQgYWwuLCAyMDIw
OyBLYXJwb3dpY3ogZXQgYWwuLCAyMDIyOyBCYXNoZm9yZCBldCBhbC4sIDIwMjMpPC9EaXNwbGF5
VGV4dD48cmVjb3JkPjxyZWMtbnVtYmVyPjEwMTwvcmVjLW51bWJlcj48Zm9yZWlnbi1rZXlzPjxr
ZXkgYXBwPSJFTiIgZGItaWQ9IjA5NXZ6ZjJ6enZhcnBhZXphZDl4dzUwdXd2endzZDU5ZWRmOSIg
dGltZXN0YW1wPSIxNjA4NDMyMjM2Ij4xMDE8L2tleT48L2ZvcmVpZ24ta2V5cz48cmVmLXR5cGUg
bmFtZT0iSm91cm5hbCBBcnRpY2xlIj4xNzwvcmVmLXR5cGU+PGNvbnRyaWJ1dG9ycz48YXV0aG9y
cz48YXV0aG9yPkRlZ2VuaGFydCwgQWxhbiBEPC9hdXRob3I+PGF1dGhvcj5CaXNob3AsIFdpbGxp
YW0gRTwvYXV0aG9yPjxhdXRob3I+T2J5LCBFbWlseSBSPC9hdXRob3I+PGF1dGhvcj5UeWxlci1L
YWJhcmEsIEVsaXphYmV0aCBDPC9hdXRob3I+PGF1dGhvcj5DaGFzZSwgU3RldmVuIE08L2F1dGhv
cj48YXV0aG9yPkJhdGlzdGEsIEFhcm9uIFA8L2F1dGhvcj48YXV0aG9yPkJ5cm9uLCBNIFl1PC9h
dXRob3I+PC9hdXRob3JzPjwvY29udHJpYnV0b3JzPjx0aXRsZXM+PHRpdGxlPlN0YWJpbGl6YXRp
b24gb2YgYSBicmFpbuKAk2NvbXB1dGVyIGludGVyZmFjZSB2aWEgdGhlIGFsaWdubWVudCBvZiBs
b3ctZGltZW5zaW9uYWwgc3BhY2VzIG9mIG5ldXJhbCBhY3Rpdml0eTwvdGl0bGU+PHNlY29uZGFy
eS10aXRsZT5OYXR1cmUgQmlvbWVkaWNhbCBFbmdpbmVlcmluZzwvc2Vjb25kYXJ5LXRpdGxlPjwv
dGl0bGVzPjxwZXJpb2RpY2FsPjxmdWxsLXRpdGxlPk5hdHVyZSBCaW9tZWRpY2FsIEVuZ2luZWVy
aW5nPC9mdWxsLXRpdGxlPjwvcGVyaW9kaWNhbD48cGFnZXM+MS0xNDwvcGFnZXM+PGRhdGVzPjx5
ZWFyPjIwMjA8L3llYXI+PC9kYXRlcz48aXNibj4yMTU3LTg0Nlg8L2lzYm4+PHVybHM+PC91cmxz
PjwvcmVjb3JkPjwvQ2l0ZT48Q2l0ZT48QXV0aG9yPkthcnBvd2ljejwvQXV0aG9yPjxZZWFyPjIw
MjI8L1llYXI+PFJlY051bT4zMjk8L1JlY051bT48cmVjb3JkPjxyZWMtbnVtYmVyPjMyOTwvcmVj
LW51bWJlcj48Zm9yZWlnbi1rZXlzPjxrZXkgYXBwPSJFTiIgZGItaWQ9IjA5NXZ6ZjJ6enZhcnBh
ZXphZDl4dzUwdXd2endzZDU5ZWRmOSIgdGltZXN0YW1wPSIxNjc1Mjg3NjI1Ij4zMjk8L2tleT48
L2ZvcmVpZ24ta2V5cz48cmVmLXR5cGUgbmFtZT0iSm91cm5hbCBBcnRpY2xlIj4xNzwvcmVmLXR5
cGU+PGNvbnRyaWJ1dG9ycz48YXV0aG9ycz48YXV0aG9yPkthcnBvd2ljeiwgQnJpYW5uYSBNPC9h
dXRob3I+PGF1dGhvcj5BbGksIFlhaGlhIEg8L2F1dGhvcj48YXV0aG9yPldpbWFsYXNlbmEsIExh
aGlydSBOPC9hdXRob3I+PGF1dGhvcj5TZWRsZXIsIEFuZHJldyBSPC9hdXRob3I+PGF1dGhvcj5L
ZXNodGthcmFuLCBNb2hhbW1hZCBSZXphPC9hdXRob3I+PGF1dGhvcj5Cb2RraW4sIEtldmluPC9h
dXRob3I+PGF1dGhvcj5NYSwgWHVhbjwvYXV0aG9yPjxhdXRob3I+TWlsbGVyLCBMZWUgRTwvYXV0
aG9yPjxhdXRob3I+UGFuZGFyaW5hdGgsIENoZXRoYW48L2F1dGhvcj48L2F1dGhvcnM+PC9jb250
cmlidXRvcnM+PHRpdGxlcz48dGl0bGU+U3RhYmlsaXppbmcgYnJhaW4tY29tcHV0ZXIgaW50ZXJm
YWNlcyB0aHJvdWdoIGFsaWdubWVudCBvZiBsYXRlbnQgZHluYW1pY3M8L3RpdGxlPjxzZWNvbmRh
cnktdGl0bGU+YmlvUnhpdjwvc2Vjb25kYXJ5LXRpdGxlPjwvdGl0bGVzPjxwZXJpb2RpY2FsPjxm
dWxsLXRpdGxlPmJpb1J4aXY8L2Z1bGwtdGl0bGU+PC9wZXJpb2RpY2FsPjxwYWdlcz4yMDIyLjA0
LiAwNi40ODczODg8L3BhZ2VzPjxkYXRlcz48eWVhcj4yMDIyPC95ZWFyPjwvZGF0ZXM+PHVybHM+
PC91cmxzPjwvcmVjb3JkPjwvQ2l0ZT48Q2l0ZT48QXV0aG9yPkJhc2hmb3JkPC9BdXRob3I+PFll
YXI+MjAyMzwvWWVhcj48UmVjTnVtPjM5MzwvUmVjTnVtPjxyZWNvcmQ+PHJlYy1udW1iZXI+Mzkz
PC9yZWMtbnVtYmVyPjxmb3JlaWduLWtleXM+PGtleSBhcHA9IkVOIiBkYi1pZD0iMDk1dnpmMnp6
dmFycGFlemFkOXh3NTB1d3Z6d3NkNTllZGY5IiB0aW1lc3RhbXA9IjE2OTAyMTYxMDkiPjM5Mzwv
a2V5PjwvZm9yZWlnbi1rZXlzPjxyZWYtdHlwZSBuYW1lPSJKb3VybmFsIEFydGljbGUiPjE3PC9y
ZWYtdHlwZT48Y29udHJpYnV0b3JzPjxhdXRob3JzPjxhdXRob3I+QmFzaGZvcmQsIEx1a2U8L2F1
dGhvcj48YXV0aG9yPlJvc2VudGhhbCwgSXNhYmVsbGUgQW5uYTwvYXV0aG9yPjxhdXRob3I+S2Vs
bGlzLCBTcGVuY2VyPC9hdXRob3I+PGF1dGhvcj5CamFuZXMsIERhdmlkPC9hdXRob3I+PGF1dGhv
cj5QZWpzYSwgS2Vsc2llPC9hdXRob3I+PGF1dGhvcj5CcnVudG9uLCBCaW5nbmkgV2VuPC9hdXRo
b3I+PGF1dGhvcj5BbmRlcnNlbiwgUmljaGFyZDwvYXV0aG9yPjwvYXV0aG9ycz48L2NvbnRyaWJ1
dG9ycz48dGl0bGVzPjx0aXRsZT5OZXVyYWwgc3Vic3BhY2VzIG9mIGltYWdpbmVkIG1vdmVtZW50
cyBpbiBwYXJpZXRhbCBjb3J0ZXggcmVtYWluIHN0YWJsZSBvdmVyIHNldmVyYWwgeWVhcnMgaW4g
aHVtYW5zPC90aXRsZT48c2Vjb25kYXJ5LXRpdGxlPmJpb1J4aXY8L3NlY29uZGFyeS10aXRsZT48
L3RpdGxlcz48cGVyaW9kaWNhbD48ZnVsbC10aXRsZT5iaW9SeGl2PC9mdWxsLXRpdGxlPjwvcGVy
aW9kaWNhbD48cGFnZXM+MjAyMy4wNy4gMDUuNTQ3NzY3PC9wYWdlcz48ZGF0ZXM+PHllYXI+MjAy
MzwveWVhcj48L2RhdGVzPjx1cmxzPjwvdXJscz48L3JlY29yZD48L0NpdGU+PC9FbmROb3RlPn==
</w:fldData>
        </w:fldChar>
      </w:r>
      <w:r w:rsidR="005863AF">
        <w:rPr>
          <w:rFonts w:ascii="Arial" w:hAnsi="Arial" w:cs="Arial"/>
        </w:rPr>
        <w:instrText xml:space="preserve"> ADDIN EN.CITE.DATA </w:instrText>
      </w:r>
      <w:r w:rsidR="005863AF">
        <w:rPr>
          <w:rFonts w:ascii="Arial" w:hAnsi="Arial" w:cs="Arial"/>
        </w:rPr>
      </w:r>
      <w:r w:rsidR="005863AF">
        <w:rPr>
          <w:rFonts w:ascii="Arial" w:hAnsi="Arial" w:cs="Arial"/>
        </w:rPr>
        <w:fldChar w:fldCharType="end"/>
      </w:r>
      <w:r>
        <w:rPr>
          <w:rFonts w:ascii="Arial" w:hAnsi="Arial" w:cs="Arial"/>
        </w:rPr>
      </w:r>
      <w:r>
        <w:rPr>
          <w:rFonts w:ascii="Arial" w:hAnsi="Arial" w:cs="Arial"/>
        </w:rPr>
        <w:fldChar w:fldCharType="separate"/>
      </w:r>
      <w:r w:rsidR="005863AF">
        <w:rPr>
          <w:rFonts w:ascii="Arial" w:hAnsi="Arial" w:cs="Arial"/>
          <w:noProof/>
        </w:rPr>
        <w:t>(Degenhart et al., 2020; Karpowicz et al., 2022; Bashford et al., 2023)</w:t>
      </w:r>
      <w:r>
        <w:rPr>
          <w:rFonts w:ascii="Arial" w:hAnsi="Arial" w:cs="Arial"/>
        </w:rPr>
        <w:fldChar w:fldCharType="end"/>
      </w:r>
      <w:r>
        <w:rPr>
          <w:rFonts w:ascii="Arial" w:hAnsi="Arial" w:cs="Arial"/>
        </w:rPr>
        <w:t xml:space="preserve">. </w:t>
      </w:r>
      <w:r w:rsidR="004A03F2">
        <w:rPr>
          <w:rFonts w:ascii="Arial" w:hAnsi="Arial" w:cs="Arial"/>
        </w:rPr>
        <w:t>This require</w:t>
      </w:r>
      <w:r w:rsidR="005863AF">
        <w:rPr>
          <w:rFonts w:ascii="Arial" w:hAnsi="Arial" w:cs="Arial"/>
        </w:rPr>
        <w:t>s</w:t>
      </w:r>
      <w:r w:rsidR="004A03F2">
        <w:rPr>
          <w:rFonts w:ascii="Arial" w:hAnsi="Arial" w:cs="Arial"/>
        </w:rPr>
        <w:t xml:space="preserve"> a procedure for remapping population dynamics across days.  </w:t>
      </w:r>
      <w:del w:id="60" w:author="nikhilesh natraj" w:date="2023-07-31T16:55:00Z">
        <w:r w:rsidDel="00945F80">
          <w:rPr>
            <w:rFonts w:ascii="Arial" w:hAnsi="Arial" w:cs="Arial"/>
          </w:rPr>
          <w:delText xml:space="preserve">Our </w:delText>
        </w:r>
        <w:r w:rsidR="00A11872" w:rsidDel="00945F80">
          <w:rPr>
            <w:rFonts w:ascii="Arial" w:hAnsi="Arial" w:cs="Arial"/>
          </w:rPr>
          <w:delText>ECoG</w:delText>
        </w:r>
        <w:r w:rsidDel="00945F80">
          <w:rPr>
            <w:rFonts w:ascii="Arial" w:hAnsi="Arial" w:cs="Arial"/>
          </w:rPr>
          <w:delText xml:space="preserve"> data, however, </w:delText>
        </w:r>
        <w:r w:rsidR="001037D2" w:rsidDel="00945F80">
          <w:rPr>
            <w:rFonts w:ascii="Arial" w:hAnsi="Arial" w:cs="Arial"/>
          </w:rPr>
          <w:delText>highlights</w:delText>
        </w:r>
        <w:r w:rsidDel="00945F80">
          <w:rPr>
            <w:rFonts w:ascii="Arial" w:hAnsi="Arial" w:cs="Arial"/>
          </w:rPr>
          <w:delText xml:space="preserve"> even greater stability at the single channel activity.</w:delText>
        </w:r>
      </w:del>
      <w:r>
        <w:rPr>
          <w:rFonts w:ascii="Arial" w:hAnsi="Arial" w:cs="Arial"/>
        </w:rPr>
        <w:t xml:space="preserve"> </w:t>
      </w:r>
      <w:del w:id="61" w:author="nikhilesh natraj" w:date="2023-07-31T16:55:00Z">
        <w:r w:rsidR="00F46B2A" w:rsidDel="00945F80">
          <w:rPr>
            <w:rFonts w:ascii="Arial" w:hAnsi="Arial" w:cs="Arial"/>
          </w:rPr>
          <w:delText>Not</w:delText>
        </w:r>
        <w:r w:rsidR="004A03F2" w:rsidDel="00945F80">
          <w:rPr>
            <w:rFonts w:ascii="Arial" w:hAnsi="Arial" w:cs="Arial"/>
          </w:rPr>
          <w:delText>ably</w:delText>
        </w:r>
      </w:del>
      <w:ins w:id="62" w:author="nikhilesh natraj" w:date="2023-07-31T16:55:00Z">
        <w:r w:rsidR="00945F80">
          <w:rPr>
            <w:rFonts w:ascii="Arial" w:hAnsi="Arial" w:cs="Arial"/>
          </w:rPr>
          <w:t>Similarly</w:t>
        </w:r>
      </w:ins>
      <w:r w:rsidR="004A03F2">
        <w:rPr>
          <w:rFonts w:ascii="Arial" w:hAnsi="Arial" w:cs="Arial"/>
        </w:rPr>
        <w:t xml:space="preserve">, </w:t>
      </w:r>
      <w:r w:rsidR="00F46B2A">
        <w:rPr>
          <w:rFonts w:ascii="Arial" w:hAnsi="Arial" w:cs="Arial"/>
        </w:rPr>
        <w:t>the reliability of representations in ECoG could have been leveraged</w:t>
      </w:r>
      <w:r w:rsidR="001734E2">
        <w:rPr>
          <w:rFonts w:ascii="Arial" w:hAnsi="Arial" w:cs="Arial"/>
        </w:rPr>
        <w:t xml:space="preserve"> to stabilize</w:t>
      </w:r>
      <w:r w:rsidR="001037D2">
        <w:rPr>
          <w:rFonts w:ascii="Arial" w:hAnsi="Arial" w:cs="Arial"/>
        </w:rPr>
        <w:t xml:space="preserve"> the decoder by recalibrating </w:t>
      </w:r>
      <w:r>
        <w:rPr>
          <w:rFonts w:ascii="Arial" w:hAnsi="Arial" w:cs="Arial"/>
        </w:rPr>
        <w:t xml:space="preserve">any given day’s recordings and decoder to </w:t>
      </w:r>
      <w:r w:rsidR="00FA1606">
        <w:rPr>
          <w:rFonts w:ascii="Arial" w:hAnsi="Arial" w:cs="Arial"/>
        </w:rPr>
        <w:t>a</w:t>
      </w:r>
      <w:r>
        <w:rPr>
          <w:rFonts w:ascii="Arial" w:hAnsi="Arial" w:cs="Arial"/>
        </w:rPr>
        <w:t xml:space="preserve"> reference</w:t>
      </w:r>
      <w:r w:rsidR="00FA1606">
        <w:rPr>
          <w:rFonts w:ascii="Arial" w:hAnsi="Arial" w:cs="Arial"/>
        </w:rPr>
        <w:t xml:space="preserve"> recording day</w:t>
      </w:r>
      <w:r>
        <w:rPr>
          <w:rFonts w:ascii="Arial" w:hAnsi="Arial" w:cs="Arial"/>
        </w:rPr>
        <w:t xml:space="preserve">. However, this reliance on </w:t>
      </w:r>
      <w:r w:rsidR="001037D2">
        <w:rPr>
          <w:rFonts w:ascii="Arial" w:hAnsi="Arial" w:cs="Arial"/>
        </w:rPr>
        <w:t>re</w:t>
      </w:r>
      <w:r>
        <w:rPr>
          <w:rFonts w:ascii="Arial" w:hAnsi="Arial" w:cs="Arial"/>
        </w:rPr>
        <w:t>calibration would not be true PnP and instead</w:t>
      </w:r>
      <w:r w:rsidR="000E72B1">
        <w:rPr>
          <w:rFonts w:ascii="Arial" w:hAnsi="Arial" w:cs="Arial"/>
        </w:rPr>
        <w:t>,</w:t>
      </w:r>
      <w:r>
        <w:rPr>
          <w:rFonts w:ascii="Arial" w:hAnsi="Arial" w:cs="Arial"/>
        </w:rPr>
        <w:t xml:space="preserve"> we found that by just sampling the </w:t>
      </w:r>
      <w:r w:rsidR="00027856">
        <w:rPr>
          <w:rFonts w:ascii="Arial" w:hAnsi="Arial" w:cs="Arial"/>
        </w:rPr>
        <w:t xml:space="preserve">across-day </w:t>
      </w:r>
      <w:r>
        <w:rPr>
          <w:rFonts w:ascii="Arial" w:hAnsi="Arial" w:cs="Arial"/>
        </w:rPr>
        <w:t xml:space="preserve">shifts in neural activity, we could build a PnP decoder that was stable for a long time-period. </w:t>
      </w:r>
    </w:p>
    <w:p w14:paraId="61847E9A" w14:textId="77777777" w:rsidR="001C7E62" w:rsidRDefault="001C7E62" w:rsidP="0085706B">
      <w:pPr>
        <w:spacing w:line="288" w:lineRule="auto"/>
        <w:contextualSpacing/>
        <w:jc w:val="both"/>
        <w:rPr>
          <w:rFonts w:ascii="Arial" w:hAnsi="Arial" w:cs="Arial"/>
        </w:rPr>
      </w:pPr>
    </w:p>
    <w:p w14:paraId="3B221CBD" w14:textId="28EDD80D" w:rsidR="00E43CCA" w:rsidRPr="00536162" w:rsidRDefault="0085706B" w:rsidP="0019435F">
      <w:pPr>
        <w:spacing w:line="288" w:lineRule="auto"/>
        <w:contextualSpacing/>
        <w:jc w:val="both"/>
        <w:rPr>
          <w:rFonts w:ascii="Arial" w:eastAsiaTheme="minorEastAsia" w:hAnsi="Arial" w:cs="Arial"/>
          <w:b/>
          <w:bCs/>
        </w:rPr>
      </w:pPr>
      <w:r w:rsidRPr="00536162">
        <w:rPr>
          <w:rFonts w:ascii="Arial" w:eastAsiaTheme="minorEastAsia" w:hAnsi="Arial" w:cs="Arial"/>
          <w:b/>
          <w:bCs/>
        </w:rPr>
        <w:t>Neurofeedback</w:t>
      </w:r>
    </w:p>
    <w:p w14:paraId="6BF363CC" w14:textId="798A29B1" w:rsidR="00DA1B74" w:rsidRDefault="007A403B" w:rsidP="00DA1B74">
      <w:pPr>
        <w:spacing w:line="288" w:lineRule="auto"/>
        <w:contextualSpacing/>
        <w:jc w:val="both"/>
        <w:rPr>
          <w:rFonts w:ascii="Arial" w:hAnsi="Arial" w:cs="Arial"/>
        </w:rPr>
      </w:pPr>
      <w:r>
        <w:rPr>
          <w:rFonts w:ascii="Arial" w:eastAsiaTheme="minorEastAsia" w:hAnsi="Arial" w:cs="Arial"/>
        </w:rPr>
        <w:t>A second main finding when interrogating the plasticity of well-defined, discrete movements is that the statistics of neural activity, both within each action and across the repertoire, were selectively adapted to the BCI</w:t>
      </w:r>
      <w:r w:rsidR="00A77187">
        <w:rPr>
          <w:rFonts w:ascii="Arial" w:eastAsiaTheme="minorEastAsia" w:hAnsi="Arial" w:cs="Arial"/>
        </w:rPr>
        <w:t xml:space="preserve"> with visual feedback</w:t>
      </w:r>
      <w:r>
        <w:rPr>
          <w:rFonts w:ascii="Arial" w:eastAsiaTheme="minorEastAsia" w:hAnsi="Arial" w:cs="Arial"/>
        </w:rPr>
        <w:t>. At least for the simpler discrete BCI task, our task design during closed-loop control primarily provided direct visual feedback about the decoded state i.e., the imagined action. This allowed for rapid learning within a session, with improved discriminability and performance gains relative to open-loop control</w:t>
      </w:r>
      <w:ins w:id="63" w:author="nikhilesh natraj" w:date="2023-07-31T16:56:00Z">
        <w:r w:rsidR="00945F80">
          <w:rPr>
            <w:rFonts w:ascii="Arial" w:eastAsiaTheme="minorEastAsia" w:hAnsi="Arial" w:cs="Arial"/>
          </w:rPr>
          <w:t xml:space="preserve">. </w:t>
        </w:r>
      </w:ins>
      <w:ins w:id="64" w:author="nikhilesh natraj" w:date="2023-07-31T16:57:00Z">
        <w:r w:rsidR="00945F80">
          <w:rPr>
            <w:rFonts w:ascii="Arial" w:eastAsiaTheme="minorEastAsia" w:hAnsi="Arial" w:cs="Arial"/>
          </w:rPr>
          <w:t xml:space="preserve">Such </w:t>
        </w:r>
      </w:ins>
      <w:ins w:id="65" w:author="nikhilesh natraj" w:date="2023-07-31T16:56:00Z">
        <w:r w:rsidR="00945F80">
          <w:rPr>
            <w:rFonts w:ascii="Arial" w:eastAsiaTheme="minorEastAsia" w:hAnsi="Arial" w:cs="Arial"/>
          </w:rPr>
          <w:t>change</w:t>
        </w:r>
      </w:ins>
      <w:ins w:id="66" w:author="nikhilesh natraj" w:date="2023-07-31T16:57:00Z">
        <w:r w:rsidR="00945F80">
          <w:rPr>
            <w:rFonts w:ascii="Arial" w:eastAsiaTheme="minorEastAsia" w:hAnsi="Arial" w:cs="Arial"/>
          </w:rPr>
          <w:t>s</w:t>
        </w:r>
      </w:ins>
      <w:ins w:id="67" w:author="nikhilesh natraj" w:date="2023-07-31T16:56:00Z">
        <w:r w:rsidR="00945F80">
          <w:rPr>
            <w:rFonts w:ascii="Arial" w:eastAsiaTheme="minorEastAsia" w:hAnsi="Arial" w:cs="Arial"/>
          </w:rPr>
          <w:t xml:space="preserve"> in the representational s</w:t>
        </w:r>
      </w:ins>
      <w:ins w:id="68" w:author="nikhilesh natraj" w:date="2023-07-31T16:57:00Z">
        <w:r w:rsidR="00945F80">
          <w:rPr>
            <w:rFonts w:ascii="Arial" w:eastAsiaTheme="minorEastAsia" w:hAnsi="Arial" w:cs="Arial"/>
          </w:rPr>
          <w:t>tructure were</w:t>
        </w:r>
      </w:ins>
      <w:ins w:id="69" w:author="nikhilesh natraj" w:date="2023-07-30T14:48:00Z">
        <w:r w:rsidR="007E3E4A">
          <w:rPr>
            <w:rFonts w:ascii="Arial" w:eastAsiaTheme="minorEastAsia" w:hAnsi="Arial" w:cs="Arial"/>
          </w:rPr>
          <w:t xml:space="preserve"> primarily driven by variance reductions</w:t>
        </w:r>
      </w:ins>
      <w:r>
        <w:rPr>
          <w:rFonts w:ascii="Arial" w:eastAsiaTheme="minorEastAsia" w:hAnsi="Arial" w:cs="Arial"/>
        </w:rPr>
        <w:t xml:space="preserve">. This is consistent with </w:t>
      </w:r>
      <w:r>
        <w:rPr>
          <w:rFonts w:ascii="Arial" w:eastAsiaTheme="minorEastAsia" w:hAnsi="Arial" w:cs="Arial"/>
        </w:rPr>
        <w:lastRenderedPageBreak/>
        <w:t xml:space="preserve">past notions of ‘neurofeedback’, where abstracted feedback of neural activity patterns resulted in </w:t>
      </w:r>
      <w:r w:rsidR="000E72B1">
        <w:rPr>
          <w:rFonts w:ascii="Arial" w:eastAsiaTheme="minorEastAsia" w:hAnsi="Arial" w:cs="Arial"/>
        </w:rPr>
        <w:t xml:space="preserve">the </w:t>
      </w:r>
      <w:r>
        <w:rPr>
          <w:rFonts w:ascii="Arial" w:eastAsiaTheme="minorEastAsia" w:hAnsi="Arial" w:cs="Arial"/>
        </w:rPr>
        <w:t xml:space="preserve">modification of activity patterns in a single session </w:t>
      </w:r>
      <w:r>
        <w:rPr>
          <w:rFonts w:ascii="Arial" w:eastAsiaTheme="minorEastAsia" w:hAnsi="Arial" w:cs="Arial"/>
        </w:rPr>
        <w:fldChar w:fldCharType="begin"/>
      </w:r>
      <w:r>
        <w:rPr>
          <w:rFonts w:ascii="Arial" w:eastAsiaTheme="minorEastAsia" w:hAnsi="Arial" w:cs="Arial"/>
        </w:rPr>
        <w:instrText xml:space="preserve"> ADDIN EN.CITE &lt;EndNote&gt;&lt;Cite&gt;&lt;Author&gt;Fetz&lt;/Author&gt;&lt;Year&gt;1969&lt;/Year&gt;&lt;RecNum&gt;385&lt;/RecNum&gt;&lt;DisplayText&gt;(Fetz, 1969)&lt;/DisplayText&gt;&lt;record&gt;&lt;rec-number&gt;385&lt;/rec-number&gt;&lt;foreign-keys&gt;&lt;key app="EN" db-id="095vzf2zzvarpaezad9xw50uwvzwsd59edf9" timestamp="1688835735"&gt;385&lt;/key&gt;&lt;/foreign-keys&gt;&lt;ref-type name="Journal Article"&gt;17&lt;/ref-type&gt;&lt;contributors&gt;&lt;authors&gt;&lt;author&gt;Fetz, Eberhard E&lt;/author&gt;&lt;/authors&gt;&lt;/contributors&gt;&lt;titles&gt;&lt;title&gt;Operant conditioning of cortical unit activity&lt;/title&gt;&lt;secondary-title&gt;Science&lt;/secondary-title&gt;&lt;/titles&gt;&lt;periodical&gt;&lt;full-title&gt;Science&lt;/full-title&gt;&lt;/periodical&gt;&lt;pages&gt;955-958&lt;/pages&gt;&lt;volume&gt;163&lt;/volume&gt;&lt;number&gt;3870&lt;/number&gt;&lt;dates&gt;&lt;year&gt;1969&lt;/year&gt;&lt;/dates&gt;&lt;isbn&gt;0036-8075&lt;/isbn&gt;&lt;urls&gt;&lt;/urls&gt;&lt;/record&gt;&lt;/Cite&gt;&lt;/EndNote&gt;</w:instrText>
      </w:r>
      <w:r>
        <w:rPr>
          <w:rFonts w:ascii="Arial" w:eastAsiaTheme="minorEastAsia" w:hAnsi="Arial" w:cs="Arial"/>
        </w:rPr>
        <w:fldChar w:fldCharType="separate"/>
      </w:r>
      <w:r>
        <w:rPr>
          <w:rFonts w:ascii="Arial" w:eastAsiaTheme="minorEastAsia" w:hAnsi="Arial" w:cs="Arial"/>
          <w:noProof/>
        </w:rPr>
        <w:t>(Fetz, 1969)</w:t>
      </w:r>
      <w:r>
        <w:rPr>
          <w:rFonts w:ascii="Arial" w:eastAsiaTheme="minorEastAsia" w:hAnsi="Arial" w:cs="Arial"/>
        </w:rPr>
        <w:fldChar w:fldCharType="end"/>
      </w:r>
      <w:r w:rsidR="00E7030F">
        <w:rPr>
          <w:rFonts w:ascii="Arial" w:eastAsiaTheme="minorEastAsia" w:hAnsi="Arial" w:cs="Arial"/>
        </w:rPr>
        <w:t xml:space="preserve"> and could be stabilized with practice across sessions </w:t>
      </w:r>
      <w:r w:rsidR="005863AF">
        <w:rPr>
          <w:rFonts w:ascii="Arial" w:eastAsiaTheme="minorEastAsia" w:hAnsi="Arial" w:cs="Arial"/>
        </w:rPr>
        <w:fldChar w:fldCharType="begin"/>
      </w:r>
      <w:r w:rsidR="005863AF">
        <w:rPr>
          <w:rFonts w:ascii="Arial" w:eastAsiaTheme="minorEastAsia" w:hAnsi="Arial" w:cs="Arial"/>
        </w:rPr>
        <w:instrText xml:space="preserve"> ADDIN EN.CITE &lt;EndNote&gt;&lt;Cite&gt;&lt;Author&gt;Ganguly&lt;/Author&gt;&lt;Year&gt;2009&lt;/Year&gt;&lt;RecNum&gt;312&lt;/RecNum&gt;&lt;DisplayText&gt;(Ganguly and Carmena, 2009; Ganguly et al., 2011)&lt;/DisplayText&gt;&lt;record&gt;&lt;rec-number&gt;312&lt;/rec-number&gt;&lt;foreign-keys&gt;&lt;key app="EN" db-id="095vzf2zzvarpaezad9xw50uwvzwsd59edf9" timestamp="1675152837"&gt;312&lt;/key&gt;&lt;/foreign-keys&gt;&lt;ref-type name="Journal Article"&gt;17&lt;/ref-type&gt;&lt;contributors&gt;&lt;authors&gt;&lt;author&gt;Ganguly, Karunesh&lt;/author&gt;&lt;author&gt;Carmena, Jose M&lt;/author&gt;&lt;/authors&gt;&lt;/contributors&gt;&lt;titles&gt;&lt;title&gt;Emergence of a stable cortical map for neuroprosthetic control&lt;/title&gt;&lt;secondary-title&gt;PLoS biology&lt;/secondary-title&gt;&lt;/titles&gt;&lt;periodical&gt;&lt;full-title&gt;PLoS biology&lt;/full-title&gt;&lt;/periodical&gt;&lt;pages&gt;e1000153&lt;/pages&gt;&lt;volume&gt;7&lt;/volume&gt;&lt;number&gt;7&lt;/number&gt;&lt;dates&gt;&lt;year&gt;2009&lt;/year&gt;&lt;/dates&gt;&lt;isbn&gt;1544-9173&lt;/isbn&gt;&lt;urls&gt;&lt;/urls&gt;&lt;/record&gt;&lt;/Cite&gt;&lt;Cite&gt;&lt;Author&gt;Ganguly&lt;/Author&gt;&lt;Year&gt;2011&lt;/Year&gt;&lt;RecNum&gt;315&lt;/RecNum&gt;&lt;record&gt;&lt;rec-number&gt;315&lt;/rec-number&gt;&lt;foreign-keys&gt;&lt;key app="EN" db-id="095vzf2zzvarpaezad9xw50uwvzwsd59edf9" timestamp="1675153086"&gt;315&lt;/key&gt;&lt;/foreign-keys&gt;&lt;ref-type name="Journal Article"&gt;17&lt;/ref-type&gt;&lt;contributors&gt;&lt;authors&gt;&lt;author&gt;Ganguly, Karunesh&lt;/author&gt;&lt;author&gt;Dimitrov, Dragan F&lt;/author&gt;&lt;author&gt;Wallis, Jonathan D&lt;/author&gt;&lt;author&gt;Carmena, Jose M&lt;/author&gt;&lt;/authors&gt;&lt;/contributors&gt;&lt;titles&gt;&lt;title&gt;Reversible large-scale modification of cortical networks during neuroprosthetic control&lt;/title&gt;&lt;secondary-title&gt;Nature neuroscience&lt;/secondary-title&gt;&lt;/titles&gt;&lt;periodical&gt;&lt;full-title&gt;Nature neuroscience&lt;/full-title&gt;&lt;/periodical&gt;&lt;pages&gt;662-667&lt;/pages&gt;&lt;volume&gt;14&lt;/volume&gt;&lt;number&gt;5&lt;/number&gt;&lt;dates&gt;&lt;year&gt;2011&lt;/year&gt;&lt;/dates&gt;&lt;isbn&gt;1097-6256&lt;/isbn&gt;&lt;urls&gt;&lt;/urls&gt;&lt;/record&gt;&lt;/Cite&gt;&lt;/EndNote&gt;</w:instrText>
      </w:r>
      <w:r w:rsidR="005863AF">
        <w:rPr>
          <w:rFonts w:ascii="Arial" w:eastAsiaTheme="minorEastAsia" w:hAnsi="Arial" w:cs="Arial"/>
        </w:rPr>
        <w:fldChar w:fldCharType="separate"/>
      </w:r>
      <w:r w:rsidR="005863AF">
        <w:rPr>
          <w:rFonts w:ascii="Arial" w:eastAsiaTheme="minorEastAsia" w:hAnsi="Arial" w:cs="Arial"/>
          <w:noProof/>
        </w:rPr>
        <w:t>(Ganguly and Carmena, 2009; Ganguly et al., 2011)</w:t>
      </w:r>
      <w:r w:rsidR="005863AF">
        <w:rPr>
          <w:rFonts w:ascii="Arial" w:eastAsiaTheme="minorEastAsia" w:hAnsi="Arial" w:cs="Arial"/>
        </w:rPr>
        <w:fldChar w:fldCharType="end"/>
      </w:r>
      <w:r>
        <w:rPr>
          <w:rFonts w:ascii="Arial" w:eastAsiaTheme="minorEastAsia" w:hAnsi="Arial" w:cs="Arial"/>
        </w:rPr>
        <w:t>.</w:t>
      </w:r>
      <w:r w:rsidR="0076048E">
        <w:rPr>
          <w:rFonts w:ascii="Arial" w:eastAsiaTheme="minorEastAsia" w:hAnsi="Arial" w:cs="Arial"/>
        </w:rPr>
        <w:t xml:space="preserve"> Our results thus highlight that real-time </w:t>
      </w:r>
      <w:r w:rsidR="00863D45">
        <w:rPr>
          <w:rFonts w:ascii="Arial" w:eastAsiaTheme="minorEastAsia" w:hAnsi="Arial" w:cs="Arial"/>
        </w:rPr>
        <w:t>feedback</w:t>
      </w:r>
      <w:r w:rsidR="0076048E">
        <w:rPr>
          <w:rFonts w:ascii="Arial" w:eastAsiaTheme="minorEastAsia" w:hAnsi="Arial" w:cs="Arial"/>
        </w:rPr>
        <w:t xml:space="preserve"> of pre-existing stable representations can immediately ‘quench’ neural variance and increase neural precision, thereby allowing the user to upregulate the perceptibility of sensorimotor representations. Indeed, </w:t>
      </w:r>
      <w:r w:rsidR="00CF18D6">
        <w:rPr>
          <w:rFonts w:ascii="Arial" w:eastAsiaTheme="minorEastAsia" w:hAnsi="Arial" w:cs="Arial"/>
        </w:rPr>
        <w:t>t</w:t>
      </w:r>
      <w:r w:rsidR="00DA1B74">
        <w:rPr>
          <w:rFonts w:ascii="Arial" w:eastAsiaTheme="minorEastAsia" w:hAnsi="Arial" w:cs="Arial"/>
        </w:rPr>
        <w:t xml:space="preserve">he ability to </w:t>
      </w:r>
      <w:r w:rsidR="0076048E">
        <w:rPr>
          <w:rFonts w:ascii="Arial" w:eastAsiaTheme="minorEastAsia" w:hAnsi="Arial" w:cs="Arial"/>
        </w:rPr>
        <w:t>reduce</w:t>
      </w:r>
      <w:r w:rsidR="00DA1B74">
        <w:rPr>
          <w:rFonts w:ascii="Arial" w:eastAsiaTheme="minorEastAsia" w:hAnsi="Arial" w:cs="Arial"/>
        </w:rPr>
        <w:t xml:space="preserve"> neural variance, especially at fast time</w:t>
      </w:r>
      <w:r w:rsidR="000E72B1">
        <w:rPr>
          <w:rFonts w:ascii="Arial" w:eastAsiaTheme="minorEastAsia" w:hAnsi="Arial" w:cs="Arial"/>
        </w:rPr>
        <w:t xml:space="preserve"> </w:t>
      </w:r>
      <w:r w:rsidR="00DA1B74">
        <w:rPr>
          <w:rFonts w:ascii="Arial" w:eastAsiaTheme="minorEastAsia" w:hAnsi="Arial" w:cs="Arial"/>
        </w:rPr>
        <w:t>scales</w:t>
      </w:r>
      <w:r w:rsidR="00A77187">
        <w:rPr>
          <w:rFonts w:ascii="Arial" w:eastAsiaTheme="minorEastAsia" w:hAnsi="Arial" w:cs="Arial"/>
        </w:rPr>
        <w:t>,</w:t>
      </w:r>
      <w:r w:rsidR="00DA1B74">
        <w:rPr>
          <w:rFonts w:ascii="Arial" w:eastAsiaTheme="minorEastAsia" w:hAnsi="Arial" w:cs="Arial"/>
        </w:rPr>
        <w:t xml:space="preserve"> </w:t>
      </w:r>
      <w:r w:rsidR="000E72B1">
        <w:rPr>
          <w:rFonts w:ascii="Arial" w:eastAsiaTheme="minorEastAsia" w:hAnsi="Arial" w:cs="Arial"/>
        </w:rPr>
        <w:t>has been shown to be</w:t>
      </w:r>
      <w:r w:rsidR="00DA1B74">
        <w:rPr>
          <w:rFonts w:ascii="Arial" w:eastAsiaTheme="minorEastAsia" w:hAnsi="Arial" w:cs="Arial"/>
        </w:rPr>
        <w:t xml:space="preserve"> vital for perceptual decision-making </w:t>
      </w:r>
      <w:r w:rsidR="00DA1B74">
        <w:rPr>
          <w:rFonts w:ascii="Arial" w:eastAsiaTheme="minorEastAsia" w:hAnsi="Arial" w:cs="Arial"/>
        </w:rPr>
        <w:fldChar w:fldCharType="begin"/>
      </w:r>
      <w:r w:rsidR="00DA1B74">
        <w:rPr>
          <w:rFonts w:ascii="Arial" w:eastAsiaTheme="minorEastAsia" w:hAnsi="Arial" w:cs="Arial"/>
        </w:rPr>
        <w:instrText xml:space="preserve"> ADDIN EN.CITE &lt;EndNote&gt;&lt;Cite&gt;&lt;Author&gt;Arazi&lt;/Author&gt;&lt;Year&gt;2017&lt;/Year&gt;&lt;RecNum&gt;347&lt;/RecNum&gt;&lt;DisplayText&gt;(Arazi et al., 2017)&lt;/DisplayText&gt;&lt;record&gt;&lt;rec-number&gt;347&lt;/rec-number&gt;&lt;foreign-keys&gt;&lt;key app="EN" db-id="095vzf2zzvarpaezad9xw50uwvzwsd59edf9" timestamp="1682356324"&gt;347&lt;/key&gt;&lt;/foreign-keys&gt;&lt;ref-type name="Journal Article"&gt;17&lt;/ref-type&gt;&lt;contributors&gt;&lt;authors&gt;&lt;author&gt;Arazi, Ayelet&lt;/author&gt;&lt;author&gt;Censor, Nitzan&lt;/author&gt;&lt;author&gt;Dinstein, Ilan&lt;/author&gt;&lt;/authors&gt;&lt;/contributors&gt;&lt;titles&gt;&lt;title&gt;Neural variability quenching predicts individual perceptual abilities&lt;/title&gt;&lt;secondary-title&gt;Journal of Neuroscience&lt;/secondary-title&gt;&lt;/titles&gt;&lt;periodical&gt;&lt;full-title&gt;Journal of Neuroscience&lt;/full-title&gt;&lt;/periodical&gt;&lt;pages&gt;97-109&lt;/pages&gt;&lt;volume&gt;37&lt;/volume&gt;&lt;number&gt;1&lt;/number&gt;&lt;dates&gt;&lt;year&gt;2017&lt;/year&gt;&lt;/dates&gt;&lt;isbn&gt;0270-6474&lt;/isbn&gt;&lt;urls&gt;&lt;/urls&gt;&lt;/record&gt;&lt;/Cite&gt;&lt;/EndNote&gt;</w:instrText>
      </w:r>
      <w:r w:rsidR="00DA1B74">
        <w:rPr>
          <w:rFonts w:ascii="Arial" w:eastAsiaTheme="minorEastAsia" w:hAnsi="Arial" w:cs="Arial"/>
        </w:rPr>
        <w:fldChar w:fldCharType="separate"/>
      </w:r>
      <w:r w:rsidR="00DA1B74">
        <w:rPr>
          <w:rFonts w:ascii="Arial" w:eastAsiaTheme="minorEastAsia" w:hAnsi="Arial" w:cs="Arial"/>
          <w:noProof/>
        </w:rPr>
        <w:t>(Arazi et al., 2017)</w:t>
      </w:r>
      <w:r w:rsidR="00DA1B74">
        <w:rPr>
          <w:rFonts w:ascii="Arial" w:eastAsiaTheme="minorEastAsia" w:hAnsi="Arial" w:cs="Arial"/>
        </w:rPr>
        <w:fldChar w:fldCharType="end"/>
      </w:r>
      <w:r w:rsidR="00DA1B74">
        <w:rPr>
          <w:rFonts w:ascii="Arial" w:eastAsiaTheme="minorEastAsia" w:hAnsi="Arial" w:cs="Arial"/>
        </w:rPr>
        <w:t xml:space="preserve">. Research has also </w:t>
      </w:r>
      <w:r w:rsidR="00E7030F">
        <w:rPr>
          <w:rFonts w:ascii="Arial" w:eastAsiaTheme="minorEastAsia" w:hAnsi="Arial" w:cs="Arial"/>
        </w:rPr>
        <w:t xml:space="preserve">found </w:t>
      </w:r>
      <w:r w:rsidR="00DA1B74">
        <w:rPr>
          <w:rFonts w:ascii="Arial" w:eastAsiaTheme="minorEastAsia" w:hAnsi="Arial" w:cs="Arial"/>
        </w:rPr>
        <w:t>tha</w:t>
      </w:r>
      <w:r w:rsidR="000E72B1">
        <w:rPr>
          <w:rFonts w:ascii="Arial" w:eastAsiaTheme="minorEastAsia" w:hAnsi="Arial" w:cs="Arial"/>
        </w:rPr>
        <w:t>t</w:t>
      </w:r>
      <w:r w:rsidR="00DA1B74">
        <w:rPr>
          <w:rFonts w:ascii="Arial" w:eastAsiaTheme="minorEastAsia" w:hAnsi="Arial" w:cs="Arial"/>
        </w:rPr>
        <w:t xml:space="preserve"> reductions in neural variance </w:t>
      </w:r>
      <w:r w:rsidR="000E72B1">
        <w:rPr>
          <w:rFonts w:ascii="Arial" w:eastAsiaTheme="minorEastAsia" w:hAnsi="Arial" w:cs="Arial"/>
        </w:rPr>
        <w:t>are</w:t>
      </w:r>
      <w:r w:rsidR="00DA1B74">
        <w:rPr>
          <w:rFonts w:ascii="Arial" w:eastAsiaTheme="minorEastAsia" w:hAnsi="Arial" w:cs="Arial"/>
        </w:rPr>
        <w:t xml:space="preserve"> a potential mechanism used by the brain to stabilize neural activity around an attractor state when transitioning to task-evoked activity </w:t>
      </w:r>
      <w:r w:rsidR="00DA1B74">
        <w:rPr>
          <w:rFonts w:ascii="Arial" w:eastAsiaTheme="minorEastAsia" w:hAnsi="Arial" w:cs="Arial"/>
        </w:rPr>
        <w:fldChar w:fldCharType="begin">
          <w:fldData xml:space="preserve">PEVuZE5vdGU+PENpdGU+PEF1dGhvcj5DaHVyY2hsYW5kPC9BdXRob3I+PFllYXI+MjAxMDwvWWVh
cj48UmVjTnVtPjM1MTwvUmVjTnVtPjxEaXNwbGF5VGV4dD4oQ2h1cmNobGFuZCBldCBhbC4sIDIw
MTA7IEl0byBldCBhbC4sIDIwMjApPC9EaXNwbGF5VGV4dD48cmVjb3JkPjxyZWMtbnVtYmVyPjM1
MTwvcmVjLW51bWJlcj48Zm9yZWlnbi1rZXlzPjxrZXkgYXBwPSJFTiIgZGItaWQ9IjA5NXZ6ZjJ6
enZhcnBhZXphZDl4dzUwdXd2endzZDU5ZWRmOSIgdGltZXN0YW1wPSIxNjgyMzU3MDA3Ij4zNTE8
L2tleT48L2ZvcmVpZ24ta2V5cz48cmVmLXR5cGUgbmFtZT0iSm91cm5hbCBBcnRpY2xlIj4xNzwv
cmVmLXR5cGU+PGNvbnRyaWJ1dG9ycz48YXV0aG9ycz48YXV0aG9yPkNodXJjaGxhbmQsIE1hcmsg
TTwvYXV0aG9yPjxhdXRob3I+WXUsIEJ5cm9uIE08L2F1dGhvcj48YXV0aG9yPkN1bm5pbmdoYW0s
IEpvaG4gUDwvYXV0aG9yPjxhdXRob3I+U3VncnVlLCBMZW8gUDwvYXV0aG9yPjxhdXRob3I+Q29o
ZW4sIE1hcmxlbmUgUjwvYXV0aG9yPjxhdXRob3I+Q29ycmFkbywgR3JlZyBTPC9hdXRob3I+PGF1
dGhvcj5OZXdzb21lLCBXaWxsaWFtIFQ8L2F1dGhvcj48YXV0aG9yPkNsYXJrLCBBbmRyZXcgTTwv
YXV0aG9yPjxhdXRob3I+SG9zc2VpbmksIFBheW1vbjwvYXV0aG9yPjxhdXRob3I+U2NvdHQsIEJl
bmphbWluIEI8L2F1dGhvcj48L2F1dGhvcnM+PC9jb250cmlidXRvcnM+PHRpdGxlcz48dGl0bGU+
U3RpbXVsdXMgb25zZXQgcXVlbmNoZXMgbmV1cmFsIHZhcmlhYmlsaXR5OiBhIHdpZGVzcHJlYWQg
Y29ydGljYWwgcGhlbm9tZW5vbjwvdGl0bGU+PHNlY29uZGFyeS10aXRsZT5OYXR1cmUgbmV1cm9z
Y2llbmNlPC9zZWNvbmRhcnktdGl0bGU+PC90aXRsZXM+PHBlcmlvZGljYWw+PGZ1bGwtdGl0bGU+
TmF0dXJlIG5ldXJvc2NpZW5jZTwvZnVsbC10aXRsZT48L3BlcmlvZGljYWw+PHBhZ2VzPjM2OS0z
Nzg8L3BhZ2VzPjx2b2x1bWU+MTM8L3ZvbHVtZT48bnVtYmVyPjM8L251bWJlcj48ZGF0ZXM+PHll
YXI+MjAxMDwveWVhcj48L2RhdGVzPjxpc2JuPjEwOTctNjI1NjwvaXNibj48dXJscz48L3VybHM+
PC9yZWNvcmQ+PC9DaXRlPjxDaXRlPjxBdXRob3I+SXRvPC9BdXRob3I+PFllYXI+MjAyMDwvWWVh
cj48UmVjTnVtPjM1MzwvUmVjTnVtPjxyZWNvcmQ+PHJlYy1udW1iZXI+MzUzPC9yZWMtbnVtYmVy
Pjxmb3JlaWduLWtleXM+PGtleSBhcHA9IkVOIiBkYi1pZD0iMDk1dnpmMnp6dmFycGFlemFkOXh3
NTB1d3Z6d3NkNTllZGY5IiB0aW1lc3RhbXA9IjE2ODIzNTcwNDQiPjM1Mzwva2V5PjwvZm9yZWln
bi1rZXlzPjxyZWYtdHlwZSBuYW1lPSJKb3VybmFsIEFydGljbGUiPjE3PC9yZWYtdHlwZT48Y29u
dHJpYnV0b3JzPjxhdXRob3JzPjxhdXRob3I+SXRvLCBUYWt1eWE8L2F1dGhvcj48YXV0aG9yPkJy
aW5jYXQsIFNjb3R0IEw8L2F1dGhvcj48YXV0aG9yPlNpZWdlbCwgTWFya3VzPC9hdXRob3I+PGF1
dGhvcj5NaWxsLCBSYXZpIEQ8L2F1dGhvcj48YXV0aG9yPkhlLCBCaXl1IEo8L2F1dGhvcj48YXV0
aG9yPk1pbGxlciwgRWFybCBLPC9hdXRob3I+PGF1dGhvcj5Sb3RzdGVpbiwgSG9yYWNpbyBHPC9h
dXRob3I+PGF1dGhvcj5Db2xlLCBNaWNoYWVsIFc8L2F1dGhvcj48L2F1dGhvcnM+PC9jb250cmli
dXRvcnM+PHRpdGxlcz48dGl0bGU+VGFzay1ldm9rZWQgYWN0aXZpdHkgcXVlbmNoZXMgbmV1cmFs
IGNvcnJlbGF0aW9ucyBhbmQgdmFyaWFiaWxpdHkgYWNyb3NzIGNvcnRpY2FsIGFyZWFzPC90aXRs
ZT48c2Vjb25kYXJ5LXRpdGxlPlBMb1MgY29tcHV0YXRpb25hbCBiaW9sb2d5PC9zZWNvbmRhcnkt
dGl0bGU+PC90aXRsZXM+PHBlcmlvZGljYWw+PGZ1bGwtdGl0bGU+UExvUyBjb21wdXRhdGlvbmFs
IGJpb2xvZ3k8L2Z1bGwtdGl0bGU+PC9wZXJpb2RpY2FsPjxwYWdlcz5lMTAwNzk4MzwvcGFnZXM+
PHZvbHVtZT4xNjwvdm9sdW1lPjxudW1iZXI+ODwvbnVtYmVyPjxkYXRlcz48eWVhcj4yMDIwPC95
ZWFyPjwvZGF0ZXM+PGlzYm4+MTU1My03MzRYPC9pc2JuPjx1cmxzPjwvdXJscz48L3JlY29yZD48
L0NpdGU+PC9FbmROb3RlPn==
</w:fldData>
        </w:fldChar>
      </w:r>
      <w:r w:rsidR="00DA1B74">
        <w:rPr>
          <w:rFonts w:ascii="Arial" w:eastAsiaTheme="minorEastAsia" w:hAnsi="Arial" w:cs="Arial"/>
        </w:rPr>
        <w:instrText xml:space="preserve"> ADDIN EN.CITE </w:instrText>
      </w:r>
      <w:r w:rsidR="00DA1B74">
        <w:rPr>
          <w:rFonts w:ascii="Arial" w:eastAsiaTheme="minorEastAsia" w:hAnsi="Arial" w:cs="Arial"/>
        </w:rPr>
        <w:fldChar w:fldCharType="begin">
          <w:fldData xml:space="preserve">PEVuZE5vdGU+PENpdGU+PEF1dGhvcj5DaHVyY2hsYW5kPC9BdXRob3I+PFllYXI+MjAxMDwvWWVh
cj48UmVjTnVtPjM1MTwvUmVjTnVtPjxEaXNwbGF5VGV4dD4oQ2h1cmNobGFuZCBldCBhbC4sIDIw
MTA7IEl0byBldCBhbC4sIDIwMjApPC9EaXNwbGF5VGV4dD48cmVjb3JkPjxyZWMtbnVtYmVyPjM1
MTwvcmVjLW51bWJlcj48Zm9yZWlnbi1rZXlzPjxrZXkgYXBwPSJFTiIgZGItaWQ9IjA5NXZ6ZjJ6
enZhcnBhZXphZDl4dzUwdXd2endzZDU5ZWRmOSIgdGltZXN0YW1wPSIxNjgyMzU3MDA3Ij4zNTE8
L2tleT48L2ZvcmVpZ24ta2V5cz48cmVmLXR5cGUgbmFtZT0iSm91cm5hbCBBcnRpY2xlIj4xNzwv
cmVmLXR5cGU+PGNvbnRyaWJ1dG9ycz48YXV0aG9ycz48YXV0aG9yPkNodXJjaGxhbmQsIE1hcmsg
TTwvYXV0aG9yPjxhdXRob3I+WXUsIEJ5cm9uIE08L2F1dGhvcj48YXV0aG9yPkN1bm5pbmdoYW0s
IEpvaG4gUDwvYXV0aG9yPjxhdXRob3I+U3VncnVlLCBMZW8gUDwvYXV0aG9yPjxhdXRob3I+Q29o
ZW4sIE1hcmxlbmUgUjwvYXV0aG9yPjxhdXRob3I+Q29ycmFkbywgR3JlZyBTPC9hdXRob3I+PGF1
dGhvcj5OZXdzb21lLCBXaWxsaWFtIFQ8L2F1dGhvcj48YXV0aG9yPkNsYXJrLCBBbmRyZXcgTTwv
YXV0aG9yPjxhdXRob3I+SG9zc2VpbmksIFBheW1vbjwvYXV0aG9yPjxhdXRob3I+U2NvdHQsIEJl
bmphbWluIEI8L2F1dGhvcj48L2F1dGhvcnM+PC9jb250cmlidXRvcnM+PHRpdGxlcz48dGl0bGU+
U3RpbXVsdXMgb25zZXQgcXVlbmNoZXMgbmV1cmFsIHZhcmlhYmlsaXR5OiBhIHdpZGVzcHJlYWQg
Y29ydGljYWwgcGhlbm9tZW5vbjwvdGl0bGU+PHNlY29uZGFyeS10aXRsZT5OYXR1cmUgbmV1cm9z
Y2llbmNlPC9zZWNvbmRhcnktdGl0bGU+PC90aXRsZXM+PHBlcmlvZGljYWw+PGZ1bGwtdGl0bGU+
TmF0dXJlIG5ldXJvc2NpZW5jZTwvZnVsbC10aXRsZT48L3BlcmlvZGljYWw+PHBhZ2VzPjM2OS0z
Nzg8L3BhZ2VzPjx2b2x1bWU+MTM8L3ZvbHVtZT48bnVtYmVyPjM8L251bWJlcj48ZGF0ZXM+PHll
YXI+MjAxMDwveWVhcj48L2RhdGVzPjxpc2JuPjEwOTctNjI1NjwvaXNibj48dXJscz48L3VybHM+
PC9yZWNvcmQ+PC9DaXRlPjxDaXRlPjxBdXRob3I+SXRvPC9BdXRob3I+PFllYXI+MjAyMDwvWWVh
cj48UmVjTnVtPjM1MzwvUmVjTnVtPjxyZWNvcmQ+PHJlYy1udW1iZXI+MzUzPC9yZWMtbnVtYmVy
Pjxmb3JlaWduLWtleXM+PGtleSBhcHA9IkVOIiBkYi1pZD0iMDk1dnpmMnp6dmFycGFlemFkOXh3
NTB1d3Z6d3NkNTllZGY5IiB0aW1lc3RhbXA9IjE2ODIzNTcwNDQiPjM1Mzwva2V5PjwvZm9yZWln
bi1rZXlzPjxyZWYtdHlwZSBuYW1lPSJKb3VybmFsIEFydGljbGUiPjE3PC9yZWYtdHlwZT48Y29u
dHJpYnV0b3JzPjxhdXRob3JzPjxhdXRob3I+SXRvLCBUYWt1eWE8L2F1dGhvcj48YXV0aG9yPkJy
aW5jYXQsIFNjb3R0IEw8L2F1dGhvcj48YXV0aG9yPlNpZWdlbCwgTWFya3VzPC9hdXRob3I+PGF1
dGhvcj5NaWxsLCBSYXZpIEQ8L2F1dGhvcj48YXV0aG9yPkhlLCBCaXl1IEo8L2F1dGhvcj48YXV0
aG9yPk1pbGxlciwgRWFybCBLPC9hdXRob3I+PGF1dGhvcj5Sb3RzdGVpbiwgSG9yYWNpbyBHPC9h
dXRob3I+PGF1dGhvcj5Db2xlLCBNaWNoYWVsIFc8L2F1dGhvcj48L2F1dGhvcnM+PC9jb250cmli
dXRvcnM+PHRpdGxlcz48dGl0bGU+VGFzay1ldm9rZWQgYWN0aXZpdHkgcXVlbmNoZXMgbmV1cmFs
IGNvcnJlbGF0aW9ucyBhbmQgdmFyaWFiaWxpdHkgYWNyb3NzIGNvcnRpY2FsIGFyZWFzPC90aXRs
ZT48c2Vjb25kYXJ5LXRpdGxlPlBMb1MgY29tcHV0YXRpb25hbCBiaW9sb2d5PC9zZWNvbmRhcnkt
dGl0bGU+PC90aXRsZXM+PHBlcmlvZGljYWw+PGZ1bGwtdGl0bGU+UExvUyBjb21wdXRhdGlvbmFs
IGJpb2xvZ3k8L2Z1bGwtdGl0bGU+PC9wZXJpb2RpY2FsPjxwYWdlcz5lMTAwNzk4MzwvcGFnZXM+
PHZvbHVtZT4xNjwvdm9sdW1lPjxudW1iZXI+ODwvbnVtYmVyPjxkYXRlcz48eWVhcj4yMDIwPC95
ZWFyPjwvZGF0ZXM+PGlzYm4+MTU1My03MzRYPC9pc2JuPjx1cmxzPjwvdXJscz48L3JlY29yZD48
L0NpdGU+PC9FbmROb3RlPn==
</w:fldData>
        </w:fldChar>
      </w:r>
      <w:r w:rsidR="00DA1B74">
        <w:rPr>
          <w:rFonts w:ascii="Arial" w:eastAsiaTheme="minorEastAsia" w:hAnsi="Arial" w:cs="Arial"/>
        </w:rPr>
        <w:instrText xml:space="preserve"> ADDIN EN.CITE.DATA </w:instrText>
      </w:r>
      <w:r w:rsidR="00DA1B74">
        <w:rPr>
          <w:rFonts w:ascii="Arial" w:eastAsiaTheme="minorEastAsia" w:hAnsi="Arial" w:cs="Arial"/>
        </w:rPr>
      </w:r>
      <w:r w:rsidR="00DA1B74">
        <w:rPr>
          <w:rFonts w:ascii="Arial" w:eastAsiaTheme="minorEastAsia" w:hAnsi="Arial" w:cs="Arial"/>
        </w:rPr>
        <w:fldChar w:fldCharType="end"/>
      </w:r>
      <w:r w:rsidR="00DA1B74">
        <w:rPr>
          <w:rFonts w:ascii="Arial" w:eastAsiaTheme="minorEastAsia" w:hAnsi="Arial" w:cs="Arial"/>
        </w:rPr>
      </w:r>
      <w:r w:rsidR="00DA1B74">
        <w:rPr>
          <w:rFonts w:ascii="Arial" w:eastAsiaTheme="minorEastAsia" w:hAnsi="Arial" w:cs="Arial"/>
        </w:rPr>
        <w:fldChar w:fldCharType="separate"/>
      </w:r>
      <w:r w:rsidR="00DA1B74">
        <w:rPr>
          <w:rFonts w:ascii="Arial" w:eastAsiaTheme="minorEastAsia" w:hAnsi="Arial" w:cs="Arial"/>
          <w:noProof/>
        </w:rPr>
        <w:t>(Churchland et al., 2010; Ito et al., 2020)</w:t>
      </w:r>
      <w:r w:rsidR="00DA1B74">
        <w:rPr>
          <w:rFonts w:ascii="Arial" w:eastAsiaTheme="minorEastAsia" w:hAnsi="Arial" w:cs="Arial"/>
        </w:rPr>
        <w:fldChar w:fldCharType="end"/>
      </w:r>
      <w:r w:rsidR="00DA1B74">
        <w:rPr>
          <w:rFonts w:ascii="Arial" w:eastAsiaTheme="minorEastAsia" w:hAnsi="Arial" w:cs="Arial"/>
        </w:rPr>
        <w:t xml:space="preserve">. Importantly, we found that such variance regulation increased after a decoder update. For instance, it might have been the case that the improvements in CL2 decoding accuracies were driven purely by a decoder more sensitive to closed-loop data and with refined decision boundaries, without additional plasticity requirements. Instead, our results show that </w:t>
      </w:r>
      <w:r w:rsidR="00034E56">
        <w:rPr>
          <w:rFonts w:ascii="Arial" w:eastAsiaTheme="minorEastAsia" w:hAnsi="Arial" w:cs="Arial"/>
        </w:rPr>
        <w:t xml:space="preserve">feedback of </w:t>
      </w:r>
      <w:r w:rsidR="00DA1B74">
        <w:rPr>
          <w:rFonts w:ascii="Arial" w:eastAsiaTheme="minorEastAsia" w:hAnsi="Arial" w:cs="Arial"/>
        </w:rPr>
        <w:t xml:space="preserve">a decoder more aligned with the user’s closed-loop control state </w:t>
      </w:r>
      <w:del w:id="70" w:author="nikhilesh natraj" w:date="2023-07-30T14:49:00Z">
        <w:r w:rsidR="00DA1B74" w:rsidDel="007E3E4A">
          <w:rPr>
            <w:rFonts w:ascii="Arial" w:eastAsiaTheme="minorEastAsia" w:hAnsi="Arial" w:cs="Arial"/>
          </w:rPr>
          <w:delText xml:space="preserve">further allows the quenching of neural variance and upregulation of the representational structure </w:delText>
        </w:r>
      </w:del>
      <w:r w:rsidR="00DA1B74">
        <w:rPr>
          <w:rFonts w:ascii="Arial" w:hAnsi="Arial" w:cs="Arial"/>
        </w:rPr>
        <w:fldChar w:fldCharType="begin">
          <w:fldData xml:space="preserve">PEVuZE5vdGU+PENpdGU+PEF1dGhvcj5PcnNib3JuPC9BdXRob3I+PFllYXI+MjAxNDwvWWVhcj48
UmVjTnVtPjI5NzwvUmVjTnVtPjxEaXNwbGF5VGV4dD4oR2lsamEgZXQgYWwuLCAyMDEyOyBKYXJv
c2lld2ljeiBldCBhbC4sIDIwMTM7IE9yc2Jvcm4gZXQgYWwuLCAyMDE0OyBTaWx2ZXJzbWl0aCBl
dCBhbC4sIDIwMjE7IFdpbGxzZXkgZXQgYWwuLCAyMDIyKTwvRGlzcGxheVRleHQ+PHJlY29yZD48
cmVjLW51bWJlcj4yOTc8L3JlYy1udW1iZXI+PGZvcmVpZ24ta2V5cz48a2V5IGFwcD0iRU4iIGRi
LWlkPSIwOTV2emYyenp2YXJwYWV6YWQ5eHc1MHV3dnp3c2Q1OWVkZjkiIHRpbWVzdGFtcD0iMTY3
MjkwODI1NSI+Mjk3PC9rZXk+PC9mb3JlaWduLWtleXM+PHJlZi10eXBlIG5hbWU9IkpvdXJuYWwg
QXJ0aWNsZSI+MTc8L3JlZi10eXBlPjxjb250cmlidXRvcnM+PGF1dGhvcnM+PGF1dGhvcj5PcnNi
b3JuLCBBbXkgTDwvYXV0aG9yPjxhdXRob3I+TW9vcm1hbiwgSGVsZW5lIEc8L2F1dGhvcj48YXV0
aG9yPk92ZXJkdWluLCBTaW1vbiBBPC9hdXRob3I+PGF1dGhvcj5TaGFuZWNoaSwgTWFyeWFtIE08
L2F1dGhvcj48YXV0aG9yPkRpbWl0cm92LCBEcmFnYW4gRjwvYXV0aG9yPjxhdXRob3I+Q2FybWVu
YSwgSm9zZSBNPC9hdXRob3I+PC9hdXRob3JzPjwvY29udHJpYnV0b3JzPjx0aXRsZXM+PHRpdGxl
PkNsb3NlZC1sb29wIGRlY29kZXIgYWRhcHRhdGlvbiBzaGFwZXMgbmV1cmFsIHBsYXN0aWNpdHkg
Zm9yIHNraWxsZnVsIG5ldXJvcHJvc3RoZXRpYyBjb250cm9sPC90aXRsZT48c2Vjb25kYXJ5LXRp
dGxlPk5ldXJvbjwvc2Vjb25kYXJ5LXRpdGxlPjwvdGl0bGVzPjxwZXJpb2RpY2FsPjxmdWxsLXRp
dGxlPk5ldXJvbjwvZnVsbC10aXRsZT48L3BlcmlvZGljYWw+PHBhZ2VzPjEzODAtMTM5MzwvcGFn
ZXM+PHZvbHVtZT44Mjwvdm9sdW1lPjxudW1iZXI+NjwvbnVtYmVyPjxkYXRlcz48eWVhcj4yMDE0
PC95ZWFyPjwvZGF0ZXM+PGlzYm4+MDg5Ni02MjczPC9pc2JuPjx1cmxzPjwvdXJscz48L3JlY29y
ZD48L0NpdGU+PENpdGU+PEF1dGhvcj5HaWxqYTwvQXV0aG9yPjxZZWFyPjIwMTI8L1llYXI+PFJl
Y051bT4yODg8L1JlY051bT48cmVjb3JkPjxyZWMtbnVtYmVyPjI4ODwvcmVjLW51bWJlcj48Zm9y
ZWlnbi1rZXlzPjxrZXkgYXBwPSJFTiIgZGItaWQ9IjA5NXZ6ZjJ6enZhcnBhZXphZDl4dzUwdXd2
endzZDU5ZWRmOSIgdGltZXN0YW1wPSIxNjcyMDQ0MzY4Ij4yODg8L2tleT48L2ZvcmVpZ24ta2V5
cz48cmVmLXR5cGUgbmFtZT0iSm91cm5hbCBBcnRpY2xlIj4xNzwvcmVmLXR5cGU+PGNvbnRyaWJ1
dG9ycz48YXV0aG9ycz48YXV0aG9yPkdpbGphLCBWaWthc2g8L2F1dGhvcj48YXV0aG9yPk51eXVq
dWtpYW4sIFBhdWw8L2F1dGhvcj48YXV0aG9yPkNoZXN0ZWssIENpbmR5IEE8L2F1dGhvcj48YXV0
aG9yPkN1bm5pbmdoYW0sIEpvaG4gUDwvYXV0aG9yPjxhdXRob3I+WXUsIEJ5cm9uIE08L2F1dGhv
cj48YXV0aG9yPkZhbiwgSm9saW5lIE08L2F1dGhvcj48YXV0aG9yPkNodXJjaGxhbmQsIE1hcmsg
TTwvYXV0aG9yPjxhdXRob3I+S2F1Zm1hbiwgTWF0dGhldyBUPC9hdXRob3I+PGF1dGhvcj5LYW8s
IEpvbmF0aGFuIEM8L2F1dGhvcj48YXV0aG9yPlJ5dSwgU3RlcGhlbiBJPC9hdXRob3I+PC9hdXRo
b3JzPjwvY29udHJpYnV0b3JzPjx0aXRsZXM+PHRpdGxlPkEgaGlnaC1wZXJmb3JtYW5jZSBuZXVy
YWwgcHJvc3RoZXNpcyBlbmFibGVkIGJ5IGNvbnRyb2wgYWxnb3JpdGhtIGRlc2lnbjwvdGl0bGU+
PHNlY29uZGFyeS10aXRsZT5OYXR1cmUgbmV1cm9zY2llbmNlPC9zZWNvbmRhcnktdGl0bGU+PC90
aXRsZXM+PHBlcmlvZGljYWw+PGZ1bGwtdGl0bGU+TmF0dXJlIG5ldXJvc2NpZW5jZTwvZnVsbC10
aXRsZT48L3BlcmlvZGljYWw+PHBhZ2VzPjE3NTItMTc1NzwvcGFnZXM+PHZvbHVtZT4xNTwvdm9s
dW1lPjxudW1iZXI+MTI8L251bWJlcj48ZGF0ZXM+PHllYXI+MjAxMjwveWVhcj48L2RhdGVzPjxp
c2JuPjE1NDYtMTcyNjwvaXNibj48dXJscz48L3VybHM+PC9yZWNvcmQ+PC9DaXRlPjxDaXRlPjxB
dXRob3I+U2lsdmVyc21pdGg8L0F1dGhvcj48WWVhcj4yMDIxPC9ZZWFyPjxSZWNOdW0+OTc8L1Jl
Y051bT48cmVjb3JkPjxyZWMtbnVtYmVyPjk3PC9yZWMtbnVtYmVyPjxmb3JlaWduLWtleXM+PGtl
eSBhcHA9IkVOIiBkYi1pZD0iMDk1dnpmMnp6dmFycGFlemFkOXh3NTB1d3Z6d3NkNTllZGY5IiB0
aW1lc3RhbXA9IjE2MDc4OTk1NDUiPjk3PC9rZXk+PC9mb3JlaWduLWtleXM+PHJlZi10eXBlIG5h
bWU9IkpvdXJuYWwgQXJ0aWNsZSI+MTc8L3JlZi10eXBlPjxjb250cmlidXRvcnM+PGF1dGhvcnM+
PGF1dGhvcj5TaWx2ZXJzbWl0aCwgRGFuaWVsIEI8L2F1dGhvcj48YXV0aG9yPkFiaXJpLCBSZXph
PC9hdXRob3I+PGF1dGhvcj5IYXJkeSwgTmljaG9sYXMgRjwvYXV0aG9yPjxhdXRob3I+TmF0cmFq
LCBOaWtoaWxlc2g8L2F1dGhvcj48YXV0aG9yPlR1LUNoYW4sIEFkZWx5bjwvYXV0aG9yPjxhdXRo
b3I+Q2hhbmcsIEVkd2FyZCBGPC9hdXRob3I+PGF1dGhvcj5HYW5ndWx5LCBLYXJ1bmVzaDwvYXV0
aG9yPjwvYXV0aG9ycz48L2NvbnRyaWJ1dG9ycz48dGl0bGVzPjx0aXRsZT5QbHVnLWFuZC1wbGF5
IGNvbnRyb2wgb2YgYSBicmFpbuKAk2NvbXB1dGVyIGludGVyZmFjZSB0aHJvdWdoIG5ldXJhbCBt
YXAgc3RhYmlsaXphdGlvbjwvdGl0bGU+PHNlY29uZGFyeS10aXRsZT5OYXR1cmUgQmlvdGVjaG5v
bG9neTwvc2Vjb25kYXJ5LXRpdGxlPjwvdGl0bGVzPjxwZXJpb2RpY2FsPjxmdWxsLXRpdGxlPk5h
dHVyZSBCaW90ZWNobm9sb2d5PC9mdWxsLXRpdGxlPjwvcGVyaW9kaWNhbD48cGFnZXM+MzI2LTMz
NTwvcGFnZXM+PHZvbHVtZT4zOSA8L3ZvbHVtZT48bnVtYmVyPjM8L251bWJlcj48ZGF0ZXM+PHll
YXI+MjAyMTwveWVhcj48L2RhdGVzPjxpc2JuPjE1NDYtMTY5NjwvaXNibj48dXJscz48L3VybHM+
PC9yZWNvcmQ+PC9DaXRlPjxDaXRlPjxBdXRob3I+SmFyb3NpZXdpY3o8L0F1dGhvcj48WWVhcj4y
MDEzPC9ZZWFyPjxSZWNOdW0+MzE4PC9SZWNOdW0+PHJlY29yZD48cmVjLW51bWJlcj4zMTg8L3Jl
Yy1udW1iZXI+PGZvcmVpZ24ta2V5cz48a2V5IGFwcD0iRU4iIGRiLWlkPSIwOTV2emYyenp2YXJw
YWV6YWQ5eHc1MHV3dnp3c2Q1OWVkZjkiIHRpbWVzdGFtcD0iMTY3NTI3MjkwOCI+MzE4PC9rZXk+
PC9mb3JlaWduLWtleXM+PHJlZi10eXBlIG5hbWU9IkpvdXJuYWwgQXJ0aWNsZSI+MTc8L3JlZi10
eXBlPjxjb250cmlidXRvcnM+PGF1dGhvcnM+PGF1dGhvcj5KYXJvc2lld2ljeiwgQmVhdGE8L2F1
dGhvcj48YXV0aG9yPk1hc3NlLCBOaWNvbGFzIFk8L2F1dGhvcj48YXV0aG9yPkJhY2hlciwgRGFu
aWVsPC9hdXRob3I+PGF1dGhvcj5DYXNoLCBTeWRuZXkgUzwvYXV0aG9yPjxhdXRob3I+RXNrYW5k
YXIsIEVtYWQ8L2F1dGhvcj48YXV0aG9yPkZyaWVocywgR2VyaGFyZDwvYXV0aG9yPjxhdXRob3I+
RG9ub2dodWUsIEpvaG4gUDwvYXV0aG9yPjxhdXRob3I+SG9jaGJlcmcsIExlaWdoIFI8L2F1dGhv
cj48L2F1dGhvcnM+PC9jb250cmlidXRvcnM+PHRpdGxlcz48dGl0bGU+QWR2YW50YWdlcyBvZiBj
bG9zZWQtbG9vcCBjYWxpYnJhdGlvbiBpbiBpbnRyYWNvcnRpY2FsIGJyYWlu4oCTY29tcHV0ZXIg
aW50ZXJmYWNlcyBmb3IgcGVvcGxlIHdpdGggdGV0cmFwbGVnaWE8L3RpdGxlPjxzZWNvbmRhcnkt
dGl0bGU+Sm91cm5hbCBvZiBuZXVyYWwgZW5naW5lZXJpbmc8L3NlY29uZGFyeS10aXRsZT48L3Rp
dGxlcz48cGVyaW9kaWNhbD48ZnVsbC10aXRsZT5Kb3VybmFsIG9mIG5ldXJhbCBlbmdpbmVlcmlu
ZzwvZnVsbC10aXRsZT48L3BlcmlvZGljYWw+PHBhZ2VzPjA0NjAxMjwvcGFnZXM+PHZvbHVtZT4x
MDwvdm9sdW1lPjxudW1iZXI+NDwvbnVtYmVyPjxkYXRlcz48eWVhcj4yMDEzPC95ZWFyPjwvZGF0
ZXM+PGlzYm4+MTc0MS0yNTUyPC9pc2JuPjx1cmxzPjwvdXJscz48L3JlY29yZD48L0NpdGU+PENp
dGU+PEF1dGhvcj5XaWxsc2V5PC9BdXRob3I+PFllYXI+MjAyMjwvWWVhcj48UmVjTnVtPjMxNzwv
UmVjTnVtPjxyZWNvcmQ+PHJlYy1udW1iZXI+MzE3PC9yZWMtbnVtYmVyPjxmb3JlaWduLWtleXM+
PGtleSBhcHA9IkVOIiBkYi1pZD0iMDk1dnpmMnp6dmFycGFlemFkOXh3NTB1d3Z6d3NkNTllZGY5
IiB0aW1lc3RhbXA9IjE2NzUxODc4OTMiPjMxNzwva2V5PjwvZm9yZWlnbi1rZXlzPjxyZWYtdHlw
ZSBuYW1lPSJKb3VybmFsIEFydGljbGUiPjE3PC9yZWYtdHlwZT48Y29udHJpYnV0b3JzPjxhdXRo
b3JzPjxhdXRob3I+V2lsbHNleSwgTWF0dGhldyBTPC9hdXRob3I+PGF1dGhvcj5OYXNvbi1Ub21h
c3pld3NraSwgU2FtdWVsIFI8L2F1dGhvcj48YXV0aG9yPkVuc2VsLCBTY290dCBSPC9hdXRob3I+
PGF1dGhvcj5UZW1tYXIsIEhpc2hhbTwvYXV0aG9yPjxhdXRob3I+TWVuZGVyLCBNYXR0aGV3IEo8
L2F1dGhvcj48YXV0aG9yPkNvc3RlbGxvLCBKb3NlcGggVDwvYXV0aG9yPjxhdXRob3I+UGF0aWws
IFBhcmFnIEc8L2F1dGhvcj48YXV0aG9yPkNoZXN0ZWssIEN5bnRoaWEgQTwvYXV0aG9yPjwvYXV0
aG9ycz48L2NvbnRyaWJ1dG9ycz48dGl0bGVzPjx0aXRsZT5SZWFsLXRpbWUgYnJhaW4tbWFjaGlu
ZSBpbnRlcmZhY2UgaW4gbm9uLWh1bWFuIHByaW1hdGVzIGFjaGlldmVzIGhpZ2gtdmVsb2NpdHkg
cHJvc3RoZXRpYyBmaW5nZXIgbW92ZW1lbnRzIHVzaW5nIGEgc2hhbGxvdyBmZWVkZm9yd2FyZCBu
ZXVyYWwgbmV0d29yayBkZWNvZGVyPC90aXRsZT48c2Vjb25kYXJ5LXRpdGxlPk5hdHVyZSBDb21t
dW5pY2F0aW9uczwvc2Vjb25kYXJ5LXRpdGxlPjwvdGl0bGVzPjxwZXJpb2RpY2FsPjxmdWxsLXRp
dGxlPk5hdHVyZSBjb21tdW5pY2F0aW9uczwvZnVsbC10aXRsZT48L3BlcmlvZGljYWw+PHBhZ2Vz
PjY4OTk8L3BhZ2VzPjx2b2x1bWU+MTM8L3ZvbHVtZT48bnVtYmVyPjE8L251bWJlcj48ZGF0ZXM+
PHllYXI+MjAyMjwveWVhcj48L2RhdGVzPjxpc2JuPjIwNDEtMTcyMzwvaXNibj48dXJscz48L3Vy
bHM+PC9yZWNvcmQ+PC9DaXRlPjwvRW5kTm90ZT4A
</w:fldData>
        </w:fldChar>
      </w:r>
      <w:r w:rsidR="00DA1B74">
        <w:rPr>
          <w:rFonts w:ascii="Arial" w:hAnsi="Arial" w:cs="Arial"/>
        </w:rPr>
        <w:instrText xml:space="preserve"> ADDIN EN.CITE </w:instrText>
      </w:r>
      <w:r w:rsidR="00DA1B74">
        <w:rPr>
          <w:rFonts w:ascii="Arial" w:hAnsi="Arial" w:cs="Arial"/>
        </w:rPr>
        <w:fldChar w:fldCharType="begin">
          <w:fldData xml:space="preserve">PEVuZE5vdGU+PENpdGU+PEF1dGhvcj5PcnNib3JuPC9BdXRob3I+PFllYXI+MjAxNDwvWWVhcj48
UmVjTnVtPjI5NzwvUmVjTnVtPjxEaXNwbGF5VGV4dD4oR2lsamEgZXQgYWwuLCAyMDEyOyBKYXJv
c2lld2ljeiBldCBhbC4sIDIwMTM7IE9yc2Jvcm4gZXQgYWwuLCAyMDE0OyBTaWx2ZXJzbWl0aCBl
dCBhbC4sIDIwMjE7IFdpbGxzZXkgZXQgYWwuLCAyMDIyKTwvRGlzcGxheVRleHQ+PHJlY29yZD48
cmVjLW51bWJlcj4yOTc8L3JlYy1udW1iZXI+PGZvcmVpZ24ta2V5cz48a2V5IGFwcD0iRU4iIGRi
LWlkPSIwOTV2emYyenp2YXJwYWV6YWQ5eHc1MHV3dnp3c2Q1OWVkZjkiIHRpbWVzdGFtcD0iMTY3
MjkwODI1NSI+Mjk3PC9rZXk+PC9mb3JlaWduLWtleXM+PHJlZi10eXBlIG5hbWU9IkpvdXJuYWwg
QXJ0aWNsZSI+MTc8L3JlZi10eXBlPjxjb250cmlidXRvcnM+PGF1dGhvcnM+PGF1dGhvcj5PcnNi
b3JuLCBBbXkgTDwvYXV0aG9yPjxhdXRob3I+TW9vcm1hbiwgSGVsZW5lIEc8L2F1dGhvcj48YXV0
aG9yPk92ZXJkdWluLCBTaW1vbiBBPC9hdXRob3I+PGF1dGhvcj5TaGFuZWNoaSwgTWFyeWFtIE08
L2F1dGhvcj48YXV0aG9yPkRpbWl0cm92LCBEcmFnYW4gRjwvYXV0aG9yPjxhdXRob3I+Q2FybWVu
YSwgSm9zZSBNPC9hdXRob3I+PC9hdXRob3JzPjwvY29udHJpYnV0b3JzPjx0aXRsZXM+PHRpdGxl
PkNsb3NlZC1sb29wIGRlY29kZXIgYWRhcHRhdGlvbiBzaGFwZXMgbmV1cmFsIHBsYXN0aWNpdHkg
Zm9yIHNraWxsZnVsIG5ldXJvcHJvc3RoZXRpYyBjb250cm9sPC90aXRsZT48c2Vjb25kYXJ5LXRp
dGxlPk5ldXJvbjwvc2Vjb25kYXJ5LXRpdGxlPjwvdGl0bGVzPjxwZXJpb2RpY2FsPjxmdWxsLXRp
dGxlPk5ldXJvbjwvZnVsbC10aXRsZT48L3BlcmlvZGljYWw+PHBhZ2VzPjEzODAtMTM5MzwvcGFn
ZXM+PHZvbHVtZT44Mjwvdm9sdW1lPjxudW1iZXI+NjwvbnVtYmVyPjxkYXRlcz48eWVhcj4yMDE0
PC95ZWFyPjwvZGF0ZXM+PGlzYm4+MDg5Ni02MjczPC9pc2JuPjx1cmxzPjwvdXJscz48L3JlY29y
ZD48L0NpdGU+PENpdGU+PEF1dGhvcj5HaWxqYTwvQXV0aG9yPjxZZWFyPjIwMTI8L1llYXI+PFJl
Y051bT4yODg8L1JlY051bT48cmVjb3JkPjxyZWMtbnVtYmVyPjI4ODwvcmVjLW51bWJlcj48Zm9y
ZWlnbi1rZXlzPjxrZXkgYXBwPSJFTiIgZGItaWQ9IjA5NXZ6ZjJ6enZhcnBhZXphZDl4dzUwdXd2
endzZDU5ZWRmOSIgdGltZXN0YW1wPSIxNjcyMDQ0MzY4Ij4yODg8L2tleT48L2ZvcmVpZ24ta2V5
cz48cmVmLXR5cGUgbmFtZT0iSm91cm5hbCBBcnRpY2xlIj4xNzwvcmVmLXR5cGU+PGNvbnRyaWJ1
dG9ycz48YXV0aG9ycz48YXV0aG9yPkdpbGphLCBWaWthc2g8L2F1dGhvcj48YXV0aG9yPk51eXVq
dWtpYW4sIFBhdWw8L2F1dGhvcj48YXV0aG9yPkNoZXN0ZWssIENpbmR5IEE8L2F1dGhvcj48YXV0
aG9yPkN1bm5pbmdoYW0sIEpvaG4gUDwvYXV0aG9yPjxhdXRob3I+WXUsIEJ5cm9uIE08L2F1dGhv
cj48YXV0aG9yPkZhbiwgSm9saW5lIE08L2F1dGhvcj48YXV0aG9yPkNodXJjaGxhbmQsIE1hcmsg
TTwvYXV0aG9yPjxhdXRob3I+S2F1Zm1hbiwgTWF0dGhldyBUPC9hdXRob3I+PGF1dGhvcj5LYW8s
IEpvbmF0aGFuIEM8L2F1dGhvcj48YXV0aG9yPlJ5dSwgU3RlcGhlbiBJPC9hdXRob3I+PC9hdXRo
b3JzPjwvY29udHJpYnV0b3JzPjx0aXRsZXM+PHRpdGxlPkEgaGlnaC1wZXJmb3JtYW5jZSBuZXVy
YWwgcHJvc3RoZXNpcyBlbmFibGVkIGJ5IGNvbnRyb2wgYWxnb3JpdGhtIGRlc2lnbjwvdGl0bGU+
PHNlY29uZGFyeS10aXRsZT5OYXR1cmUgbmV1cm9zY2llbmNlPC9zZWNvbmRhcnktdGl0bGU+PC90
aXRsZXM+PHBlcmlvZGljYWw+PGZ1bGwtdGl0bGU+TmF0dXJlIG5ldXJvc2NpZW5jZTwvZnVsbC10
aXRsZT48L3BlcmlvZGljYWw+PHBhZ2VzPjE3NTItMTc1NzwvcGFnZXM+PHZvbHVtZT4xNTwvdm9s
dW1lPjxudW1iZXI+MTI8L251bWJlcj48ZGF0ZXM+PHllYXI+MjAxMjwveWVhcj48L2RhdGVzPjxp
c2JuPjE1NDYtMTcyNjwvaXNibj48dXJscz48L3VybHM+PC9yZWNvcmQ+PC9DaXRlPjxDaXRlPjxB
dXRob3I+U2lsdmVyc21pdGg8L0F1dGhvcj48WWVhcj4yMDIxPC9ZZWFyPjxSZWNOdW0+OTc8L1Jl
Y051bT48cmVjb3JkPjxyZWMtbnVtYmVyPjk3PC9yZWMtbnVtYmVyPjxmb3JlaWduLWtleXM+PGtl
eSBhcHA9IkVOIiBkYi1pZD0iMDk1dnpmMnp6dmFycGFlemFkOXh3NTB1d3Z6d3NkNTllZGY5IiB0
aW1lc3RhbXA9IjE2MDc4OTk1NDUiPjk3PC9rZXk+PC9mb3JlaWduLWtleXM+PHJlZi10eXBlIG5h
bWU9IkpvdXJuYWwgQXJ0aWNsZSI+MTc8L3JlZi10eXBlPjxjb250cmlidXRvcnM+PGF1dGhvcnM+
PGF1dGhvcj5TaWx2ZXJzbWl0aCwgRGFuaWVsIEI8L2F1dGhvcj48YXV0aG9yPkFiaXJpLCBSZXph
PC9hdXRob3I+PGF1dGhvcj5IYXJkeSwgTmljaG9sYXMgRjwvYXV0aG9yPjxhdXRob3I+TmF0cmFq
LCBOaWtoaWxlc2g8L2F1dGhvcj48YXV0aG9yPlR1LUNoYW4sIEFkZWx5bjwvYXV0aG9yPjxhdXRo
b3I+Q2hhbmcsIEVkd2FyZCBGPC9hdXRob3I+PGF1dGhvcj5HYW5ndWx5LCBLYXJ1bmVzaDwvYXV0
aG9yPjwvYXV0aG9ycz48L2NvbnRyaWJ1dG9ycz48dGl0bGVzPjx0aXRsZT5QbHVnLWFuZC1wbGF5
IGNvbnRyb2wgb2YgYSBicmFpbuKAk2NvbXB1dGVyIGludGVyZmFjZSB0aHJvdWdoIG5ldXJhbCBt
YXAgc3RhYmlsaXphdGlvbjwvdGl0bGU+PHNlY29uZGFyeS10aXRsZT5OYXR1cmUgQmlvdGVjaG5v
bG9neTwvc2Vjb25kYXJ5LXRpdGxlPjwvdGl0bGVzPjxwZXJpb2RpY2FsPjxmdWxsLXRpdGxlPk5h
dHVyZSBCaW90ZWNobm9sb2d5PC9mdWxsLXRpdGxlPjwvcGVyaW9kaWNhbD48cGFnZXM+MzI2LTMz
NTwvcGFnZXM+PHZvbHVtZT4zOSA8L3ZvbHVtZT48bnVtYmVyPjM8L251bWJlcj48ZGF0ZXM+PHll
YXI+MjAyMTwveWVhcj48L2RhdGVzPjxpc2JuPjE1NDYtMTY5NjwvaXNibj48dXJscz48L3VybHM+
PC9yZWNvcmQ+PC9DaXRlPjxDaXRlPjxBdXRob3I+SmFyb3NpZXdpY3o8L0F1dGhvcj48WWVhcj4y
MDEzPC9ZZWFyPjxSZWNOdW0+MzE4PC9SZWNOdW0+PHJlY29yZD48cmVjLW51bWJlcj4zMTg8L3Jl
Yy1udW1iZXI+PGZvcmVpZ24ta2V5cz48a2V5IGFwcD0iRU4iIGRiLWlkPSIwOTV2emYyenp2YXJw
YWV6YWQ5eHc1MHV3dnp3c2Q1OWVkZjkiIHRpbWVzdGFtcD0iMTY3NTI3MjkwOCI+MzE4PC9rZXk+
PC9mb3JlaWduLWtleXM+PHJlZi10eXBlIG5hbWU9IkpvdXJuYWwgQXJ0aWNsZSI+MTc8L3JlZi10
eXBlPjxjb250cmlidXRvcnM+PGF1dGhvcnM+PGF1dGhvcj5KYXJvc2lld2ljeiwgQmVhdGE8L2F1
dGhvcj48YXV0aG9yPk1hc3NlLCBOaWNvbGFzIFk8L2F1dGhvcj48YXV0aG9yPkJhY2hlciwgRGFu
aWVsPC9hdXRob3I+PGF1dGhvcj5DYXNoLCBTeWRuZXkgUzwvYXV0aG9yPjxhdXRob3I+RXNrYW5k
YXIsIEVtYWQ8L2F1dGhvcj48YXV0aG9yPkZyaWVocywgR2VyaGFyZDwvYXV0aG9yPjxhdXRob3I+
RG9ub2dodWUsIEpvaG4gUDwvYXV0aG9yPjxhdXRob3I+SG9jaGJlcmcsIExlaWdoIFI8L2F1dGhv
cj48L2F1dGhvcnM+PC9jb250cmlidXRvcnM+PHRpdGxlcz48dGl0bGU+QWR2YW50YWdlcyBvZiBj
bG9zZWQtbG9vcCBjYWxpYnJhdGlvbiBpbiBpbnRyYWNvcnRpY2FsIGJyYWlu4oCTY29tcHV0ZXIg
aW50ZXJmYWNlcyBmb3IgcGVvcGxlIHdpdGggdGV0cmFwbGVnaWE8L3RpdGxlPjxzZWNvbmRhcnkt
dGl0bGU+Sm91cm5hbCBvZiBuZXVyYWwgZW5naW5lZXJpbmc8L3NlY29uZGFyeS10aXRsZT48L3Rp
dGxlcz48cGVyaW9kaWNhbD48ZnVsbC10aXRsZT5Kb3VybmFsIG9mIG5ldXJhbCBlbmdpbmVlcmlu
ZzwvZnVsbC10aXRsZT48L3BlcmlvZGljYWw+PHBhZ2VzPjA0NjAxMjwvcGFnZXM+PHZvbHVtZT4x
MDwvdm9sdW1lPjxudW1iZXI+NDwvbnVtYmVyPjxkYXRlcz48eWVhcj4yMDEzPC95ZWFyPjwvZGF0
ZXM+PGlzYm4+MTc0MS0yNTUyPC9pc2JuPjx1cmxzPjwvdXJscz48L3JlY29yZD48L0NpdGU+PENp
dGU+PEF1dGhvcj5XaWxsc2V5PC9BdXRob3I+PFllYXI+MjAyMjwvWWVhcj48UmVjTnVtPjMxNzwv
UmVjTnVtPjxyZWNvcmQ+PHJlYy1udW1iZXI+MzE3PC9yZWMtbnVtYmVyPjxmb3JlaWduLWtleXM+
PGtleSBhcHA9IkVOIiBkYi1pZD0iMDk1dnpmMnp6dmFycGFlemFkOXh3NTB1d3Z6d3NkNTllZGY5
IiB0aW1lc3RhbXA9IjE2NzUxODc4OTMiPjMxNzwva2V5PjwvZm9yZWlnbi1rZXlzPjxyZWYtdHlw
ZSBuYW1lPSJKb3VybmFsIEFydGljbGUiPjE3PC9yZWYtdHlwZT48Y29udHJpYnV0b3JzPjxhdXRo
b3JzPjxhdXRob3I+V2lsbHNleSwgTWF0dGhldyBTPC9hdXRob3I+PGF1dGhvcj5OYXNvbi1Ub21h
c3pld3NraSwgU2FtdWVsIFI8L2F1dGhvcj48YXV0aG9yPkVuc2VsLCBTY290dCBSPC9hdXRob3I+
PGF1dGhvcj5UZW1tYXIsIEhpc2hhbTwvYXV0aG9yPjxhdXRob3I+TWVuZGVyLCBNYXR0aGV3IEo8
L2F1dGhvcj48YXV0aG9yPkNvc3RlbGxvLCBKb3NlcGggVDwvYXV0aG9yPjxhdXRob3I+UGF0aWws
IFBhcmFnIEc8L2F1dGhvcj48YXV0aG9yPkNoZXN0ZWssIEN5bnRoaWEgQTwvYXV0aG9yPjwvYXV0
aG9ycz48L2NvbnRyaWJ1dG9ycz48dGl0bGVzPjx0aXRsZT5SZWFsLXRpbWUgYnJhaW4tbWFjaGlu
ZSBpbnRlcmZhY2UgaW4gbm9uLWh1bWFuIHByaW1hdGVzIGFjaGlldmVzIGhpZ2gtdmVsb2NpdHkg
cHJvc3RoZXRpYyBmaW5nZXIgbW92ZW1lbnRzIHVzaW5nIGEgc2hhbGxvdyBmZWVkZm9yd2FyZCBu
ZXVyYWwgbmV0d29yayBkZWNvZGVyPC90aXRsZT48c2Vjb25kYXJ5LXRpdGxlPk5hdHVyZSBDb21t
dW5pY2F0aW9uczwvc2Vjb25kYXJ5LXRpdGxlPjwvdGl0bGVzPjxwZXJpb2RpY2FsPjxmdWxsLXRp
dGxlPk5hdHVyZSBjb21tdW5pY2F0aW9uczwvZnVsbC10aXRsZT48L3BlcmlvZGljYWw+PHBhZ2Vz
PjY4OTk8L3BhZ2VzPjx2b2x1bWU+MTM8L3ZvbHVtZT48bnVtYmVyPjE8L251bWJlcj48ZGF0ZXM+
PHllYXI+MjAyMjwveWVhcj48L2RhdGVzPjxpc2JuPjIwNDEtMTcyMzwvaXNibj48dXJscz48L3Vy
bHM+PC9yZWNvcmQ+PC9DaXRlPjwvRW5kTm90ZT4A
</w:fldData>
        </w:fldChar>
      </w:r>
      <w:r w:rsidR="00DA1B74">
        <w:rPr>
          <w:rFonts w:ascii="Arial" w:hAnsi="Arial" w:cs="Arial"/>
        </w:rPr>
        <w:instrText xml:space="preserve"> ADDIN EN.CITE.DATA </w:instrText>
      </w:r>
      <w:r w:rsidR="00DA1B74">
        <w:rPr>
          <w:rFonts w:ascii="Arial" w:hAnsi="Arial" w:cs="Arial"/>
        </w:rPr>
      </w:r>
      <w:r w:rsidR="00DA1B74">
        <w:rPr>
          <w:rFonts w:ascii="Arial" w:hAnsi="Arial" w:cs="Arial"/>
        </w:rPr>
        <w:fldChar w:fldCharType="end"/>
      </w:r>
      <w:r w:rsidR="00DA1B74">
        <w:rPr>
          <w:rFonts w:ascii="Arial" w:hAnsi="Arial" w:cs="Arial"/>
        </w:rPr>
      </w:r>
      <w:r w:rsidR="00DA1B74">
        <w:rPr>
          <w:rFonts w:ascii="Arial" w:hAnsi="Arial" w:cs="Arial"/>
        </w:rPr>
        <w:fldChar w:fldCharType="separate"/>
      </w:r>
      <w:r w:rsidR="00DA1B74">
        <w:rPr>
          <w:rFonts w:ascii="Arial" w:hAnsi="Arial" w:cs="Arial"/>
          <w:noProof/>
        </w:rPr>
        <w:t>(Gilja et al., 2012; Jarosiewicz et al., 2013; Orsborn et al., 2014; Silversmith et al., 2021; Willsey et al., 2022)</w:t>
      </w:r>
      <w:r w:rsidR="00DA1B74">
        <w:rPr>
          <w:rFonts w:ascii="Arial" w:hAnsi="Arial" w:cs="Arial"/>
        </w:rPr>
        <w:fldChar w:fldCharType="end"/>
      </w:r>
      <w:ins w:id="71" w:author="nikhilesh natraj" w:date="2023-07-30T14:49:00Z">
        <w:r w:rsidR="007E3E4A">
          <w:rPr>
            <w:rFonts w:ascii="Arial" w:hAnsi="Arial" w:cs="Arial"/>
          </w:rPr>
          <w:t xml:space="preserve"> </w:t>
        </w:r>
        <w:r w:rsidR="007E3E4A">
          <w:rPr>
            <w:rFonts w:ascii="Arial" w:eastAsiaTheme="minorEastAsia" w:hAnsi="Arial" w:cs="Arial"/>
          </w:rPr>
          <w:t>further allows the quenching of neural variance and upregulation of the representational structure</w:t>
        </w:r>
      </w:ins>
      <w:r w:rsidR="00DA1B74">
        <w:rPr>
          <w:rFonts w:ascii="Arial" w:hAnsi="Arial" w:cs="Arial"/>
        </w:rPr>
        <w:t>.</w:t>
      </w:r>
    </w:p>
    <w:p w14:paraId="515FDD96" w14:textId="7348753A" w:rsidR="00DA1B74" w:rsidRDefault="00DA1B74" w:rsidP="00D0206D">
      <w:pPr>
        <w:spacing w:line="288" w:lineRule="auto"/>
        <w:contextualSpacing/>
        <w:jc w:val="both"/>
        <w:rPr>
          <w:rFonts w:ascii="Arial" w:eastAsiaTheme="minorEastAsia" w:hAnsi="Arial" w:cs="Arial"/>
        </w:rPr>
      </w:pPr>
    </w:p>
    <w:p w14:paraId="77AE4E5D" w14:textId="12B2CA25" w:rsidR="00290C4E" w:rsidRDefault="00C52237" w:rsidP="00113538">
      <w:pPr>
        <w:spacing w:line="288" w:lineRule="auto"/>
        <w:contextualSpacing/>
        <w:jc w:val="both"/>
        <w:rPr>
          <w:rFonts w:ascii="Arial" w:hAnsi="Arial" w:cs="Arial"/>
          <w:b/>
          <w:bCs/>
          <w:sz w:val="24"/>
          <w:szCs w:val="24"/>
        </w:rPr>
      </w:pPr>
      <w:r>
        <w:rPr>
          <w:rFonts w:ascii="Arial" w:eastAsiaTheme="minorEastAsia" w:hAnsi="Arial" w:cs="Arial"/>
        </w:rPr>
        <w:t xml:space="preserve">It is also likely that as the user progressed towards more complex </w:t>
      </w:r>
      <w:r w:rsidR="000D788E">
        <w:rPr>
          <w:rFonts w:ascii="Arial" w:eastAsiaTheme="minorEastAsia" w:hAnsi="Arial" w:cs="Arial"/>
        </w:rPr>
        <w:t xml:space="preserve">hDoF neuroprosthetic </w:t>
      </w:r>
      <w:r>
        <w:rPr>
          <w:rFonts w:ascii="Arial" w:eastAsiaTheme="minorEastAsia" w:hAnsi="Arial" w:cs="Arial"/>
        </w:rPr>
        <w:t>control</w:t>
      </w:r>
      <w:r w:rsidR="000D788E">
        <w:rPr>
          <w:rFonts w:ascii="Arial" w:eastAsiaTheme="minorEastAsia" w:hAnsi="Arial" w:cs="Arial"/>
        </w:rPr>
        <w:t>,</w:t>
      </w:r>
      <w:r>
        <w:rPr>
          <w:rFonts w:ascii="Arial" w:eastAsiaTheme="minorEastAsia" w:hAnsi="Arial" w:cs="Arial"/>
        </w:rPr>
        <w:t xml:space="preserve"> there </w:t>
      </w:r>
      <w:r w:rsidR="00DA1B74">
        <w:rPr>
          <w:rFonts w:ascii="Arial" w:eastAsiaTheme="minorEastAsia" w:hAnsi="Arial" w:cs="Arial"/>
        </w:rPr>
        <w:t xml:space="preserve">were </w:t>
      </w:r>
      <w:r>
        <w:rPr>
          <w:rFonts w:ascii="Arial" w:eastAsiaTheme="minorEastAsia" w:hAnsi="Arial" w:cs="Arial"/>
        </w:rPr>
        <w:t>additional plasticity mechanisms recruited</w:t>
      </w:r>
      <w:r w:rsidR="007A2EBD">
        <w:rPr>
          <w:rFonts w:ascii="Arial" w:eastAsiaTheme="minorEastAsia" w:hAnsi="Arial" w:cs="Arial"/>
        </w:rPr>
        <w:t xml:space="preserve"> that were dependent on the feedback of reaching and grasping stages</w:t>
      </w:r>
      <w:r>
        <w:rPr>
          <w:rFonts w:ascii="Arial" w:eastAsiaTheme="minorEastAsia" w:hAnsi="Arial" w:cs="Arial"/>
        </w:rPr>
        <w:t xml:space="preserve">. </w:t>
      </w:r>
      <w:r w:rsidR="00D0206D">
        <w:rPr>
          <w:rFonts w:ascii="Arial" w:eastAsiaTheme="minorEastAsia" w:hAnsi="Arial" w:cs="Arial"/>
        </w:rPr>
        <w:t>For example, for precise and complex robotic arm and hand control along with object</w:t>
      </w:r>
      <w:r w:rsidR="000E72B1">
        <w:rPr>
          <w:rFonts w:ascii="Arial" w:eastAsiaTheme="minorEastAsia" w:hAnsi="Arial" w:cs="Arial"/>
        </w:rPr>
        <w:t>-</w:t>
      </w:r>
      <w:r w:rsidR="00D0206D">
        <w:rPr>
          <w:rFonts w:ascii="Arial" w:eastAsiaTheme="minorEastAsia" w:hAnsi="Arial" w:cs="Arial"/>
        </w:rPr>
        <w:t xml:space="preserve">specific interactions, the user had to </w:t>
      </w:r>
      <w:r w:rsidR="000D788E">
        <w:rPr>
          <w:rFonts w:ascii="Arial" w:eastAsiaTheme="minorEastAsia" w:hAnsi="Arial" w:cs="Arial"/>
        </w:rPr>
        <w:t xml:space="preserve">learn to stitch together </w:t>
      </w:r>
      <w:r w:rsidR="00D0206D">
        <w:rPr>
          <w:rFonts w:ascii="Arial" w:eastAsiaTheme="minorEastAsia" w:hAnsi="Arial" w:cs="Arial"/>
        </w:rPr>
        <w:t>precise sequence</w:t>
      </w:r>
      <w:r w:rsidR="00DA1B74">
        <w:rPr>
          <w:rFonts w:ascii="Arial" w:eastAsiaTheme="minorEastAsia" w:hAnsi="Arial" w:cs="Arial"/>
        </w:rPr>
        <w:t>s</w:t>
      </w:r>
      <w:r w:rsidR="00D0206D">
        <w:rPr>
          <w:rFonts w:ascii="Arial" w:eastAsiaTheme="minorEastAsia" w:hAnsi="Arial" w:cs="Arial"/>
        </w:rPr>
        <w:t xml:space="preserve"> of actions</w:t>
      </w:r>
      <w:r w:rsidR="000D788E">
        <w:rPr>
          <w:rFonts w:ascii="Arial" w:eastAsiaTheme="minorEastAsia" w:hAnsi="Arial" w:cs="Arial"/>
        </w:rPr>
        <w:t xml:space="preserve"> (Fig. 8B-E)</w:t>
      </w:r>
      <w:r w:rsidR="00D0206D">
        <w:rPr>
          <w:rFonts w:ascii="Arial" w:eastAsiaTheme="minorEastAsia" w:hAnsi="Arial" w:cs="Arial"/>
        </w:rPr>
        <w:t xml:space="preserve">. </w:t>
      </w:r>
      <w:r w:rsidR="000E72B1">
        <w:rPr>
          <w:rFonts w:ascii="Arial" w:eastAsiaTheme="minorEastAsia" w:hAnsi="Arial" w:cs="Arial"/>
        </w:rPr>
        <w:t>This may likely be</w:t>
      </w:r>
      <w:r w:rsidR="00D0206D">
        <w:rPr>
          <w:rFonts w:ascii="Arial" w:eastAsiaTheme="minorEastAsia" w:hAnsi="Arial" w:cs="Arial"/>
        </w:rPr>
        <w:t xml:space="preserve"> related to neural </w:t>
      </w:r>
      <w:r>
        <w:rPr>
          <w:rFonts w:ascii="Arial" w:eastAsiaTheme="minorEastAsia" w:hAnsi="Arial" w:cs="Arial"/>
        </w:rPr>
        <w:t xml:space="preserve">plasticity </w:t>
      </w:r>
      <w:r w:rsidR="00D0206D">
        <w:rPr>
          <w:rFonts w:ascii="Arial" w:eastAsiaTheme="minorEastAsia" w:hAnsi="Arial" w:cs="Arial"/>
        </w:rPr>
        <w:t xml:space="preserve">which allows </w:t>
      </w:r>
      <w:r>
        <w:rPr>
          <w:rFonts w:ascii="Arial" w:eastAsiaTheme="minorEastAsia" w:hAnsi="Arial" w:cs="Arial"/>
        </w:rPr>
        <w:t>allow reliable and rapid transitions between ‘submovements’</w:t>
      </w:r>
      <w:r w:rsidR="00DA1B74">
        <w:rPr>
          <w:rFonts w:ascii="Arial" w:eastAsiaTheme="minorEastAsia" w:hAnsi="Arial" w:cs="Arial"/>
        </w:rPr>
        <w:t xml:space="preserve"> </w:t>
      </w:r>
      <w:r w:rsidR="00855389">
        <w:rPr>
          <w:rFonts w:ascii="Arial" w:eastAsiaTheme="minorEastAsia" w:hAnsi="Arial" w:cs="Arial"/>
        </w:rPr>
        <w:fldChar w:fldCharType="begin"/>
      </w:r>
      <w:r w:rsidR="00855389">
        <w:rPr>
          <w:rFonts w:ascii="Arial" w:eastAsiaTheme="minorEastAsia" w:hAnsi="Arial" w:cs="Arial"/>
        </w:rPr>
        <w:instrText xml:space="preserve"> ADDIN EN.CITE &lt;EndNote&gt;&lt;Cite&gt;&lt;Author&gt;Lemke&lt;/Author&gt;&lt;Year&gt;2019&lt;/Year&gt;&lt;RecNum&gt;163&lt;/RecNum&gt;&lt;DisplayText&gt;(Lemke et al., 2019)&lt;/DisplayText&gt;&lt;record&gt;&lt;rec-number&gt;163&lt;/rec-number&gt;&lt;foreign-keys&gt;&lt;key app="EN" db-id="095vzf2zzvarpaezad9xw50uwvzwsd59edf9" timestamp="1624727493"&gt;163&lt;/key&gt;&lt;/foreign-keys&gt;&lt;ref-type name="Journal Article"&gt;17&lt;/ref-type&gt;&lt;contributors&gt;&lt;authors&gt;&lt;author&gt;Lemke, Stefan M&lt;/author&gt;&lt;author&gt;Ramanathan, Dhakshin S&lt;/author&gt;&lt;author&gt;Guo, Ling&lt;/author&gt;&lt;author&gt;Won, Seok Joon&lt;/author&gt;&lt;author&gt;Ganguly, Karunesh&lt;/author&gt;&lt;/authors&gt;&lt;/contributors&gt;&lt;titles&gt;&lt;title&gt;Emergent modular neural control drives coordinated motor actions&lt;/title&gt;&lt;secondary-title&gt;Nature neuroscience&lt;/secondary-title&gt;&lt;/titles&gt;&lt;periodical&gt;&lt;full-title&gt;Nature neuroscience&lt;/full-title&gt;&lt;/periodical&gt;&lt;pages&gt;1122-1131&lt;/pages&gt;&lt;volume&gt;22&lt;/volume&gt;&lt;number&gt;7&lt;/number&gt;&lt;dates&gt;&lt;year&gt;2019&lt;/year&gt;&lt;/dates&gt;&lt;isbn&gt;1546-1726&lt;/isbn&gt;&lt;urls&gt;&lt;/urls&gt;&lt;/record&gt;&lt;/Cite&gt;&lt;/EndNote&gt;</w:instrText>
      </w:r>
      <w:r w:rsidR="00855389">
        <w:rPr>
          <w:rFonts w:ascii="Arial" w:eastAsiaTheme="minorEastAsia" w:hAnsi="Arial" w:cs="Arial"/>
        </w:rPr>
        <w:fldChar w:fldCharType="separate"/>
      </w:r>
      <w:r w:rsidR="00855389">
        <w:rPr>
          <w:rFonts w:ascii="Arial" w:eastAsiaTheme="minorEastAsia" w:hAnsi="Arial" w:cs="Arial"/>
          <w:noProof/>
        </w:rPr>
        <w:t>(Lemke et al., 2019)</w:t>
      </w:r>
      <w:r w:rsidR="00855389">
        <w:rPr>
          <w:rFonts w:ascii="Arial" w:eastAsiaTheme="minorEastAsia" w:hAnsi="Arial" w:cs="Arial"/>
        </w:rPr>
        <w:fldChar w:fldCharType="end"/>
      </w:r>
      <w:r>
        <w:rPr>
          <w:rFonts w:ascii="Arial" w:eastAsiaTheme="minorEastAsia" w:hAnsi="Arial" w:cs="Arial"/>
        </w:rPr>
        <w:t xml:space="preserve">. </w:t>
      </w:r>
      <w:r w:rsidR="00855389">
        <w:rPr>
          <w:rFonts w:ascii="Arial" w:eastAsiaTheme="minorEastAsia" w:hAnsi="Arial" w:cs="Arial"/>
        </w:rPr>
        <w:t xml:space="preserve">Importantly, such complex control was achieved purely by integrating visual feedback with ongoing neural commands; here it might have helped that our decoder was running </w:t>
      </w:r>
      <w:r w:rsidR="007A2EBD">
        <w:rPr>
          <w:rFonts w:ascii="Arial" w:eastAsiaTheme="minorEastAsia" w:hAnsi="Arial" w:cs="Arial"/>
        </w:rPr>
        <w:t xml:space="preserve">at a </w:t>
      </w:r>
      <w:r w:rsidR="00855389">
        <w:rPr>
          <w:rFonts w:ascii="Arial" w:eastAsiaTheme="minorEastAsia" w:hAnsi="Arial" w:cs="Arial"/>
        </w:rPr>
        <w:t xml:space="preserve">slower </w:t>
      </w:r>
      <w:r w:rsidR="007A2EBD">
        <w:rPr>
          <w:rFonts w:ascii="Arial" w:eastAsiaTheme="minorEastAsia" w:hAnsi="Arial" w:cs="Arial"/>
        </w:rPr>
        <w:t xml:space="preserve">rate than typically used during continuous control, allowing </w:t>
      </w:r>
      <w:r w:rsidR="004A03F2">
        <w:rPr>
          <w:rFonts w:ascii="Arial" w:eastAsiaTheme="minorEastAsia" w:hAnsi="Arial" w:cs="Arial"/>
        </w:rPr>
        <w:t xml:space="preserve">visual </w:t>
      </w:r>
      <w:r w:rsidR="007A2EBD">
        <w:rPr>
          <w:rFonts w:ascii="Arial" w:eastAsiaTheme="minorEastAsia" w:hAnsi="Arial" w:cs="Arial"/>
        </w:rPr>
        <w:t>feedback to be integrated. I</w:t>
      </w:r>
      <w:r w:rsidR="00855389">
        <w:rPr>
          <w:rFonts w:ascii="Arial" w:eastAsiaTheme="minorEastAsia" w:hAnsi="Arial" w:cs="Arial"/>
        </w:rPr>
        <w:t xml:space="preserve">t is likely that incorporating additional </w:t>
      </w:r>
      <w:r w:rsidR="007A2EBD">
        <w:rPr>
          <w:rFonts w:ascii="Arial" w:eastAsiaTheme="minorEastAsia" w:hAnsi="Arial" w:cs="Arial"/>
        </w:rPr>
        <w:t xml:space="preserve">sources of </w:t>
      </w:r>
      <w:r w:rsidR="00855389">
        <w:rPr>
          <w:rFonts w:ascii="Arial" w:eastAsiaTheme="minorEastAsia" w:hAnsi="Arial" w:cs="Arial"/>
        </w:rPr>
        <w:t xml:space="preserve">feedback, such as </w:t>
      </w:r>
      <w:r w:rsidR="004A03F2">
        <w:rPr>
          <w:rFonts w:ascii="Arial" w:eastAsiaTheme="minorEastAsia" w:hAnsi="Arial" w:cs="Arial"/>
        </w:rPr>
        <w:t>somato</w:t>
      </w:r>
      <w:r w:rsidR="00855389">
        <w:rPr>
          <w:rFonts w:ascii="Arial" w:eastAsiaTheme="minorEastAsia" w:hAnsi="Arial" w:cs="Arial"/>
        </w:rPr>
        <w:t>sensory inputs tied to neuroprosthetic control</w:t>
      </w:r>
      <w:r w:rsidR="007A2EBD">
        <w:rPr>
          <w:rFonts w:ascii="Arial" w:eastAsiaTheme="minorEastAsia" w:hAnsi="Arial" w:cs="Arial"/>
        </w:rPr>
        <w:t xml:space="preserve"> </w:t>
      </w:r>
      <w:r w:rsidR="007A2EBD">
        <w:rPr>
          <w:rFonts w:ascii="Arial" w:eastAsiaTheme="minorEastAsia" w:hAnsi="Arial" w:cs="Arial"/>
        </w:rPr>
        <w:fldChar w:fldCharType="begin"/>
      </w:r>
      <w:r w:rsidR="007A2EBD">
        <w:rPr>
          <w:rFonts w:ascii="Arial" w:eastAsiaTheme="minorEastAsia" w:hAnsi="Arial" w:cs="Arial"/>
        </w:rPr>
        <w:instrText xml:space="preserve"> ADDIN EN.CITE &lt;EndNote&gt;&lt;Cite&gt;&lt;Author&gt;Flesher&lt;/Author&gt;&lt;Year&gt;2021&lt;/Year&gt;&lt;RecNum&gt;375&lt;/RecNum&gt;&lt;DisplayText&gt;(O’Doherty et al., 2011; Flesher et al., 2021)&lt;/DisplayText&gt;&lt;record&gt;&lt;rec-number&gt;375&lt;/rec-number&gt;&lt;foreign-keys&gt;&lt;key app="EN" db-id="095vzf2zzvarpaezad9xw50uwvzwsd59edf9" timestamp="1688616995"&gt;375&lt;/key&gt;&lt;/foreign-keys&gt;&lt;ref-type name="Journal Article"&gt;17&lt;/ref-type&gt;&lt;contributors&gt;&lt;authors&gt;&lt;author&gt;Flesher, Sharlene N&lt;/author&gt;&lt;author&gt;Downey, John E&lt;/author&gt;&lt;author&gt;Weiss, Jeffrey M&lt;/author&gt;&lt;author&gt;Hughes, Christopher L&lt;/author&gt;&lt;author&gt;Herrera, Angelica J&lt;/author&gt;&lt;author&gt;Tyler-Kabara, Elizabeth C&lt;/author&gt;&lt;author&gt;Boninger, Michael L&lt;/author&gt;&lt;author&gt;Collinger, Jennifer L&lt;/author&gt;&lt;author&gt;Gaunt, Robert A&lt;/author&gt;&lt;/authors&gt;&lt;/contributors&gt;&lt;titles&gt;&lt;title&gt;A brain-computer interface that evokes tactile sensations improves robotic arm control&lt;/title&gt;&lt;secondary-title&gt;Science&lt;/secondary-title&gt;&lt;/titles&gt;&lt;periodical&gt;&lt;full-title&gt;Science&lt;/full-title&gt;&lt;/periodical&gt;&lt;pages&gt;831-836&lt;/pages&gt;&lt;volume&gt;372&lt;/volume&gt;&lt;number&gt;6544&lt;/number&gt;&lt;dates&gt;&lt;year&gt;2021&lt;/year&gt;&lt;/dates&gt;&lt;isbn&gt;0036-8075&lt;/isbn&gt;&lt;urls&gt;&lt;/urls&gt;&lt;/record&gt;&lt;/Cite&gt;&lt;Cite&gt;&lt;Author&gt;O’Doherty&lt;/Author&gt;&lt;Year&gt;2011&lt;/Year&gt;&lt;RecNum&gt;376&lt;/RecNum&gt;&lt;record&gt;&lt;rec-number&gt;376&lt;/rec-number&gt;&lt;foreign-keys&gt;&lt;key app="EN" db-id="095vzf2zzvarpaezad9xw50uwvzwsd59edf9" timestamp="1688617079"&gt;376&lt;/key&gt;&lt;/foreign-keys&gt;&lt;ref-type name="Journal Article"&gt;17&lt;/ref-type&gt;&lt;contributors&gt;&lt;authors&gt;&lt;author&gt;O’Doherty, Joseph E&lt;/author&gt;&lt;author&gt;Lebedev, Mikhail A&lt;/author&gt;&lt;author&gt;Ifft, Peter J&lt;/author&gt;&lt;author&gt;Zhuang, Katie Z&lt;/author&gt;&lt;author&gt;Shokur, Solaiman&lt;/author&gt;&lt;author&gt;Bleuler, Hannes&lt;/author&gt;&lt;author&gt;Nicolelis, Miguel AL&lt;/author&gt;&lt;/authors&gt;&lt;/contributors&gt;&lt;titles&gt;&lt;title&gt;Active tactile exploration using a brain–machine–brain interface&lt;/title&gt;&lt;secondary-title&gt;Nature&lt;/secondary-title&gt;&lt;/titles&gt;&lt;periodical&gt;&lt;full-title&gt;Nature&lt;/full-title&gt;&lt;/periodical&gt;&lt;pages&gt;228-231&lt;/pages&gt;&lt;volume&gt;479&lt;/volume&gt;&lt;number&gt;7372&lt;/number&gt;&lt;dates&gt;&lt;year&gt;2011&lt;/year&gt;&lt;/dates&gt;&lt;isbn&gt;0028-0836&lt;/isbn&gt;&lt;urls&gt;&lt;/urls&gt;&lt;/record&gt;&lt;/Cite&gt;&lt;/EndNote&gt;</w:instrText>
      </w:r>
      <w:r w:rsidR="007A2EBD">
        <w:rPr>
          <w:rFonts w:ascii="Arial" w:eastAsiaTheme="minorEastAsia" w:hAnsi="Arial" w:cs="Arial"/>
        </w:rPr>
        <w:fldChar w:fldCharType="separate"/>
      </w:r>
      <w:r w:rsidR="007A2EBD">
        <w:rPr>
          <w:rFonts w:ascii="Arial" w:eastAsiaTheme="minorEastAsia" w:hAnsi="Arial" w:cs="Arial"/>
          <w:noProof/>
        </w:rPr>
        <w:t>(O’Doherty et al., 2011; Flesher et al., 2021)</w:t>
      </w:r>
      <w:r w:rsidR="007A2EBD">
        <w:rPr>
          <w:rFonts w:ascii="Arial" w:eastAsiaTheme="minorEastAsia" w:hAnsi="Arial" w:cs="Arial"/>
        </w:rPr>
        <w:fldChar w:fldCharType="end"/>
      </w:r>
      <w:r w:rsidR="007A2EBD">
        <w:rPr>
          <w:rFonts w:ascii="Arial" w:eastAsiaTheme="minorEastAsia" w:hAnsi="Arial" w:cs="Arial"/>
        </w:rPr>
        <w:t>,</w:t>
      </w:r>
      <w:r w:rsidR="00855389">
        <w:rPr>
          <w:rFonts w:ascii="Arial" w:eastAsiaTheme="minorEastAsia" w:hAnsi="Arial" w:cs="Arial"/>
        </w:rPr>
        <w:t xml:space="preserve"> can </w:t>
      </w:r>
      <w:r w:rsidR="000D788E">
        <w:rPr>
          <w:rFonts w:ascii="Arial" w:eastAsiaTheme="minorEastAsia" w:hAnsi="Arial" w:cs="Arial"/>
        </w:rPr>
        <w:t xml:space="preserve">potentially </w:t>
      </w:r>
      <w:r w:rsidR="00855389">
        <w:rPr>
          <w:rFonts w:ascii="Arial" w:eastAsiaTheme="minorEastAsia" w:hAnsi="Arial" w:cs="Arial"/>
        </w:rPr>
        <w:t xml:space="preserve">increase </w:t>
      </w:r>
      <w:r w:rsidR="007A2EBD">
        <w:rPr>
          <w:rFonts w:ascii="Arial" w:eastAsiaTheme="minorEastAsia" w:hAnsi="Arial" w:cs="Arial"/>
        </w:rPr>
        <w:t xml:space="preserve">the speed of </w:t>
      </w:r>
      <w:r w:rsidR="003C6BF4">
        <w:rPr>
          <w:rFonts w:ascii="Arial" w:eastAsiaTheme="minorEastAsia" w:hAnsi="Arial" w:cs="Arial"/>
        </w:rPr>
        <w:t xml:space="preserve">complex </w:t>
      </w:r>
      <w:r w:rsidR="007A2EBD">
        <w:rPr>
          <w:rFonts w:ascii="Arial" w:eastAsiaTheme="minorEastAsia" w:hAnsi="Arial" w:cs="Arial"/>
        </w:rPr>
        <w:t xml:space="preserve">continuous control. </w:t>
      </w:r>
    </w:p>
    <w:p w14:paraId="387D09F3" w14:textId="77777777" w:rsidR="00290C4E" w:rsidRDefault="00290C4E" w:rsidP="00113538">
      <w:pPr>
        <w:spacing w:line="288" w:lineRule="auto"/>
        <w:contextualSpacing/>
        <w:jc w:val="both"/>
        <w:rPr>
          <w:rFonts w:ascii="Arial" w:hAnsi="Arial" w:cs="Arial"/>
          <w:b/>
          <w:bCs/>
          <w:sz w:val="24"/>
          <w:szCs w:val="24"/>
        </w:rPr>
      </w:pPr>
    </w:p>
    <w:p w14:paraId="3948D1D0" w14:textId="77777777" w:rsidR="003605EC" w:rsidRPr="003C6BF4" w:rsidRDefault="003605EC" w:rsidP="003605EC">
      <w:pPr>
        <w:spacing w:line="288" w:lineRule="auto"/>
        <w:contextualSpacing/>
        <w:jc w:val="both"/>
        <w:rPr>
          <w:rFonts w:ascii="Arial" w:hAnsi="Arial" w:cs="Arial"/>
          <w:b/>
          <w:bCs/>
        </w:rPr>
      </w:pPr>
      <w:r w:rsidRPr="003C6BF4">
        <w:rPr>
          <w:rFonts w:ascii="Arial" w:hAnsi="Arial" w:cs="Arial"/>
          <w:b/>
          <w:bCs/>
        </w:rPr>
        <w:t>Relevance to BCIs and hDoF motor neuroprostheses</w:t>
      </w:r>
    </w:p>
    <w:p w14:paraId="550308C3" w14:textId="2B5F6699" w:rsidR="00104764" w:rsidRDefault="002B1CDD" w:rsidP="0085706B">
      <w:pPr>
        <w:spacing w:line="288" w:lineRule="auto"/>
        <w:contextualSpacing/>
        <w:jc w:val="both"/>
        <w:rPr>
          <w:rFonts w:ascii="Arial" w:eastAsiaTheme="minorEastAsia" w:hAnsi="Arial" w:cs="Arial"/>
        </w:rPr>
      </w:pPr>
      <w:r>
        <w:rPr>
          <w:rFonts w:ascii="Arial" w:eastAsiaTheme="minorEastAsia" w:hAnsi="Arial" w:cs="Arial"/>
        </w:rPr>
        <w:t xml:space="preserve">From a translational perspective, we were able to achieve long-term </w:t>
      </w:r>
      <w:r w:rsidR="00650DD6">
        <w:rPr>
          <w:rFonts w:ascii="Arial" w:eastAsiaTheme="minorEastAsia" w:hAnsi="Arial" w:cs="Arial"/>
        </w:rPr>
        <w:t xml:space="preserve">complex </w:t>
      </w:r>
      <w:r>
        <w:rPr>
          <w:rFonts w:ascii="Arial" w:eastAsiaTheme="minorEastAsia" w:hAnsi="Arial" w:cs="Arial"/>
        </w:rPr>
        <w:t xml:space="preserve">neuroprosthetic control </w:t>
      </w:r>
      <w:r w:rsidR="00650DD6">
        <w:rPr>
          <w:rFonts w:ascii="Arial" w:eastAsiaTheme="minorEastAsia" w:hAnsi="Arial" w:cs="Arial"/>
        </w:rPr>
        <w:t>for</w:t>
      </w:r>
      <w:r>
        <w:rPr>
          <w:rFonts w:ascii="Arial" w:eastAsiaTheme="minorEastAsia" w:hAnsi="Arial" w:cs="Arial"/>
        </w:rPr>
        <w:t xml:space="preserve"> reach</w:t>
      </w:r>
      <w:r w:rsidR="00650DD6">
        <w:rPr>
          <w:rFonts w:ascii="Arial" w:eastAsiaTheme="minorEastAsia" w:hAnsi="Arial" w:cs="Arial"/>
        </w:rPr>
        <w:t>-</w:t>
      </w:r>
      <w:r>
        <w:rPr>
          <w:rFonts w:ascii="Arial" w:eastAsiaTheme="minorEastAsia" w:hAnsi="Arial" w:cs="Arial"/>
        </w:rPr>
        <w:t>to</w:t>
      </w:r>
      <w:r w:rsidR="00650DD6">
        <w:rPr>
          <w:rFonts w:ascii="Arial" w:eastAsiaTheme="minorEastAsia" w:hAnsi="Arial" w:cs="Arial"/>
        </w:rPr>
        <w:t>-</w:t>
      </w:r>
      <w:r>
        <w:rPr>
          <w:rFonts w:ascii="Arial" w:eastAsiaTheme="minorEastAsia" w:hAnsi="Arial" w:cs="Arial"/>
        </w:rPr>
        <w:t xml:space="preserve">grasp and object manipulations with a fixed decoder, while also </w:t>
      </w:r>
      <w:r w:rsidR="0085706B">
        <w:rPr>
          <w:rFonts w:ascii="Arial" w:eastAsiaTheme="minorEastAsia" w:hAnsi="Arial" w:cs="Arial"/>
        </w:rPr>
        <w:t xml:space="preserve">demonstrating performance </w:t>
      </w:r>
      <w:r>
        <w:rPr>
          <w:rFonts w:ascii="Arial" w:eastAsiaTheme="minorEastAsia" w:hAnsi="Arial" w:cs="Arial"/>
        </w:rPr>
        <w:t>comparable to spike-based recordings</w:t>
      </w:r>
      <w:r w:rsidR="00391220">
        <w:rPr>
          <w:rFonts w:ascii="Arial" w:eastAsiaTheme="minorEastAsia" w:hAnsi="Arial" w:cs="Arial"/>
        </w:rPr>
        <w:t xml:space="preserve"> </w:t>
      </w:r>
      <w:r w:rsidR="00391220">
        <w:rPr>
          <w:rFonts w:ascii="Arial" w:eastAsiaTheme="minorEastAsia" w:hAnsi="Arial" w:cs="Arial"/>
        </w:rPr>
        <w:fldChar w:fldCharType="begin">
          <w:fldData xml:space="preserve">PEVuZE5vdGU+PENpdGU+PEF1dGhvcj5Db2xsaW5nZXI8L0F1dGhvcj48WWVhcj4yMDEzPC9ZZWFy
PjxSZWNOdW0+MTU0PC9SZWNOdW0+PERpc3BsYXlUZXh0PihIb2NoYmVyZyBldCBhbC4sIDIwMTI7
IENvbGxpbmdlciBldCBhbC4sIDIwMTM7IFdvZGxpbmdlciBldCBhbC4sIDIwMTQpPC9EaXNwbGF5
VGV4dD48cmVjb3JkPjxyZWMtbnVtYmVyPjE1NDwvcmVjLW51bWJlcj48Zm9yZWlnbi1rZXlzPjxr
ZXkgYXBwPSJFTiIgZGItaWQ9IjA5NXZ6ZjJ6enZhcnBhZXphZDl4dzUwdXd2endzZDU5ZWRmOSIg
dGltZXN0YW1wPSIxNjE5MTU4OTU3Ij4xNTQ8L2tleT48L2ZvcmVpZ24ta2V5cz48cmVmLXR5cGUg
bmFtZT0iSm91cm5hbCBBcnRpY2xlIj4xNzwvcmVmLXR5cGU+PGNvbnRyaWJ1dG9ycz48YXV0aG9y
cz48YXV0aG9yPkNvbGxpbmdlciwgSmVubmlmZXIgTDwvYXV0aG9yPjxhdXRob3I+V29kbGluZ2Vy
LCBCcmlhbjwvYXV0aG9yPjxhdXRob3I+RG93bmV5LCBKb2huIEU8L2F1dGhvcj48YXV0aG9yPldh
bmcsIFdlaTwvYXV0aG9yPjxhdXRob3I+VHlsZXItS2FiYXJhLCBFbGl6YWJldGggQzwvYXV0aG9y
PjxhdXRob3I+V2ViZXIsIERvdWdsYXMgSjwvYXV0aG9yPjxhdXRob3I+TWNNb3JsYW5kLCBBbmd1
cyBKQzwvYXV0aG9yPjxhdXRob3I+VmVsbGlzdGUsIE1lZWw8L2F1dGhvcj48YXV0aG9yPkJvbmlu
Z2VyLCBNaWNoYWVsIEw8L2F1dGhvcj48YXV0aG9yPlNjaHdhcnR6LCBBbmRyZXcgQjwvYXV0aG9y
PjwvYXV0aG9ycz48L2NvbnRyaWJ1dG9ycz48dGl0bGVzPjx0aXRsZT5IaWdoLXBlcmZvcm1hbmNl
IG5ldXJvcHJvc3RoZXRpYyBjb250cm9sIGJ5IGFuIGluZGl2aWR1YWwgd2l0aCB0ZXRyYXBsZWdp
YTwvdGl0bGU+PHNlY29uZGFyeS10aXRsZT5UaGUgTGFuY2V0PC9zZWNvbmRhcnktdGl0bGU+PC90
aXRsZXM+PHBlcmlvZGljYWw+PGZ1bGwtdGl0bGU+VGhlIExhbmNldDwvZnVsbC10aXRsZT48L3Bl
cmlvZGljYWw+PHBhZ2VzPjU1Ny01NjQ8L3BhZ2VzPjx2b2x1bWU+MzgxPC92b2x1bWU+PG51bWJl
cj45ODY2PC9udW1iZXI+PGRhdGVzPjx5ZWFyPjIwMTM8L3llYXI+PC9kYXRlcz48aXNibj4wMTQw
LTY3MzY8L2lzYm4+PHVybHM+PC91cmxzPjwvcmVjb3JkPjwvQ2l0ZT48Q2l0ZT48QXV0aG9yPldv
ZGxpbmdlcjwvQXV0aG9yPjxZZWFyPjIwMTQ8L1llYXI+PFJlY051bT4zMjI8L1JlY051bT48cmVj
b3JkPjxyZWMtbnVtYmVyPjMyMjwvcmVjLW51bWJlcj48Zm9yZWlnbi1rZXlzPjxrZXkgYXBwPSJF
TiIgZGItaWQ9IjA5NXZ6ZjJ6enZhcnBhZXphZDl4dzUwdXd2endzZDU5ZWRmOSIgdGltZXN0YW1w
PSIxNjc1Mjc3MzcxIj4zMjI8L2tleT48L2ZvcmVpZ24ta2V5cz48cmVmLXR5cGUgbmFtZT0iSm91
cm5hbCBBcnRpY2xlIj4xNzwvcmVmLXR5cGU+PGNvbnRyaWJ1dG9ycz48YXV0aG9ycz48YXV0aG9y
PldvZGxpbmdlciwgQjwvYXV0aG9yPjxhdXRob3I+RG93bmV5LCBKRTwvYXV0aG9yPjxhdXRob3I+
VHlsZXItS2FiYXJhLCBFQzwvYXV0aG9yPjxhdXRob3I+U2Nod2FydHosIEFCPC9hdXRob3I+PGF1
dGhvcj5Cb25pbmdlciwgTUw8L2F1dGhvcj48YXV0aG9yPkNvbGxpbmdlciwgSkw8L2F1dGhvcj48
L2F1dGhvcnM+PC9jb250cmlidXRvcnM+PHRpdGxlcz48dGl0bGU+VGVuLWRpbWVuc2lvbmFsIGFu
dGhyb3BvbW9ycGhpYyBhcm0gY29udHJvbCBpbiBhIGh1bWFuIGJyYWlu4oiSIG1hY2hpbmUgaW50
ZXJmYWNlOiBkaWZmaWN1bHRpZXMsIHNvbHV0aW9ucywgYW5kIGxpbWl0YXRpb25zPC90aXRsZT48
c2Vjb25kYXJ5LXRpdGxlPkpvdXJuYWwgb2YgbmV1cmFsIGVuZ2luZWVyaW5nPC9zZWNvbmRhcnkt
dGl0bGU+PC90aXRsZXM+PHBlcmlvZGljYWw+PGZ1bGwtdGl0bGU+Sm91cm5hbCBvZiBuZXVyYWwg
ZW5naW5lZXJpbmc8L2Z1bGwtdGl0bGU+PC9wZXJpb2RpY2FsPjxwYWdlcz4wMTYwMTE8L3BhZ2Vz
Pjx2b2x1bWU+MTI8L3ZvbHVtZT48bnVtYmVyPjE8L251bWJlcj48ZGF0ZXM+PHllYXI+MjAxNDwv
eWVhcj48L2RhdGVzPjxpc2JuPjE3NDEtMjU1MjwvaXNibj48dXJscz48L3VybHM+PC9yZWNvcmQ+
PC9DaXRlPjxDaXRlPjxBdXRob3I+SG9jaGJlcmc8L0F1dGhvcj48WWVhcj4yMDEyPC9ZZWFyPjxS
ZWNOdW0+MTUzPC9SZWNOdW0+PHJlY29yZD48cmVjLW51bWJlcj4xNTM8L3JlYy1udW1iZXI+PGZv
cmVpZ24ta2V5cz48a2V5IGFwcD0iRU4iIGRiLWlkPSIwOTV2emYyenp2YXJwYWV6YWQ5eHc1MHV3
dnp3c2Q1OWVkZjkiIHRpbWVzdGFtcD0iMTYxOTE1ODkxNSI+MTUzPC9rZXk+PC9mb3JlaWduLWtl
eXM+PHJlZi10eXBlIG5hbWU9IkpvdXJuYWwgQXJ0aWNsZSI+MTc8L3JlZi10eXBlPjxjb250cmli
dXRvcnM+PGF1dGhvcnM+PGF1dGhvcj5Ib2NoYmVyZywgTGVpZ2ggUjwvYXV0aG9yPjxhdXRob3I+
QmFjaGVyLCBEYW5pZWw8L2F1dGhvcj48YXV0aG9yPkphcm9zaWV3aWN6LCBCZWF0YTwvYXV0aG9y
PjxhdXRob3I+TWFzc2UsIE5pY29sYXMgWTwvYXV0aG9yPjxhdXRob3I+U2ltZXJhbCwgSm9obiBE
PC9hdXRob3I+PGF1dGhvcj5Wb2dlbCwgSm9lcm48L2F1dGhvcj48YXV0aG9yPkhhZGRhZGluLCBT
YW1pPC9hdXRob3I+PGF1dGhvcj5MaXUsIEppZTwvYXV0aG9yPjxhdXRob3I+Q2FzaCwgU3lkbmV5
IFM8L2F1dGhvcj48YXV0aG9yPlZhbiBEZXIgU21hZ3QsIFBhdHJpY2s8L2F1dGhvcj48L2F1dGhv
cnM+PC9jb250cmlidXRvcnM+PHRpdGxlcz48dGl0bGU+UmVhY2ggYW5kIGdyYXNwIGJ5IHBlb3Bs
ZSB3aXRoIHRldHJhcGxlZ2lhIHVzaW5nIGEgbmV1cmFsbHkgY29udHJvbGxlZCByb2JvdGljIGFy
bTwvdGl0bGU+PHNlY29uZGFyeS10aXRsZT5OYXR1cmU8L3NlY29uZGFyeS10aXRsZT48L3RpdGxl
cz48cGVyaW9kaWNhbD48ZnVsbC10aXRsZT5OYXR1cmU8L2Z1bGwtdGl0bGU+PC9wZXJpb2RpY2Fs
PjxwYWdlcz4zNzItMzc1PC9wYWdlcz48dm9sdW1lPjQ4NTwvdm9sdW1lPjxudW1iZXI+NzM5ODwv
bnVtYmVyPjxkYXRlcz48eWVhcj4yMDEyPC95ZWFyPjwvZGF0ZXM+PGlzYm4+MTQ3Ni00Njg3PC9p
c2JuPjx1cmxzPjwvdXJscz48L3JlY29yZD48L0NpdGU+PC9FbmROb3RlPn==
</w:fldData>
        </w:fldChar>
      </w:r>
      <w:r w:rsidR="004F5E70">
        <w:rPr>
          <w:rFonts w:ascii="Arial" w:eastAsiaTheme="minorEastAsia" w:hAnsi="Arial" w:cs="Arial"/>
        </w:rPr>
        <w:instrText xml:space="preserve"> ADDIN EN.CITE </w:instrText>
      </w:r>
      <w:r w:rsidR="004F5E70">
        <w:rPr>
          <w:rFonts w:ascii="Arial" w:eastAsiaTheme="minorEastAsia" w:hAnsi="Arial" w:cs="Arial"/>
        </w:rPr>
        <w:fldChar w:fldCharType="begin">
          <w:fldData xml:space="preserve">PEVuZE5vdGU+PENpdGU+PEF1dGhvcj5Db2xsaW5nZXI8L0F1dGhvcj48WWVhcj4yMDEzPC9ZZWFy
PjxSZWNOdW0+MTU0PC9SZWNOdW0+PERpc3BsYXlUZXh0PihIb2NoYmVyZyBldCBhbC4sIDIwMTI7
IENvbGxpbmdlciBldCBhbC4sIDIwMTM7IFdvZGxpbmdlciBldCBhbC4sIDIwMTQpPC9EaXNwbGF5
VGV4dD48cmVjb3JkPjxyZWMtbnVtYmVyPjE1NDwvcmVjLW51bWJlcj48Zm9yZWlnbi1rZXlzPjxr
ZXkgYXBwPSJFTiIgZGItaWQ9IjA5NXZ6ZjJ6enZhcnBhZXphZDl4dzUwdXd2endzZDU5ZWRmOSIg
dGltZXN0YW1wPSIxNjE5MTU4OTU3Ij4xNTQ8L2tleT48L2ZvcmVpZ24ta2V5cz48cmVmLXR5cGUg
bmFtZT0iSm91cm5hbCBBcnRpY2xlIj4xNzwvcmVmLXR5cGU+PGNvbnRyaWJ1dG9ycz48YXV0aG9y
cz48YXV0aG9yPkNvbGxpbmdlciwgSmVubmlmZXIgTDwvYXV0aG9yPjxhdXRob3I+V29kbGluZ2Vy
LCBCcmlhbjwvYXV0aG9yPjxhdXRob3I+RG93bmV5LCBKb2huIEU8L2F1dGhvcj48YXV0aG9yPldh
bmcsIFdlaTwvYXV0aG9yPjxhdXRob3I+VHlsZXItS2FiYXJhLCBFbGl6YWJldGggQzwvYXV0aG9y
PjxhdXRob3I+V2ViZXIsIERvdWdsYXMgSjwvYXV0aG9yPjxhdXRob3I+TWNNb3JsYW5kLCBBbmd1
cyBKQzwvYXV0aG9yPjxhdXRob3I+VmVsbGlzdGUsIE1lZWw8L2F1dGhvcj48YXV0aG9yPkJvbmlu
Z2VyLCBNaWNoYWVsIEw8L2F1dGhvcj48YXV0aG9yPlNjaHdhcnR6LCBBbmRyZXcgQjwvYXV0aG9y
PjwvYXV0aG9ycz48L2NvbnRyaWJ1dG9ycz48dGl0bGVzPjx0aXRsZT5IaWdoLXBlcmZvcm1hbmNl
IG5ldXJvcHJvc3RoZXRpYyBjb250cm9sIGJ5IGFuIGluZGl2aWR1YWwgd2l0aCB0ZXRyYXBsZWdp
YTwvdGl0bGU+PHNlY29uZGFyeS10aXRsZT5UaGUgTGFuY2V0PC9zZWNvbmRhcnktdGl0bGU+PC90
aXRsZXM+PHBlcmlvZGljYWw+PGZ1bGwtdGl0bGU+VGhlIExhbmNldDwvZnVsbC10aXRsZT48L3Bl
cmlvZGljYWw+PHBhZ2VzPjU1Ny01NjQ8L3BhZ2VzPjx2b2x1bWU+MzgxPC92b2x1bWU+PG51bWJl
cj45ODY2PC9udW1iZXI+PGRhdGVzPjx5ZWFyPjIwMTM8L3llYXI+PC9kYXRlcz48aXNibj4wMTQw
LTY3MzY8L2lzYm4+PHVybHM+PC91cmxzPjwvcmVjb3JkPjwvQ2l0ZT48Q2l0ZT48QXV0aG9yPldv
ZGxpbmdlcjwvQXV0aG9yPjxZZWFyPjIwMTQ8L1llYXI+PFJlY051bT4zMjI8L1JlY051bT48cmVj
b3JkPjxyZWMtbnVtYmVyPjMyMjwvcmVjLW51bWJlcj48Zm9yZWlnbi1rZXlzPjxrZXkgYXBwPSJF
TiIgZGItaWQ9IjA5NXZ6ZjJ6enZhcnBhZXphZDl4dzUwdXd2endzZDU5ZWRmOSIgdGltZXN0YW1w
PSIxNjc1Mjc3MzcxIj4zMjI8L2tleT48L2ZvcmVpZ24ta2V5cz48cmVmLXR5cGUgbmFtZT0iSm91
cm5hbCBBcnRpY2xlIj4xNzwvcmVmLXR5cGU+PGNvbnRyaWJ1dG9ycz48YXV0aG9ycz48YXV0aG9y
PldvZGxpbmdlciwgQjwvYXV0aG9yPjxhdXRob3I+RG93bmV5LCBKRTwvYXV0aG9yPjxhdXRob3I+
VHlsZXItS2FiYXJhLCBFQzwvYXV0aG9yPjxhdXRob3I+U2Nod2FydHosIEFCPC9hdXRob3I+PGF1
dGhvcj5Cb25pbmdlciwgTUw8L2F1dGhvcj48YXV0aG9yPkNvbGxpbmdlciwgSkw8L2F1dGhvcj48
L2F1dGhvcnM+PC9jb250cmlidXRvcnM+PHRpdGxlcz48dGl0bGU+VGVuLWRpbWVuc2lvbmFsIGFu
dGhyb3BvbW9ycGhpYyBhcm0gY29udHJvbCBpbiBhIGh1bWFuIGJyYWlu4oiSIG1hY2hpbmUgaW50
ZXJmYWNlOiBkaWZmaWN1bHRpZXMsIHNvbHV0aW9ucywgYW5kIGxpbWl0YXRpb25zPC90aXRsZT48
c2Vjb25kYXJ5LXRpdGxlPkpvdXJuYWwgb2YgbmV1cmFsIGVuZ2luZWVyaW5nPC9zZWNvbmRhcnkt
dGl0bGU+PC90aXRsZXM+PHBlcmlvZGljYWw+PGZ1bGwtdGl0bGU+Sm91cm5hbCBvZiBuZXVyYWwg
ZW5naW5lZXJpbmc8L2Z1bGwtdGl0bGU+PC9wZXJpb2RpY2FsPjxwYWdlcz4wMTYwMTE8L3BhZ2Vz
Pjx2b2x1bWU+MTI8L3ZvbHVtZT48bnVtYmVyPjE8L251bWJlcj48ZGF0ZXM+PHllYXI+MjAxNDwv
eWVhcj48L2RhdGVzPjxpc2JuPjE3NDEtMjU1MjwvaXNibj48dXJscz48L3VybHM+PC9yZWNvcmQ+
PC9DaXRlPjxDaXRlPjxBdXRob3I+SG9jaGJlcmc8L0F1dGhvcj48WWVhcj4yMDEyPC9ZZWFyPjxS
ZWNOdW0+MTUzPC9SZWNOdW0+PHJlY29yZD48cmVjLW51bWJlcj4xNTM8L3JlYy1udW1iZXI+PGZv
cmVpZ24ta2V5cz48a2V5IGFwcD0iRU4iIGRiLWlkPSIwOTV2emYyenp2YXJwYWV6YWQ5eHc1MHV3
dnp3c2Q1OWVkZjkiIHRpbWVzdGFtcD0iMTYxOTE1ODkxNSI+MTUzPC9rZXk+PC9mb3JlaWduLWtl
eXM+PHJlZi10eXBlIG5hbWU9IkpvdXJuYWwgQXJ0aWNsZSI+MTc8L3JlZi10eXBlPjxjb250cmli
dXRvcnM+PGF1dGhvcnM+PGF1dGhvcj5Ib2NoYmVyZywgTGVpZ2ggUjwvYXV0aG9yPjxhdXRob3I+
QmFjaGVyLCBEYW5pZWw8L2F1dGhvcj48YXV0aG9yPkphcm9zaWV3aWN6LCBCZWF0YTwvYXV0aG9y
PjxhdXRob3I+TWFzc2UsIE5pY29sYXMgWTwvYXV0aG9yPjxhdXRob3I+U2ltZXJhbCwgSm9obiBE
PC9hdXRob3I+PGF1dGhvcj5Wb2dlbCwgSm9lcm48L2F1dGhvcj48YXV0aG9yPkhhZGRhZGluLCBT
YW1pPC9hdXRob3I+PGF1dGhvcj5MaXUsIEppZTwvYXV0aG9yPjxhdXRob3I+Q2FzaCwgU3lkbmV5
IFM8L2F1dGhvcj48YXV0aG9yPlZhbiBEZXIgU21hZ3QsIFBhdHJpY2s8L2F1dGhvcj48L2F1dGhv
cnM+PC9jb250cmlidXRvcnM+PHRpdGxlcz48dGl0bGU+UmVhY2ggYW5kIGdyYXNwIGJ5IHBlb3Bs
ZSB3aXRoIHRldHJhcGxlZ2lhIHVzaW5nIGEgbmV1cmFsbHkgY29udHJvbGxlZCByb2JvdGljIGFy
bTwvdGl0bGU+PHNlY29uZGFyeS10aXRsZT5OYXR1cmU8L3NlY29uZGFyeS10aXRsZT48L3RpdGxl
cz48cGVyaW9kaWNhbD48ZnVsbC10aXRsZT5OYXR1cmU8L2Z1bGwtdGl0bGU+PC9wZXJpb2RpY2Fs
PjxwYWdlcz4zNzItMzc1PC9wYWdlcz48dm9sdW1lPjQ4NTwvdm9sdW1lPjxudW1iZXI+NzM5ODwv
bnVtYmVyPjxkYXRlcz48eWVhcj4yMDEyPC95ZWFyPjwvZGF0ZXM+PGlzYm4+MTQ3Ni00Njg3PC9p
c2JuPjx1cmxzPjwvdXJscz48L3JlY29yZD48L0NpdGU+PC9FbmROb3RlPn==
</w:fldData>
        </w:fldChar>
      </w:r>
      <w:r w:rsidR="004F5E70">
        <w:rPr>
          <w:rFonts w:ascii="Arial" w:eastAsiaTheme="minorEastAsia" w:hAnsi="Arial" w:cs="Arial"/>
        </w:rPr>
        <w:instrText xml:space="preserve"> ADDIN EN.CITE.DATA </w:instrText>
      </w:r>
      <w:r w:rsidR="004F5E70">
        <w:rPr>
          <w:rFonts w:ascii="Arial" w:eastAsiaTheme="minorEastAsia" w:hAnsi="Arial" w:cs="Arial"/>
        </w:rPr>
      </w:r>
      <w:r w:rsidR="004F5E70">
        <w:rPr>
          <w:rFonts w:ascii="Arial" w:eastAsiaTheme="minorEastAsia" w:hAnsi="Arial" w:cs="Arial"/>
        </w:rPr>
        <w:fldChar w:fldCharType="end"/>
      </w:r>
      <w:r w:rsidR="00391220">
        <w:rPr>
          <w:rFonts w:ascii="Arial" w:eastAsiaTheme="minorEastAsia" w:hAnsi="Arial" w:cs="Arial"/>
        </w:rPr>
      </w:r>
      <w:r w:rsidR="00391220">
        <w:rPr>
          <w:rFonts w:ascii="Arial" w:eastAsiaTheme="minorEastAsia" w:hAnsi="Arial" w:cs="Arial"/>
        </w:rPr>
        <w:fldChar w:fldCharType="separate"/>
      </w:r>
      <w:r w:rsidR="004F5E70">
        <w:rPr>
          <w:rFonts w:ascii="Arial" w:eastAsiaTheme="minorEastAsia" w:hAnsi="Arial" w:cs="Arial"/>
          <w:noProof/>
        </w:rPr>
        <w:t>(Hochberg et al., 2012; Collinger et al., 2013; Wodlinger et al., 2014)</w:t>
      </w:r>
      <w:r w:rsidR="00391220">
        <w:rPr>
          <w:rFonts w:ascii="Arial" w:eastAsiaTheme="minorEastAsia" w:hAnsi="Arial" w:cs="Arial"/>
        </w:rPr>
        <w:fldChar w:fldCharType="end"/>
      </w:r>
      <w:r>
        <w:rPr>
          <w:rFonts w:ascii="Arial" w:eastAsiaTheme="minorEastAsia" w:hAnsi="Arial" w:cs="Arial"/>
        </w:rPr>
        <w:t>. Notably</w:t>
      </w:r>
      <w:r w:rsidR="0085706B">
        <w:rPr>
          <w:rFonts w:ascii="Arial" w:eastAsiaTheme="minorEastAsia" w:hAnsi="Arial" w:cs="Arial"/>
        </w:rPr>
        <w:t>,</w:t>
      </w:r>
      <w:r>
        <w:rPr>
          <w:rFonts w:ascii="Arial" w:eastAsiaTheme="minorEastAsia" w:hAnsi="Arial" w:cs="Arial"/>
        </w:rPr>
        <w:t xml:space="preserve"> the neuroprosthetic was completely under the user’s </w:t>
      </w:r>
      <w:r w:rsidR="00B86715">
        <w:rPr>
          <w:rFonts w:ascii="Arial" w:eastAsiaTheme="minorEastAsia" w:hAnsi="Arial" w:cs="Arial"/>
        </w:rPr>
        <w:t xml:space="preserve">entire volitional </w:t>
      </w:r>
      <w:r>
        <w:rPr>
          <w:rFonts w:ascii="Arial" w:eastAsiaTheme="minorEastAsia" w:hAnsi="Arial" w:cs="Arial"/>
        </w:rPr>
        <w:t>control with no machine assist</w:t>
      </w:r>
      <w:r w:rsidR="00605EA6">
        <w:rPr>
          <w:rFonts w:ascii="Arial" w:eastAsiaTheme="minorEastAsia" w:hAnsi="Arial" w:cs="Arial"/>
        </w:rPr>
        <w:t>ance</w:t>
      </w:r>
      <w:r w:rsidR="009B64FC">
        <w:rPr>
          <w:rFonts w:ascii="Arial" w:eastAsiaTheme="minorEastAsia" w:hAnsi="Arial" w:cs="Arial"/>
        </w:rPr>
        <w:t xml:space="preserve">. </w:t>
      </w:r>
      <w:r>
        <w:rPr>
          <w:rFonts w:ascii="Arial" w:eastAsiaTheme="minorEastAsia" w:hAnsi="Arial" w:cs="Arial"/>
        </w:rPr>
        <w:t xml:space="preserve">Our results thus present the lower bound of what </w:t>
      </w:r>
      <w:r w:rsidR="009F12A4">
        <w:rPr>
          <w:rFonts w:ascii="Arial" w:eastAsiaTheme="minorEastAsia" w:hAnsi="Arial" w:cs="Arial"/>
        </w:rPr>
        <w:t xml:space="preserve">may be </w:t>
      </w:r>
      <w:r>
        <w:rPr>
          <w:rFonts w:ascii="Arial" w:eastAsiaTheme="minorEastAsia" w:hAnsi="Arial" w:cs="Arial"/>
        </w:rPr>
        <w:t xml:space="preserve">possible using our hDoF decoding framework. </w:t>
      </w:r>
      <w:r w:rsidR="00500370">
        <w:rPr>
          <w:rFonts w:ascii="Arial" w:eastAsiaTheme="minorEastAsia" w:hAnsi="Arial" w:cs="Arial"/>
        </w:rPr>
        <w:t>T</w:t>
      </w:r>
      <w:r w:rsidR="000515DF">
        <w:rPr>
          <w:rFonts w:ascii="Arial" w:eastAsiaTheme="minorEastAsia" w:hAnsi="Arial" w:cs="Arial"/>
        </w:rPr>
        <w:t>he hDoF</w:t>
      </w:r>
      <w:r w:rsidR="0091145F">
        <w:rPr>
          <w:rFonts w:ascii="Arial" w:eastAsiaTheme="minorEastAsia" w:hAnsi="Arial" w:cs="Arial"/>
        </w:rPr>
        <w:t xml:space="preserve"> framework and</w:t>
      </w:r>
      <w:r w:rsidR="000515DF">
        <w:rPr>
          <w:rFonts w:ascii="Arial" w:eastAsiaTheme="minorEastAsia" w:hAnsi="Arial" w:cs="Arial"/>
        </w:rPr>
        <w:t xml:space="preserve"> </w:t>
      </w:r>
      <w:r w:rsidR="00865FE2">
        <w:rPr>
          <w:rFonts w:ascii="Arial" w:eastAsiaTheme="minorEastAsia" w:hAnsi="Arial" w:cs="Arial"/>
        </w:rPr>
        <w:t>PnP decoder</w:t>
      </w:r>
      <w:r w:rsidR="000515DF">
        <w:rPr>
          <w:rFonts w:ascii="Arial" w:eastAsiaTheme="minorEastAsia" w:hAnsi="Arial" w:cs="Arial"/>
        </w:rPr>
        <w:t xml:space="preserve">’s performance </w:t>
      </w:r>
      <w:r w:rsidR="00500370">
        <w:rPr>
          <w:rFonts w:ascii="Arial" w:eastAsiaTheme="minorEastAsia" w:hAnsi="Arial" w:cs="Arial"/>
        </w:rPr>
        <w:t xml:space="preserve">also </w:t>
      </w:r>
      <w:r w:rsidR="00865FE2">
        <w:rPr>
          <w:rFonts w:ascii="Arial" w:eastAsiaTheme="minorEastAsia" w:hAnsi="Arial" w:cs="Arial"/>
        </w:rPr>
        <w:t xml:space="preserve">exceeded our prior work with 2D cursor control with a substantially shorter time to achieve PnP </w:t>
      </w:r>
      <w:r w:rsidR="00865FE2">
        <w:rPr>
          <w:rFonts w:ascii="Arial" w:eastAsiaTheme="minorEastAsia" w:hAnsi="Arial" w:cs="Arial"/>
        </w:rPr>
        <w:fldChar w:fldCharType="begin"/>
      </w:r>
      <w:r w:rsidR="00865FE2">
        <w:rPr>
          <w:rFonts w:ascii="Arial" w:eastAsiaTheme="minorEastAsia" w:hAnsi="Arial" w:cs="Arial"/>
        </w:rPr>
        <w:instrText xml:space="preserve"> ADDIN EN.CITE &lt;EndNote&gt;&lt;Cite&gt;&lt;Author&gt;Silversmith&lt;/Author&gt;&lt;Year&gt;2021&lt;/Year&gt;&lt;RecNum&gt;97&lt;/RecNum&gt;&lt;DisplayText&gt;(Silversmith et al., 2021)&lt;/DisplayText&gt;&lt;record&gt;&lt;rec-number&gt;97&lt;/rec-number&gt;&lt;foreign-keys&gt;&lt;key app="EN" db-id="095vzf2zzvarpaezad9xw50uwvzwsd59edf9" timestamp="1607899545"&gt;97&lt;/key&gt;&lt;/foreign-keys&gt;&lt;ref-type name="Journal Article"&gt;17&lt;/ref-type&gt;&lt;contributors&gt;&lt;authors&gt;&lt;author&gt;Silversmith, Daniel B&lt;/author&gt;&lt;author&gt;Abiri, Reza&lt;/author&gt;&lt;author&gt;Hardy, Nicholas F&lt;/author&gt;&lt;author&gt;Natraj, Nikhilesh&lt;/author&gt;&lt;author&gt;Tu-Chan, Adelyn&lt;/author&gt;&lt;author&gt;Chang, Edward F&lt;/author&gt;&lt;author&gt;Ganguly, Karunesh&lt;/author&gt;&lt;/authors&gt;&lt;/contributors&gt;&lt;titles&gt;&lt;title&gt;Plug-and-play control of a brain–computer interface through neural map stabilization&lt;/title&gt;&lt;secondary-title&gt;Nature Biotechnology&lt;/secondary-title&gt;&lt;/titles&gt;&lt;periodical&gt;&lt;full-title&gt;Nature Biotechnology&lt;/full-title&gt;&lt;/periodical&gt;&lt;pages&gt;326-335&lt;/pages&gt;&lt;volume&gt;39 &lt;/volume&gt;&lt;number&gt;3&lt;/number&gt;&lt;dates&gt;&lt;year&gt;2021&lt;/year&gt;&lt;/dates&gt;&lt;isbn&gt;1546-1696&lt;/isbn&gt;&lt;urls&gt;&lt;/urls&gt;&lt;/record&gt;&lt;/Cite&gt;&lt;/EndNote&gt;</w:instrText>
      </w:r>
      <w:r w:rsidR="00865FE2">
        <w:rPr>
          <w:rFonts w:ascii="Arial" w:eastAsiaTheme="minorEastAsia" w:hAnsi="Arial" w:cs="Arial"/>
        </w:rPr>
        <w:fldChar w:fldCharType="separate"/>
      </w:r>
      <w:r w:rsidR="00865FE2">
        <w:rPr>
          <w:rFonts w:ascii="Arial" w:eastAsiaTheme="minorEastAsia" w:hAnsi="Arial" w:cs="Arial"/>
          <w:noProof/>
        </w:rPr>
        <w:t>(Silversmith et al., 2021)</w:t>
      </w:r>
      <w:r w:rsidR="00865FE2">
        <w:rPr>
          <w:rFonts w:ascii="Arial" w:eastAsiaTheme="minorEastAsia" w:hAnsi="Arial" w:cs="Arial"/>
        </w:rPr>
        <w:fldChar w:fldCharType="end"/>
      </w:r>
      <w:r w:rsidR="00865FE2">
        <w:rPr>
          <w:rFonts w:ascii="Arial" w:eastAsiaTheme="minorEastAsia" w:hAnsi="Arial" w:cs="Arial"/>
        </w:rPr>
        <w:t xml:space="preserve">, </w:t>
      </w:r>
      <w:r w:rsidR="000515DF">
        <w:rPr>
          <w:rFonts w:ascii="Arial" w:eastAsiaTheme="minorEastAsia" w:hAnsi="Arial" w:cs="Arial"/>
        </w:rPr>
        <w:t xml:space="preserve">further highlighting the benefits of </w:t>
      </w:r>
      <w:r w:rsidR="009914B1">
        <w:rPr>
          <w:rFonts w:ascii="Arial" w:eastAsiaTheme="minorEastAsia" w:hAnsi="Arial" w:cs="Arial"/>
        </w:rPr>
        <w:t xml:space="preserve">leveraging </w:t>
      </w:r>
      <w:r w:rsidR="0085706B">
        <w:rPr>
          <w:rFonts w:ascii="Arial" w:eastAsiaTheme="minorEastAsia" w:hAnsi="Arial" w:cs="Arial"/>
        </w:rPr>
        <w:t xml:space="preserve">existing </w:t>
      </w:r>
      <w:r w:rsidR="00650DD6">
        <w:rPr>
          <w:rFonts w:ascii="Arial" w:eastAsiaTheme="minorEastAsia" w:hAnsi="Arial" w:cs="Arial"/>
        </w:rPr>
        <w:t xml:space="preserve">stable </w:t>
      </w:r>
      <w:r w:rsidR="009B64FC">
        <w:rPr>
          <w:rFonts w:ascii="Arial" w:eastAsiaTheme="minorEastAsia" w:hAnsi="Arial" w:cs="Arial"/>
        </w:rPr>
        <w:t>representations</w:t>
      </w:r>
      <w:r w:rsidR="000515DF">
        <w:rPr>
          <w:rFonts w:ascii="Arial" w:eastAsiaTheme="minorEastAsia" w:hAnsi="Arial" w:cs="Arial"/>
        </w:rPr>
        <w:t xml:space="preserve"> </w:t>
      </w:r>
      <w:r w:rsidR="00230773">
        <w:rPr>
          <w:rFonts w:ascii="Arial" w:eastAsiaTheme="minorEastAsia" w:hAnsi="Arial" w:cs="Arial"/>
        </w:rPr>
        <w:fldChar w:fldCharType="begin"/>
      </w:r>
      <w:r w:rsidR="00230773">
        <w:rPr>
          <w:rFonts w:ascii="Arial" w:eastAsiaTheme="minorEastAsia" w:hAnsi="Arial" w:cs="Arial"/>
        </w:rPr>
        <w:instrText xml:space="preserve"> ADDIN EN.CITE &lt;EndNote&gt;&lt;Cite&gt;&lt;Author&gt;Degenhart&lt;/Author&gt;&lt;Year&gt;2018&lt;/Year&gt;&lt;RecNum&gt;156&lt;/RecNum&gt;&lt;DisplayText&gt;(Degenhart et al., 2018)&lt;/DisplayText&gt;&lt;record&gt;&lt;rec-number&gt;156&lt;/rec-number&gt;&lt;foreign-keys&gt;&lt;key app="EN" db-id="095vzf2zzvarpaezad9xw50uwvzwsd59edf9" timestamp="1619159317"&gt;156&lt;/key&gt;&lt;/foreign-keys&gt;&lt;ref-type name="Journal Article"&gt;17&lt;/ref-type&gt;&lt;contributors&gt;&lt;authors&gt;&lt;author&gt;Degenhart, Alan D&lt;/author&gt;&lt;author&gt;Hiremath, Shivayogi V&lt;/author&gt;&lt;author&gt;Yang, Ying&lt;/author&gt;&lt;author&gt;Foldes, Stephen&lt;/author&gt;&lt;author&gt;Collinger, Jennifer L&lt;/author&gt;&lt;author&gt;Boninger, Michael&lt;/author&gt;&lt;author&gt;Tyler-Kabara, Elizabeth C&lt;/author&gt;&lt;author&gt;Wang, Wei&lt;/author&gt;&lt;/authors&gt;&lt;/contributors&gt;&lt;titles&gt;&lt;title&gt;Remapping cortical modulation for electrocorticographic brain–computer interfaces: a somatotopy-based approach in individuals with upper-limb paralysis&lt;/title&gt;&lt;secondary-title&gt;Journal of neural engineering&lt;/secondary-title&gt;&lt;/titles&gt;&lt;periodical&gt;&lt;full-title&gt;Journal of neural engineering&lt;/full-title&gt;&lt;/periodical&gt;&lt;pages&gt;026021&lt;/pages&gt;&lt;volume&gt;15&lt;/volume&gt;&lt;number&gt;2&lt;/number&gt;&lt;dates&gt;&lt;year&gt;2018&lt;/year&gt;&lt;/dates&gt;&lt;isbn&gt;1741-2552&lt;/isbn&gt;&lt;urls&gt;&lt;/urls&gt;&lt;/record&gt;&lt;/Cite&gt;&lt;/EndNote&gt;</w:instrText>
      </w:r>
      <w:r w:rsidR="00230773">
        <w:rPr>
          <w:rFonts w:ascii="Arial" w:eastAsiaTheme="minorEastAsia" w:hAnsi="Arial" w:cs="Arial"/>
        </w:rPr>
        <w:fldChar w:fldCharType="separate"/>
      </w:r>
      <w:r w:rsidR="00230773">
        <w:rPr>
          <w:rFonts w:ascii="Arial" w:eastAsiaTheme="minorEastAsia" w:hAnsi="Arial" w:cs="Arial"/>
          <w:noProof/>
        </w:rPr>
        <w:t>(Degenhart et al., 2018)</w:t>
      </w:r>
      <w:r w:rsidR="00230773">
        <w:rPr>
          <w:rFonts w:ascii="Arial" w:eastAsiaTheme="minorEastAsia" w:hAnsi="Arial" w:cs="Arial"/>
        </w:rPr>
        <w:fldChar w:fldCharType="end"/>
      </w:r>
      <w:r w:rsidR="000515DF">
        <w:rPr>
          <w:rFonts w:ascii="Arial" w:eastAsiaTheme="minorEastAsia" w:hAnsi="Arial" w:cs="Arial"/>
        </w:rPr>
        <w:t>.</w:t>
      </w:r>
      <w:r w:rsidR="00391220">
        <w:rPr>
          <w:rFonts w:ascii="Arial" w:hAnsi="Arial" w:cs="Arial"/>
        </w:rPr>
        <w:t xml:space="preserve"> </w:t>
      </w:r>
    </w:p>
    <w:p w14:paraId="45E9975E" w14:textId="77777777" w:rsidR="00104764" w:rsidRDefault="00104764" w:rsidP="0085706B">
      <w:pPr>
        <w:spacing w:line="288" w:lineRule="auto"/>
        <w:contextualSpacing/>
        <w:jc w:val="both"/>
        <w:rPr>
          <w:rFonts w:ascii="Arial" w:eastAsiaTheme="minorEastAsia" w:hAnsi="Arial" w:cs="Arial"/>
        </w:rPr>
      </w:pPr>
    </w:p>
    <w:p w14:paraId="4ACD04EF" w14:textId="15D06CC6" w:rsidR="0019244C" w:rsidRDefault="0019244C" w:rsidP="0085706B">
      <w:pPr>
        <w:spacing w:line="288" w:lineRule="auto"/>
        <w:contextualSpacing/>
        <w:jc w:val="both"/>
        <w:rPr>
          <w:rFonts w:ascii="Arial" w:eastAsiaTheme="minorEastAsia" w:hAnsi="Arial" w:cs="Arial"/>
        </w:rPr>
      </w:pPr>
      <w:r>
        <w:rPr>
          <w:rFonts w:ascii="Arial" w:eastAsiaTheme="minorEastAsia" w:hAnsi="Arial" w:cs="Arial"/>
        </w:rPr>
        <w:t xml:space="preserve">There is likely a continuum between schemes that facilitate control with existing neural representations versus those that heavily rely on plasticity; this distinction also becomes most clear when considering control schemes that generalize across days. For example, there is growing evidence that decoders that were initialized from natural movement control (or imagined </w:t>
      </w:r>
      <w:r w:rsidR="00C3496F">
        <w:rPr>
          <w:rFonts w:ascii="Arial" w:eastAsiaTheme="minorEastAsia" w:hAnsi="Arial" w:cs="Arial"/>
        </w:rPr>
        <w:t xml:space="preserve">biomimetic </w:t>
      </w:r>
      <w:r>
        <w:rPr>
          <w:rFonts w:ascii="Arial" w:eastAsiaTheme="minorEastAsia" w:hAnsi="Arial" w:cs="Arial"/>
        </w:rPr>
        <w:t xml:space="preserve">movements) do not readily generalize across days </w:t>
      </w:r>
      <w:r>
        <w:rPr>
          <w:rFonts w:ascii="Arial" w:eastAsiaTheme="minorEastAsia" w:hAnsi="Arial" w:cs="Arial"/>
        </w:rPr>
        <w:fldChar w:fldCharType="begin">
          <w:fldData xml:space="preserve">PEVuZE5vdGU+PENpdGU+PEF1dGhvcj5TaWx2ZXJzbWl0aDwvQXV0aG9yPjxZZWFyPjIwMjE8L1ll
YXI+PFJlY051bT45NzwvUmVjTnVtPjxEaXNwbGF5VGV4dD4oR2FuZ3VseSBhbmQgQ2FybWVuYSwg
MjAwOTsgR2FuZ3VseSBldCBhbC4sIDIwMTE7IE9yc2Jvcm4gZXQgYWwuLCAyMDE0OyBBdGhhbHll
IGV0IGFsLiwgMjAxNzsgU2lsdmVyc21pdGggZXQgYWwuLCAyMDIxKTwvRGlzcGxheVRleHQ+PHJl
Y29yZD48cmVjLW51bWJlcj45NzwvcmVjLW51bWJlcj48Zm9yZWlnbi1rZXlzPjxrZXkgYXBwPSJF
TiIgZGItaWQ9IjA5NXZ6ZjJ6enZhcnBhZXphZDl4dzUwdXd2endzZDU5ZWRmOSIgdGltZXN0YW1w
PSIxNjA3ODk5NTQ1Ij45Nzwva2V5PjwvZm9yZWlnbi1rZXlzPjxyZWYtdHlwZSBuYW1lPSJKb3Vy
bmFsIEFydGljbGUiPjE3PC9yZWYtdHlwZT48Y29udHJpYnV0b3JzPjxhdXRob3JzPjxhdXRob3I+
U2lsdmVyc21pdGgsIERhbmllbCBCPC9hdXRob3I+PGF1dGhvcj5BYmlyaSwgUmV6YTwvYXV0aG9y
PjxhdXRob3I+SGFyZHksIE5pY2hvbGFzIEY8L2F1dGhvcj48YXV0aG9yPk5hdHJhaiwgTmlraGls
ZXNoPC9hdXRob3I+PGF1dGhvcj5UdS1DaGFuLCBBZGVseW48L2F1dGhvcj48YXV0aG9yPkNoYW5n
LCBFZHdhcmQgRjwvYXV0aG9yPjxhdXRob3I+R2FuZ3VseSwgS2FydW5lc2g8L2F1dGhvcj48L2F1
dGhvcnM+PC9jb250cmlidXRvcnM+PHRpdGxlcz48dGl0bGU+UGx1Zy1hbmQtcGxheSBjb250cm9s
IG9mIGEgYnJhaW7igJNjb21wdXRlciBpbnRlcmZhY2UgdGhyb3VnaCBuZXVyYWwgbWFwIHN0YWJp
bGl6YXRpb248L3RpdGxlPjxzZWNvbmRhcnktdGl0bGU+TmF0dXJlIEJpb3RlY2hub2xvZ3k8L3Nl
Y29uZGFyeS10aXRsZT48L3RpdGxlcz48cGVyaW9kaWNhbD48ZnVsbC10aXRsZT5OYXR1cmUgQmlv
dGVjaG5vbG9neTwvZnVsbC10aXRsZT48L3BlcmlvZGljYWw+PHBhZ2VzPjMyNi0zMzU8L3BhZ2Vz
Pjx2b2x1bWU+MzkgPC92b2x1bWU+PG51bWJlcj4zPC9udW1iZXI+PGRhdGVzPjx5ZWFyPjIwMjE8
L3llYXI+PC9kYXRlcz48aXNibj4xNTQ2LTE2OTY8L2lzYm4+PHVybHM+PC91cmxzPjwvcmVjb3Jk
PjwvQ2l0ZT48Q2l0ZT48QXV0aG9yPk9yc2Jvcm48L0F1dGhvcj48WWVhcj4yMDE0PC9ZZWFyPjxS
ZWNOdW0+Mjk3PC9SZWNOdW0+PHJlY29yZD48cmVjLW51bWJlcj4yOTc8L3JlYy1udW1iZXI+PGZv
cmVpZ24ta2V5cz48a2V5IGFwcD0iRU4iIGRiLWlkPSIwOTV2emYyenp2YXJwYWV6YWQ5eHc1MHV3
dnp3c2Q1OWVkZjkiIHRpbWVzdGFtcD0iMTY3MjkwODI1NSI+Mjk3PC9rZXk+PC9mb3JlaWduLWtl
eXM+PHJlZi10eXBlIG5hbWU9IkpvdXJuYWwgQXJ0aWNsZSI+MTc8L3JlZi10eXBlPjxjb250cmli
dXRvcnM+PGF1dGhvcnM+PGF1dGhvcj5PcnNib3JuLCBBbXkgTDwvYXV0aG9yPjxhdXRob3I+TW9v
cm1hbiwgSGVsZW5lIEc8L2F1dGhvcj48YXV0aG9yPk92ZXJkdWluLCBTaW1vbiBBPC9hdXRob3I+
PGF1dGhvcj5TaGFuZWNoaSwgTWFyeWFtIE08L2F1dGhvcj48YXV0aG9yPkRpbWl0cm92LCBEcmFn
YW4gRjwvYXV0aG9yPjxhdXRob3I+Q2FybWVuYSwgSm9zZSBNPC9hdXRob3I+PC9hdXRob3JzPjwv
Y29udHJpYnV0b3JzPjx0aXRsZXM+PHRpdGxlPkNsb3NlZC1sb29wIGRlY29kZXIgYWRhcHRhdGlv
biBzaGFwZXMgbmV1cmFsIHBsYXN0aWNpdHkgZm9yIHNraWxsZnVsIG5ldXJvcHJvc3RoZXRpYyBj
b250cm9sPC90aXRsZT48c2Vjb25kYXJ5LXRpdGxlPk5ldXJvbjwvc2Vjb25kYXJ5LXRpdGxlPjwv
dGl0bGVzPjxwZXJpb2RpY2FsPjxmdWxsLXRpdGxlPk5ldXJvbjwvZnVsbC10aXRsZT48L3Blcmlv
ZGljYWw+PHBhZ2VzPjEzODAtMTM5MzwvcGFnZXM+PHZvbHVtZT44Mjwvdm9sdW1lPjxudW1iZXI+
NjwvbnVtYmVyPjxkYXRlcz48eWVhcj4yMDE0PC95ZWFyPjwvZGF0ZXM+PGlzYm4+MDg5Ni02Mjcz
PC9pc2JuPjx1cmxzPjwvdXJscz48L3JlY29yZD48L0NpdGU+PENpdGU+PEF1dGhvcj5HYW5ndWx5
PC9BdXRob3I+PFllYXI+MjAwOTwvWWVhcj48UmVjTnVtPjMxMjwvUmVjTnVtPjxyZWNvcmQ+PHJl
Yy1udW1iZXI+MzEyPC9yZWMtbnVtYmVyPjxmb3JlaWduLWtleXM+PGtleSBhcHA9IkVOIiBkYi1p
ZD0iMDk1dnpmMnp6dmFycGFlemFkOXh3NTB1d3Z6d3NkNTllZGY5IiB0aW1lc3RhbXA9IjE2NzUx
NTI4MzciPjMxMjwva2V5PjwvZm9yZWlnbi1rZXlzPjxyZWYtdHlwZSBuYW1lPSJKb3VybmFsIEFy
dGljbGUiPjE3PC9yZWYtdHlwZT48Y29udHJpYnV0b3JzPjxhdXRob3JzPjxhdXRob3I+R2FuZ3Vs
eSwgS2FydW5lc2g8L2F1dGhvcj48YXV0aG9yPkNhcm1lbmEsIEpvc2UgTTwvYXV0aG9yPjwvYXV0
aG9ycz48L2NvbnRyaWJ1dG9ycz48dGl0bGVzPjx0aXRsZT5FbWVyZ2VuY2Ugb2YgYSBzdGFibGUg
Y29ydGljYWwgbWFwIGZvciBuZXVyb3Byb3N0aGV0aWMgY29udHJvbDwvdGl0bGU+PHNlY29uZGFy
eS10aXRsZT5QTG9TIGJpb2xvZ3k8L3NlY29uZGFyeS10aXRsZT48L3RpdGxlcz48cGVyaW9kaWNh
bD48ZnVsbC10aXRsZT5QTG9TIGJpb2xvZ3k8L2Z1bGwtdGl0bGU+PC9wZXJpb2RpY2FsPjxwYWdl
cz5lMTAwMDE1MzwvcGFnZXM+PHZvbHVtZT43PC92b2x1bWU+PG51bWJlcj43PC9udW1iZXI+PGRh
dGVzPjx5ZWFyPjIwMDk8L3llYXI+PC9kYXRlcz48aXNibj4xNTQ0LTkxNzM8L2lzYm4+PHVybHM+
PC91cmxzPjwvcmVjb3JkPjwvQ2l0ZT48Q2l0ZT48QXV0aG9yPkdhbmd1bHk8L0F1dGhvcj48WWVh
cj4yMDExPC9ZZWFyPjxSZWNOdW0+MzE1PC9SZWNOdW0+PHJlY29yZD48cmVjLW51bWJlcj4zMTU8
L3JlYy1udW1iZXI+PGZvcmVpZ24ta2V5cz48a2V5IGFwcD0iRU4iIGRiLWlkPSIwOTV2emYyenp2
YXJwYWV6YWQ5eHc1MHV3dnp3c2Q1OWVkZjkiIHRpbWVzdGFtcD0iMTY3NTE1MzA4NiI+MzE1PC9r
ZXk+PC9mb3JlaWduLWtleXM+PHJlZi10eXBlIG5hbWU9IkpvdXJuYWwgQXJ0aWNsZSI+MTc8L3Jl
Zi10eXBlPjxjb250cmlidXRvcnM+PGF1dGhvcnM+PGF1dGhvcj5HYW5ndWx5LCBLYXJ1bmVzaDwv
YXV0aG9yPjxhdXRob3I+RGltaXRyb3YsIERyYWdhbiBGPC9hdXRob3I+PGF1dGhvcj5XYWxsaXMs
IEpvbmF0aGFuIEQ8L2F1dGhvcj48YXV0aG9yPkNhcm1lbmEsIEpvc2UgTTwvYXV0aG9yPjwvYXV0
aG9ycz48L2NvbnRyaWJ1dG9ycz48dGl0bGVzPjx0aXRsZT5SZXZlcnNpYmxlIGxhcmdlLXNjYWxl
IG1vZGlmaWNhdGlvbiBvZiBjb3J0aWNhbCBuZXR3b3JrcyBkdXJpbmcgbmV1cm9wcm9zdGhldGlj
IGNvbnRyb2w8L3RpdGxlPjxzZWNvbmRhcnktdGl0bGU+TmF0dXJlIG5ldXJvc2NpZW5jZTwvc2Vj
b25kYXJ5LXRpdGxlPjwvdGl0bGVzPjxwZXJpb2RpY2FsPjxmdWxsLXRpdGxlPk5hdHVyZSBuZXVy
b3NjaWVuY2U8L2Z1bGwtdGl0bGU+PC9wZXJpb2RpY2FsPjxwYWdlcz42NjItNjY3PC9wYWdlcz48
dm9sdW1lPjE0PC92b2x1bWU+PG51bWJlcj41PC9udW1iZXI+PGRhdGVzPjx5ZWFyPjIwMTE8L3ll
YXI+PC9kYXRlcz48aXNibj4xMDk3LTYyNTY8L2lzYm4+PHVybHM+PC91cmxzPjwvcmVjb3JkPjwv
Q2l0ZT48Q2l0ZT48QXV0aG9yPkF0aGFseWU8L0F1dGhvcj48WWVhcj4yMDE3PC9ZZWFyPjxSZWNO
dW0+ODk8L1JlY051bT48cmVjb3JkPjxyZWMtbnVtYmVyPjg5PC9yZWMtbnVtYmVyPjxmb3JlaWdu
LWtleXM+PGtleSBhcHA9IkVOIiBkYi1pZD0iMDk1dnpmMnp6dmFycGFlemFkOXh3NTB1d3Z6d3Nk
NTllZGY5IiB0aW1lc3RhbXA9IjE2MDYzNTA2NzEiPjg5PC9rZXk+PC9mb3JlaWduLWtleXM+PHJl
Zi10eXBlIG5hbWU9IkpvdXJuYWwgQXJ0aWNsZSI+MTc8L3JlZi10eXBlPjxjb250cmlidXRvcnM+
PGF1dGhvcnM+PGF1dGhvcj5BdGhhbHllLCBWaXZlayBSPC9hdXRob3I+PGF1dGhvcj5HYW5ndWx5
LCBLYXJ1bmVzaDwvYXV0aG9yPjxhdXRob3I+Q29zdGEsIFJ1aSBNPC9hdXRob3I+PGF1dGhvcj5D
YXJtZW5hLCBKb3NlIE08L2F1dGhvcj48L2F1dGhvcnM+PC9jb250cmlidXRvcnM+PHRpdGxlcz48
dGl0bGU+RW1lcmdlbmNlIG9mIGNvb3JkaW5hdGVkIG5ldXJhbCBkeW5hbWljcyB1bmRlcmxpZXMg
bmV1cm9wcm9zdGhldGljIGxlYXJuaW5nIGFuZCBza2lsbGZ1bCBjb250cm9sPC90aXRsZT48c2Vj
b25kYXJ5LXRpdGxlPk5ldXJvbjwvc2Vjb25kYXJ5LXRpdGxlPjwvdGl0bGVzPjxwZXJpb2RpY2Fs
PjxmdWxsLXRpdGxlPk5ldXJvbjwvZnVsbC10aXRsZT48L3BlcmlvZGljYWw+PHBhZ2VzPjk1NS05
NzAuIGU1PC9wYWdlcz48dm9sdW1lPjkzPC92b2x1bWU+PG51bWJlcj40PC9udW1iZXI+PGRhdGVz
Pjx5ZWFyPjIwMTc8L3llYXI+PC9kYXRlcz48aXNibj4wODk2LTYyNzM8L2lzYm4+PHVybHM+PC91
cmxzPjwvcmVjb3JkPjwvQ2l0ZT48L0VuZE5vdGU+
</w:fldData>
        </w:fldChar>
      </w:r>
      <w:r>
        <w:rPr>
          <w:rFonts w:ascii="Arial" w:eastAsiaTheme="minorEastAsia" w:hAnsi="Arial" w:cs="Arial"/>
        </w:rPr>
        <w:instrText xml:space="preserve"> ADDIN EN.CITE </w:instrText>
      </w:r>
      <w:r>
        <w:rPr>
          <w:rFonts w:ascii="Arial" w:eastAsiaTheme="minorEastAsia" w:hAnsi="Arial" w:cs="Arial"/>
        </w:rPr>
        <w:fldChar w:fldCharType="begin">
          <w:fldData xml:space="preserve">PEVuZE5vdGU+PENpdGU+PEF1dGhvcj5TaWx2ZXJzbWl0aDwvQXV0aG9yPjxZZWFyPjIwMjE8L1ll
YXI+PFJlY051bT45NzwvUmVjTnVtPjxEaXNwbGF5VGV4dD4oR2FuZ3VseSBhbmQgQ2FybWVuYSwg
MjAwOTsgR2FuZ3VseSBldCBhbC4sIDIwMTE7IE9yc2Jvcm4gZXQgYWwuLCAyMDE0OyBBdGhhbHll
IGV0IGFsLiwgMjAxNzsgU2lsdmVyc21pdGggZXQgYWwuLCAyMDIxKTwvRGlzcGxheVRleHQ+PHJl
Y29yZD48cmVjLW51bWJlcj45NzwvcmVjLW51bWJlcj48Zm9yZWlnbi1rZXlzPjxrZXkgYXBwPSJF
TiIgZGItaWQ9IjA5NXZ6ZjJ6enZhcnBhZXphZDl4dzUwdXd2endzZDU5ZWRmOSIgdGltZXN0YW1w
PSIxNjA3ODk5NTQ1Ij45Nzwva2V5PjwvZm9yZWlnbi1rZXlzPjxyZWYtdHlwZSBuYW1lPSJKb3Vy
bmFsIEFydGljbGUiPjE3PC9yZWYtdHlwZT48Y29udHJpYnV0b3JzPjxhdXRob3JzPjxhdXRob3I+
U2lsdmVyc21pdGgsIERhbmllbCBCPC9hdXRob3I+PGF1dGhvcj5BYmlyaSwgUmV6YTwvYXV0aG9y
PjxhdXRob3I+SGFyZHksIE5pY2hvbGFzIEY8L2F1dGhvcj48YXV0aG9yPk5hdHJhaiwgTmlraGls
ZXNoPC9hdXRob3I+PGF1dGhvcj5UdS1DaGFuLCBBZGVseW48L2F1dGhvcj48YXV0aG9yPkNoYW5n
LCBFZHdhcmQgRjwvYXV0aG9yPjxhdXRob3I+R2FuZ3VseSwgS2FydW5lc2g8L2F1dGhvcj48L2F1
dGhvcnM+PC9jb250cmlidXRvcnM+PHRpdGxlcz48dGl0bGU+UGx1Zy1hbmQtcGxheSBjb250cm9s
IG9mIGEgYnJhaW7igJNjb21wdXRlciBpbnRlcmZhY2UgdGhyb3VnaCBuZXVyYWwgbWFwIHN0YWJp
bGl6YXRpb248L3RpdGxlPjxzZWNvbmRhcnktdGl0bGU+TmF0dXJlIEJpb3RlY2hub2xvZ3k8L3Nl
Y29uZGFyeS10aXRsZT48L3RpdGxlcz48cGVyaW9kaWNhbD48ZnVsbC10aXRsZT5OYXR1cmUgQmlv
dGVjaG5vbG9neTwvZnVsbC10aXRsZT48L3BlcmlvZGljYWw+PHBhZ2VzPjMyNi0zMzU8L3BhZ2Vz
Pjx2b2x1bWU+MzkgPC92b2x1bWU+PG51bWJlcj4zPC9udW1iZXI+PGRhdGVzPjx5ZWFyPjIwMjE8
L3llYXI+PC9kYXRlcz48aXNibj4xNTQ2LTE2OTY8L2lzYm4+PHVybHM+PC91cmxzPjwvcmVjb3Jk
PjwvQ2l0ZT48Q2l0ZT48QXV0aG9yPk9yc2Jvcm48L0F1dGhvcj48WWVhcj4yMDE0PC9ZZWFyPjxS
ZWNOdW0+Mjk3PC9SZWNOdW0+PHJlY29yZD48cmVjLW51bWJlcj4yOTc8L3JlYy1udW1iZXI+PGZv
cmVpZ24ta2V5cz48a2V5IGFwcD0iRU4iIGRiLWlkPSIwOTV2emYyenp2YXJwYWV6YWQ5eHc1MHV3
dnp3c2Q1OWVkZjkiIHRpbWVzdGFtcD0iMTY3MjkwODI1NSI+Mjk3PC9rZXk+PC9mb3JlaWduLWtl
eXM+PHJlZi10eXBlIG5hbWU9IkpvdXJuYWwgQXJ0aWNsZSI+MTc8L3JlZi10eXBlPjxjb250cmli
dXRvcnM+PGF1dGhvcnM+PGF1dGhvcj5PcnNib3JuLCBBbXkgTDwvYXV0aG9yPjxhdXRob3I+TW9v
cm1hbiwgSGVsZW5lIEc8L2F1dGhvcj48YXV0aG9yPk92ZXJkdWluLCBTaW1vbiBBPC9hdXRob3I+
PGF1dGhvcj5TaGFuZWNoaSwgTWFyeWFtIE08L2F1dGhvcj48YXV0aG9yPkRpbWl0cm92LCBEcmFn
YW4gRjwvYXV0aG9yPjxhdXRob3I+Q2FybWVuYSwgSm9zZSBNPC9hdXRob3I+PC9hdXRob3JzPjwv
Y29udHJpYnV0b3JzPjx0aXRsZXM+PHRpdGxlPkNsb3NlZC1sb29wIGRlY29kZXIgYWRhcHRhdGlv
biBzaGFwZXMgbmV1cmFsIHBsYXN0aWNpdHkgZm9yIHNraWxsZnVsIG5ldXJvcHJvc3RoZXRpYyBj
b250cm9sPC90aXRsZT48c2Vjb25kYXJ5LXRpdGxlPk5ldXJvbjwvc2Vjb25kYXJ5LXRpdGxlPjwv
dGl0bGVzPjxwZXJpb2RpY2FsPjxmdWxsLXRpdGxlPk5ldXJvbjwvZnVsbC10aXRsZT48L3Blcmlv
ZGljYWw+PHBhZ2VzPjEzODAtMTM5MzwvcGFnZXM+PHZvbHVtZT44Mjwvdm9sdW1lPjxudW1iZXI+
NjwvbnVtYmVyPjxkYXRlcz48eWVhcj4yMDE0PC95ZWFyPjwvZGF0ZXM+PGlzYm4+MDg5Ni02Mjcz
PC9pc2JuPjx1cmxzPjwvdXJscz48L3JlY29yZD48L0NpdGU+PENpdGU+PEF1dGhvcj5HYW5ndWx5
PC9BdXRob3I+PFllYXI+MjAwOTwvWWVhcj48UmVjTnVtPjMxMjwvUmVjTnVtPjxyZWNvcmQ+PHJl
Yy1udW1iZXI+MzEyPC9yZWMtbnVtYmVyPjxmb3JlaWduLWtleXM+PGtleSBhcHA9IkVOIiBkYi1p
ZD0iMDk1dnpmMnp6dmFycGFlemFkOXh3NTB1d3Z6d3NkNTllZGY5IiB0aW1lc3RhbXA9IjE2NzUx
NTI4MzciPjMxMjwva2V5PjwvZm9yZWlnbi1rZXlzPjxyZWYtdHlwZSBuYW1lPSJKb3VybmFsIEFy
dGljbGUiPjE3PC9yZWYtdHlwZT48Y29udHJpYnV0b3JzPjxhdXRob3JzPjxhdXRob3I+R2FuZ3Vs
eSwgS2FydW5lc2g8L2F1dGhvcj48YXV0aG9yPkNhcm1lbmEsIEpvc2UgTTwvYXV0aG9yPjwvYXV0
aG9ycz48L2NvbnRyaWJ1dG9ycz48dGl0bGVzPjx0aXRsZT5FbWVyZ2VuY2Ugb2YgYSBzdGFibGUg
Y29ydGljYWwgbWFwIGZvciBuZXVyb3Byb3N0aGV0aWMgY29udHJvbDwvdGl0bGU+PHNlY29uZGFy
eS10aXRsZT5QTG9TIGJpb2xvZ3k8L3NlY29uZGFyeS10aXRsZT48L3RpdGxlcz48cGVyaW9kaWNh
bD48ZnVsbC10aXRsZT5QTG9TIGJpb2xvZ3k8L2Z1bGwtdGl0bGU+PC9wZXJpb2RpY2FsPjxwYWdl
cz5lMTAwMDE1MzwvcGFnZXM+PHZvbHVtZT43PC92b2x1bWU+PG51bWJlcj43PC9udW1iZXI+PGRh
dGVzPjx5ZWFyPjIwMDk8L3llYXI+PC9kYXRlcz48aXNibj4xNTQ0LTkxNzM8L2lzYm4+PHVybHM+
PC91cmxzPjwvcmVjb3JkPjwvQ2l0ZT48Q2l0ZT48QXV0aG9yPkdhbmd1bHk8L0F1dGhvcj48WWVh
cj4yMDExPC9ZZWFyPjxSZWNOdW0+MzE1PC9SZWNOdW0+PHJlY29yZD48cmVjLW51bWJlcj4zMTU8
L3JlYy1udW1iZXI+PGZvcmVpZ24ta2V5cz48a2V5IGFwcD0iRU4iIGRiLWlkPSIwOTV2emYyenp2
YXJwYWV6YWQ5eHc1MHV3dnp3c2Q1OWVkZjkiIHRpbWVzdGFtcD0iMTY3NTE1MzA4NiI+MzE1PC9r
ZXk+PC9mb3JlaWduLWtleXM+PHJlZi10eXBlIG5hbWU9IkpvdXJuYWwgQXJ0aWNsZSI+MTc8L3Jl
Zi10eXBlPjxjb250cmlidXRvcnM+PGF1dGhvcnM+PGF1dGhvcj5HYW5ndWx5LCBLYXJ1bmVzaDwv
YXV0aG9yPjxhdXRob3I+RGltaXRyb3YsIERyYWdhbiBGPC9hdXRob3I+PGF1dGhvcj5XYWxsaXMs
IEpvbmF0aGFuIEQ8L2F1dGhvcj48YXV0aG9yPkNhcm1lbmEsIEpvc2UgTTwvYXV0aG9yPjwvYXV0
aG9ycz48L2NvbnRyaWJ1dG9ycz48dGl0bGVzPjx0aXRsZT5SZXZlcnNpYmxlIGxhcmdlLXNjYWxl
IG1vZGlmaWNhdGlvbiBvZiBjb3J0aWNhbCBuZXR3b3JrcyBkdXJpbmcgbmV1cm9wcm9zdGhldGlj
IGNvbnRyb2w8L3RpdGxlPjxzZWNvbmRhcnktdGl0bGU+TmF0dXJlIG5ldXJvc2NpZW5jZTwvc2Vj
b25kYXJ5LXRpdGxlPjwvdGl0bGVzPjxwZXJpb2RpY2FsPjxmdWxsLXRpdGxlPk5hdHVyZSBuZXVy
b3NjaWVuY2U8L2Z1bGwtdGl0bGU+PC9wZXJpb2RpY2FsPjxwYWdlcz42NjItNjY3PC9wYWdlcz48
dm9sdW1lPjE0PC92b2x1bWU+PG51bWJlcj41PC9udW1iZXI+PGRhdGVzPjx5ZWFyPjIwMTE8L3ll
YXI+PC9kYXRlcz48aXNibj4xMDk3LTYyNTY8L2lzYm4+PHVybHM+PC91cmxzPjwvcmVjb3JkPjwv
Q2l0ZT48Q2l0ZT48QXV0aG9yPkF0aGFseWU8L0F1dGhvcj48WWVhcj4yMDE3PC9ZZWFyPjxSZWNO
dW0+ODk8L1JlY051bT48cmVjb3JkPjxyZWMtbnVtYmVyPjg5PC9yZWMtbnVtYmVyPjxmb3JlaWdu
LWtleXM+PGtleSBhcHA9IkVOIiBkYi1pZD0iMDk1dnpmMnp6dmFycGFlemFkOXh3NTB1d3Z6d3Nk
NTllZGY5IiB0aW1lc3RhbXA9IjE2MDYzNTA2NzEiPjg5PC9rZXk+PC9mb3JlaWduLWtleXM+PHJl
Zi10eXBlIG5hbWU9IkpvdXJuYWwgQXJ0aWNsZSI+MTc8L3JlZi10eXBlPjxjb250cmlidXRvcnM+
PGF1dGhvcnM+PGF1dGhvcj5BdGhhbHllLCBWaXZlayBSPC9hdXRob3I+PGF1dGhvcj5HYW5ndWx5
LCBLYXJ1bmVzaDwvYXV0aG9yPjxhdXRob3I+Q29zdGEsIFJ1aSBNPC9hdXRob3I+PGF1dGhvcj5D
YXJtZW5hLCBKb3NlIE08L2F1dGhvcj48L2F1dGhvcnM+PC9jb250cmlidXRvcnM+PHRpdGxlcz48
dGl0bGU+RW1lcmdlbmNlIG9mIGNvb3JkaW5hdGVkIG5ldXJhbCBkeW5hbWljcyB1bmRlcmxpZXMg
bmV1cm9wcm9zdGhldGljIGxlYXJuaW5nIGFuZCBza2lsbGZ1bCBjb250cm9sPC90aXRsZT48c2Vj
b25kYXJ5LXRpdGxlPk5ldXJvbjwvc2Vjb25kYXJ5LXRpdGxlPjwvdGl0bGVzPjxwZXJpb2RpY2Fs
PjxmdWxsLXRpdGxlPk5ldXJvbjwvZnVsbC10aXRsZT48L3BlcmlvZGljYWw+PHBhZ2VzPjk1NS05
NzAuIGU1PC9wYWdlcz48dm9sdW1lPjkzPC92b2x1bWU+PG51bWJlcj40PC9udW1iZXI+PGRhdGVz
Pjx5ZWFyPjIwMTc8L3llYXI+PC9kYXRlcz48aXNibj4wODk2LTYyNzM8L2lzYm4+PHVybHM+PC91
cmxzPjwvcmVjb3JkPjwvQ2l0ZT48L0VuZE5vdGU+
</w:fldData>
        </w:fldChar>
      </w:r>
      <w:r>
        <w:rPr>
          <w:rFonts w:ascii="Arial" w:eastAsiaTheme="minorEastAsia" w:hAnsi="Arial" w:cs="Arial"/>
        </w:rPr>
        <w:instrText xml:space="preserve"> ADDIN EN.CITE.DATA </w:instrText>
      </w:r>
      <w:r>
        <w:rPr>
          <w:rFonts w:ascii="Arial" w:eastAsiaTheme="minorEastAsia" w:hAnsi="Arial" w:cs="Arial"/>
        </w:rPr>
      </w:r>
      <w:r>
        <w:rPr>
          <w:rFonts w:ascii="Arial" w:eastAsiaTheme="minorEastAsia" w:hAnsi="Arial" w:cs="Arial"/>
        </w:rPr>
        <w:fldChar w:fldCharType="end"/>
      </w:r>
      <w:r>
        <w:rPr>
          <w:rFonts w:ascii="Arial" w:eastAsiaTheme="minorEastAsia" w:hAnsi="Arial" w:cs="Arial"/>
        </w:rPr>
      </w:r>
      <w:r>
        <w:rPr>
          <w:rFonts w:ascii="Arial" w:eastAsiaTheme="minorEastAsia" w:hAnsi="Arial" w:cs="Arial"/>
        </w:rPr>
        <w:fldChar w:fldCharType="separate"/>
      </w:r>
      <w:r>
        <w:rPr>
          <w:rFonts w:ascii="Arial" w:eastAsiaTheme="minorEastAsia" w:hAnsi="Arial" w:cs="Arial"/>
          <w:noProof/>
        </w:rPr>
        <w:t>(Ganguly and Carmena, 2009; Ganguly et al., 2011; Orsborn et al., 2014; Athalye et al., 2017; Silversmith et al., 2021)</w:t>
      </w:r>
      <w:r>
        <w:rPr>
          <w:rFonts w:ascii="Arial" w:eastAsiaTheme="minorEastAsia" w:hAnsi="Arial" w:cs="Arial"/>
        </w:rPr>
        <w:fldChar w:fldCharType="end"/>
      </w:r>
      <w:r>
        <w:rPr>
          <w:rFonts w:ascii="Arial" w:eastAsiaTheme="minorEastAsia" w:hAnsi="Arial" w:cs="Arial"/>
        </w:rPr>
        <w:t xml:space="preserve">. In such studies, although the BCI decoder is seeded </w:t>
      </w:r>
      <w:r w:rsidR="00212EE8">
        <w:rPr>
          <w:rFonts w:ascii="Arial" w:eastAsiaTheme="minorEastAsia" w:hAnsi="Arial" w:cs="Arial"/>
        </w:rPr>
        <w:t xml:space="preserve">using </w:t>
      </w:r>
      <w:r>
        <w:rPr>
          <w:rFonts w:ascii="Arial" w:eastAsiaTheme="minorEastAsia" w:hAnsi="Arial" w:cs="Arial"/>
        </w:rPr>
        <w:t>existing representations, such as open</w:t>
      </w:r>
      <w:r w:rsidR="000E72B1">
        <w:rPr>
          <w:rFonts w:ascii="Arial" w:eastAsiaTheme="minorEastAsia" w:hAnsi="Arial" w:cs="Arial"/>
        </w:rPr>
        <w:t>-</w:t>
      </w:r>
      <w:r>
        <w:rPr>
          <w:rFonts w:ascii="Arial" w:eastAsiaTheme="minorEastAsia" w:hAnsi="Arial" w:cs="Arial"/>
        </w:rPr>
        <w:t xml:space="preserve">loop imagined arm movements, a continuous decoder places an additional transformation (either linear or nonlinear) on neural activity to decode instantaneous kinematics. During closed-loop real-time control, the user faces the burden of learning this transformation to successfully operate the BCI </w:t>
      </w:r>
      <w:r>
        <w:rPr>
          <w:rFonts w:ascii="Arial" w:eastAsiaTheme="minorEastAsia" w:hAnsi="Arial" w:cs="Arial"/>
        </w:rPr>
        <w:fldChar w:fldCharType="begin"/>
      </w:r>
      <w:r>
        <w:rPr>
          <w:rFonts w:ascii="Arial" w:eastAsiaTheme="minorEastAsia" w:hAnsi="Arial" w:cs="Arial"/>
        </w:rPr>
        <w:instrText xml:space="preserve"> ADDIN EN.CITE &lt;EndNote&gt;&lt;Cite&gt;&lt;Author&gt;Taylor&lt;/Author&gt;&lt;Year&gt;2002&lt;/Year&gt;&lt;RecNum&gt;300&lt;/RecNum&gt;&lt;DisplayText&gt;(Taylor et al., 2002; Carmena et al., 2003)&lt;/DisplayText&gt;&lt;record&gt;&lt;rec-number&gt;300&lt;/rec-number&gt;&lt;foreign-keys&gt;&lt;key app="EN" db-id="095vzf2zzvarpaezad9xw50uwvzwsd59edf9" timestamp="1673204112"&gt;300&lt;/key&gt;&lt;/foreign-keys&gt;&lt;ref-type name="Journal Article"&gt;17&lt;/ref-type&gt;&lt;contributors&gt;&lt;authors&gt;&lt;author&gt;Taylor, Dawn M&lt;/author&gt;&lt;author&gt;Tillery, Stephen I Helms&lt;/author&gt;&lt;author&gt;Schwartz, Andrew B&lt;/author&gt;&lt;/authors&gt;&lt;/contributors&gt;&lt;titles&gt;&lt;title&gt;Direct cortical control of 3D neuroprosthetic devices&lt;/title&gt;&lt;secondary-title&gt;Science&lt;/secondary-title&gt;&lt;/titles&gt;&lt;periodical&gt;&lt;full-title&gt;Science&lt;/full-title&gt;&lt;/periodical&gt;&lt;pages&gt;1829-1832&lt;/pages&gt;&lt;volume&gt;296&lt;/volume&gt;&lt;number&gt;5574&lt;/number&gt;&lt;dates&gt;&lt;year&gt;2002&lt;/year&gt;&lt;/dates&gt;&lt;isbn&gt;1095-9203&lt;/isbn&gt;&lt;urls&gt;&lt;/urls&gt;&lt;/record&gt;&lt;/Cite&gt;&lt;Cite&gt;&lt;Author&gt;Carmena&lt;/Author&gt;&lt;Year&gt;2003&lt;/Year&gt;&lt;RecNum&gt;314&lt;/RecNum&gt;&lt;record&gt;&lt;rec-number&gt;314&lt;/rec-number&gt;&lt;foreign-keys&gt;&lt;key app="EN" db-id="095vzf2zzvarpaezad9xw50uwvzwsd59edf9" timestamp="1675153026"&gt;314&lt;/key&gt;&lt;/foreign-keys&gt;&lt;ref-type name="Journal Article"&gt;17&lt;/ref-type&gt;&lt;contributors&gt;&lt;authors&gt;&lt;author&gt;Carmena, Jose M&lt;/author&gt;&lt;author&gt;Lebedev, Mikhail A&lt;/author&gt;&lt;author&gt;Crist, Roy E&lt;/author&gt;&lt;author&gt;O&amp;apos;Doherty, Joseph E&lt;/author&gt;&lt;author&gt;Santucci, David M&lt;/author&gt;&lt;author&gt;Dimitrov, Dragan F&lt;/author&gt;&lt;author&gt;Patil, Parag G&lt;/author&gt;&lt;author&gt;Henriquez, Craig S&lt;/author&gt;&lt;author&gt;Nicolelis, Miguel A L&lt;/author&gt;&lt;/authors&gt;&lt;/contributors&gt;&lt;titles&gt;&lt;title&gt;Learning to control a brain–machine interface for reaching and grasping by primates&lt;/title&gt;&lt;secondary-title&gt;PLoS biology&lt;/secondary-title&gt;&lt;/titles&gt;&lt;periodical&gt;&lt;full-title&gt;PLoS biology&lt;/full-title&gt;&lt;/periodical&gt;&lt;pages&gt;e42&lt;/pages&gt;&lt;volume&gt;1&lt;/volume&gt;&lt;number&gt;2&lt;/number&gt;&lt;dates&gt;&lt;year&gt;2003&lt;/year&gt;&lt;/dates&gt;&lt;isbn&gt;1544-9173&lt;/isbn&gt;&lt;urls&gt;&lt;/urls&gt;&lt;/record&gt;&lt;/Cite&gt;&lt;/EndNote&gt;</w:instrText>
      </w:r>
      <w:r>
        <w:rPr>
          <w:rFonts w:ascii="Arial" w:eastAsiaTheme="minorEastAsia" w:hAnsi="Arial" w:cs="Arial"/>
        </w:rPr>
        <w:fldChar w:fldCharType="separate"/>
      </w:r>
      <w:r>
        <w:rPr>
          <w:rFonts w:ascii="Arial" w:eastAsiaTheme="minorEastAsia" w:hAnsi="Arial" w:cs="Arial"/>
          <w:noProof/>
        </w:rPr>
        <w:t>(Taylor et al., 2002; Carmena et al., 2003)</w:t>
      </w:r>
      <w:r>
        <w:rPr>
          <w:rFonts w:ascii="Arial" w:eastAsiaTheme="minorEastAsia" w:hAnsi="Arial" w:cs="Arial"/>
        </w:rPr>
        <w:fldChar w:fldCharType="end"/>
      </w:r>
      <w:r>
        <w:rPr>
          <w:rFonts w:ascii="Arial" w:eastAsiaTheme="minorEastAsia" w:hAnsi="Arial" w:cs="Arial"/>
        </w:rPr>
        <w:t xml:space="preserve"> leading to a two-learner system </w:t>
      </w:r>
      <w:r>
        <w:rPr>
          <w:rFonts w:ascii="Arial" w:eastAsiaTheme="minorEastAsia" w:hAnsi="Arial" w:cs="Arial"/>
        </w:rPr>
        <w:fldChar w:fldCharType="begin"/>
      </w:r>
      <w:r>
        <w:rPr>
          <w:rFonts w:ascii="Arial" w:eastAsiaTheme="minorEastAsia" w:hAnsi="Arial" w:cs="Arial"/>
        </w:rPr>
        <w:instrText xml:space="preserve"> ADDIN EN.CITE &lt;EndNote&gt;&lt;Cite&gt;&lt;Author&gt;Orsborn&lt;/Author&gt;&lt;Year&gt;2014&lt;/Year&gt;&lt;RecNum&gt;297&lt;/RecNum&gt;&lt;DisplayText&gt;(Orsborn et al., 2014; Silversmith et al., 2021)&lt;/DisplayText&gt;&lt;record&gt;&lt;rec-number&gt;297&lt;/rec-number&gt;&lt;foreign-keys&gt;&lt;key app="EN" db-id="095vzf2zzvarpaezad9xw50uwvzwsd59edf9" timestamp="1672908255"&gt;297&lt;/key&gt;&lt;/foreign-keys&gt;&lt;ref-type name="Journal Article"&gt;17&lt;/ref-type&gt;&lt;contributors&gt;&lt;authors&gt;&lt;author&gt;Orsborn, Amy L&lt;/author&gt;&lt;author&gt;Moorman, Helene G&lt;/author&gt;&lt;author&gt;Overduin, Simon A&lt;/author&gt;&lt;author&gt;Shanechi, Maryam M&lt;/author&gt;&lt;author&gt;Dimitrov, Dragan F&lt;/author&gt;&lt;author&gt;Carmena, Jose M&lt;/author&gt;&lt;/authors&gt;&lt;/contributors&gt;&lt;titles&gt;&lt;title&gt;Closed-loop decoder adaptation shapes neural plasticity for skillful neuroprosthetic control&lt;/title&gt;&lt;secondary-title&gt;Neuron&lt;/secondary-title&gt;&lt;/titles&gt;&lt;periodical&gt;&lt;full-title&gt;Neuron&lt;/full-title&gt;&lt;/periodical&gt;&lt;pages&gt;1380-1393&lt;/pages&gt;&lt;volume&gt;82&lt;/volume&gt;&lt;number&gt;6&lt;/number&gt;&lt;dates&gt;&lt;year&gt;2014&lt;/year&gt;&lt;/dates&gt;&lt;isbn&gt;0896-6273&lt;/isbn&gt;&lt;urls&gt;&lt;/urls&gt;&lt;/record&gt;&lt;/Cite&gt;&lt;Cite&gt;&lt;Author&gt;Silversmith&lt;/Author&gt;&lt;Year&gt;2021&lt;/Year&gt;&lt;RecNum&gt;97&lt;/RecNum&gt;&lt;record&gt;&lt;rec-number&gt;97&lt;/rec-number&gt;&lt;foreign-keys&gt;&lt;key app="EN" db-id="095vzf2zzvarpaezad9xw50uwvzwsd59edf9" timestamp="1607899545"&gt;97&lt;/key&gt;&lt;/foreign-keys&gt;&lt;ref-type name="Journal Article"&gt;17&lt;/ref-type&gt;&lt;contributors&gt;&lt;authors&gt;&lt;author&gt;Silversmith, Daniel B&lt;/author&gt;&lt;author&gt;Abiri, Reza&lt;/author&gt;&lt;author&gt;Hardy, Nicholas F&lt;/author&gt;&lt;author&gt;Natraj, Nikhilesh&lt;/author&gt;&lt;author&gt;Tu-Chan, Adelyn&lt;/author&gt;&lt;author&gt;Chang, Edward F&lt;/author&gt;&lt;author&gt;Ganguly, Karunesh&lt;/author&gt;&lt;/authors&gt;&lt;/contributors&gt;&lt;titles&gt;&lt;title&gt;Plug-and-play control of a brain–computer interface through neural map stabilization&lt;/title&gt;&lt;secondary-title&gt;Nature Biotechnology&lt;/secondary-title&gt;&lt;/titles&gt;&lt;periodical&gt;&lt;full-title&gt;Nature Biotechnology&lt;/full-title&gt;&lt;/periodical&gt;&lt;pages&gt;326-335&lt;/pages&gt;&lt;volume&gt;39 &lt;/volume&gt;&lt;number&gt;3&lt;/number&gt;&lt;dates&gt;&lt;year&gt;2021&lt;/year&gt;&lt;/dates&gt;&lt;isbn&gt;1546-1696&lt;/isbn&gt;&lt;urls&gt;&lt;/urls&gt;&lt;/record&gt;&lt;/Cite&gt;&lt;/EndNote&gt;</w:instrText>
      </w:r>
      <w:r>
        <w:rPr>
          <w:rFonts w:ascii="Arial" w:eastAsiaTheme="minorEastAsia" w:hAnsi="Arial" w:cs="Arial"/>
        </w:rPr>
        <w:fldChar w:fldCharType="separate"/>
      </w:r>
      <w:r>
        <w:rPr>
          <w:rFonts w:ascii="Arial" w:eastAsiaTheme="minorEastAsia" w:hAnsi="Arial" w:cs="Arial"/>
          <w:noProof/>
        </w:rPr>
        <w:t>(Orsborn et al., 2014; Silversmith et al., 2021)</w:t>
      </w:r>
      <w:r>
        <w:rPr>
          <w:rFonts w:ascii="Arial" w:eastAsiaTheme="minorEastAsia" w:hAnsi="Arial" w:cs="Arial"/>
        </w:rPr>
        <w:fldChar w:fldCharType="end"/>
      </w:r>
      <w:r>
        <w:rPr>
          <w:rFonts w:ascii="Arial" w:eastAsiaTheme="minorEastAsia" w:hAnsi="Arial" w:cs="Arial"/>
        </w:rPr>
        <w:t xml:space="preserve">. Such an approach results in a neural map fundamentally different and sometimes completely orthogonal to the original representation used to seed the decoder </w:t>
      </w:r>
      <w:r>
        <w:rPr>
          <w:rFonts w:ascii="Arial" w:eastAsiaTheme="minorEastAsia" w:hAnsi="Arial" w:cs="Arial"/>
        </w:rPr>
        <w:fldChar w:fldCharType="begin">
          <w:fldData xml:space="preserve">PEVuZE5vdGU+PENpdGU+PEF1dGhvcj5TaWx2ZXJzbWl0aDwvQXV0aG9yPjxZZWFyPjIwMjE8L1ll
YXI+PFJlY051bT45NzwvUmVjTnVtPjxEaXNwbGF5VGV4dD4oR2FuZ3VseSBhbmQgQ2FybWVuYSwg
MjAwOTsgV2FuZGVyIGV0IGFsLiwgMjAxMzsgT3JzYm9ybiBldCBhbC4sIDIwMTQ7IEF0aGFseWUg
ZXQgYWwuLCAyMDE3OyBHdWxhdGkgZXQgYWwuLCAyMDE3OyBTaWx2ZXJzbWl0aCBldCBhbC4sIDIw
MjEpPC9EaXNwbGF5VGV4dD48cmVjb3JkPjxyZWMtbnVtYmVyPjk3PC9yZWMtbnVtYmVyPjxmb3Jl
aWduLWtleXM+PGtleSBhcHA9IkVOIiBkYi1pZD0iMDk1dnpmMnp6dmFycGFlemFkOXh3NTB1d3Z6
d3NkNTllZGY5IiB0aW1lc3RhbXA9IjE2MDc4OTk1NDUiPjk3PC9rZXk+PC9mb3JlaWduLWtleXM+
PHJlZi10eXBlIG5hbWU9IkpvdXJuYWwgQXJ0aWNsZSI+MTc8L3JlZi10eXBlPjxjb250cmlidXRv
cnM+PGF1dGhvcnM+PGF1dGhvcj5TaWx2ZXJzbWl0aCwgRGFuaWVsIEI8L2F1dGhvcj48YXV0aG9y
PkFiaXJpLCBSZXphPC9hdXRob3I+PGF1dGhvcj5IYXJkeSwgTmljaG9sYXMgRjwvYXV0aG9yPjxh
dXRob3I+TmF0cmFqLCBOaWtoaWxlc2g8L2F1dGhvcj48YXV0aG9yPlR1LUNoYW4sIEFkZWx5bjwv
YXV0aG9yPjxhdXRob3I+Q2hhbmcsIEVkd2FyZCBGPC9hdXRob3I+PGF1dGhvcj5HYW5ndWx5LCBL
YXJ1bmVzaDwvYXV0aG9yPjwvYXV0aG9ycz48L2NvbnRyaWJ1dG9ycz48dGl0bGVzPjx0aXRsZT5Q
bHVnLWFuZC1wbGF5IGNvbnRyb2wgb2YgYSBicmFpbuKAk2NvbXB1dGVyIGludGVyZmFjZSB0aHJv
dWdoIG5ldXJhbCBtYXAgc3RhYmlsaXphdGlvbjwvdGl0bGU+PHNlY29uZGFyeS10aXRsZT5OYXR1
cmUgQmlvdGVjaG5vbG9neTwvc2Vjb25kYXJ5LXRpdGxlPjwvdGl0bGVzPjxwZXJpb2RpY2FsPjxm
dWxsLXRpdGxlPk5hdHVyZSBCaW90ZWNobm9sb2d5PC9mdWxsLXRpdGxlPjwvcGVyaW9kaWNhbD48
cGFnZXM+MzI2LTMzNTwvcGFnZXM+PHZvbHVtZT4zOSA8L3ZvbHVtZT48bnVtYmVyPjM8L251bWJl
cj48ZGF0ZXM+PHllYXI+MjAyMTwveWVhcj48L2RhdGVzPjxpc2JuPjE1NDYtMTY5NjwvaXNibj48
dXJscz48L3VybHM+PC9yZWNvcmQ+PC9DaXRlPjxDaXRlPjxBdXRob3I+V2FuZGVyPC9BdXRob3I+
PFllYXI+MjAxMzwvWWVhcj48UmVjTnVtPjMxNjwvUmVjTnVtPjxyZWNvcmQ+PHJlYy1udW1iZXI+
MzE2PC9yZWMtbnVtYmVyPjxmb3JlaWduLWtleXM+PGtleSBhcHA9IkVOIiBkYi1pZD0iMDk1dnpm
Mnp6dmFycGFlemFkOXh3NTB1d3Z6d3NkNTllZGY5IiB0aW1lc3RhbXA9IjE2NzUxNTMxNjkiPjMx
Njwva2V5PjwvZm9yZWlnbi1rZXlzPjxyZWYtdHlwZSBuYW1lPSJKb3VybmFsIEFydGljbGUiPjE3
PC9yZWYtdHlwZT48Y29udHJpYnV0b3JzPjxhdXRob3JzPjxhdXRob3I+V2FuZGVyLCBKZXJlbWlh
aCBEPC9hdXRob3I+PGF1dGhvcj5CbGFrZWx5LCBUaW1vdGh5PC9hdXRob3I+PGF1dGhvcj5NaWxs
ZXIsIEthaSBKPC9hdXRob3I+PGF1dGhvcj5XZWF2ZXIsIEt1cnQgRTwvYXV0aG9yPjxhdXRob3I+
Sm9obnNvbiwgTGlzZSBBPC9hdXRob3I+PGF1dGhvcj5PbHNvbiwgSmFyZWQgRDwvYXV0aG9yPjxh
dXRob3I+RmV0eiwgRWJlcmhhcmQgRTwvYXV0aG9yPjxhdXRob3I+UmFvLCBSYWplc2ggUE48L2F1
dGhvcj48YXV0aG9yPk9qZW1hbm4sIEplZmZyZXkgRzwvYXV0aG9yPjwvYXV0aG9ycz48L2NvbnRy
aWJ1dG9ycz48dGl0bGVzPjx0aXRsZT5EaXN0cmlidXRlZCBjb3J0aWNhbCBhZGFwdGF0aW9uIGR1
cmluZyBsZWFybmluZyBvZiBhIGJyYWlu4oCTY29tcHV0ZXIgaW50ZXJmYWNlIHRhc2s8L3RpdGxl
PjxzZWNvbmRhcnktdGl0bGU+UHJvY2VlZGluZ3Mgb2YgdGhlIE5hdGlvbmFsIEFjYWRlbXkgb2Yg
U2NpZW5jZXM8L3NlY29uZGFyeS10aXRsZT48L3RpdGxlcz48cGVyaW9kaWNhbD48ZnVsbC10aXRs
ZT5Qcm9jZWVkaW5ncyBvZiB0aGUgTmF0aW9uYWwgQWNhZGVteSBvZiBTY2llbmNlczwvZnVsbC10
aXRsZT48L3BlcmlvZGljYWw+PHBhZ2VzPjEwODE4LTEwODIzPC9wYWdlcz48dm9sdW1lPjExMDwv
dm9sdW1lPjxudW1iZXI+MjY8L251bWJlcj48ZGF0ZXM+PHllYXI+MjAxMzwveWVhcj48L2RhdGVz
Pjxpc2JuPjAwMjctODQyNDwvaXNibj48dXJscz48L3VybHM+PC9yZWNvcmQ+PC9DaXRlPjxDaXRl
PjxBdXRob3I+R2FuZ3VseTwvQXV0aG9yPjxZZWFyPjIwMDk8L1llYXI+PFJlY051bT4zMTI8L1Jl
Y051bT48cmVjb3JkPjxyZWMtbnVtYmVyPjMxMjwvcmVjLW51bWJlcj48Zm9yZWlnbi1rZXlzPjxr
ZXkgYXBwPSJFTiIgZGItaWQ9IjA5NXZ6ZjJ6enZhcnBhZXphZDl4dzUwdXd2endzZDU5ZWRmOSIg
dGltZXN0YW1wPSIxNjc1MTUyODM3Ij4zMTI8L2tleT48L2ZvcmVpZ24ta2V5cz48cmVmLXR5cGUg
bmFtZT0iSm91cm5hbCBBcnRpY2xlIj4xNzwvcmVmLXR5cGU+PGNvbnRyaWJ1dG9ycz48YXV0aG9y
cz48YXV0aG9yPkdhbmd1bHksIEthcnVuZXNoPC9hdXRob3I+PGF1dGhvcj5DYXJtZW5hLCBKb3Nl
IE08L2F1dGhvcj48L2F1dGhvcnM+PC9jb250cmlidXRvcnM+PHRpdGxlcz48dGl0bGU+RW1lcmdl
bmNlIG9mIGEgc3RhYmxlIGNvcnRpY2FsIG1hcCBmb3IgbmV1cm9wcm9zdGhldGljIGNvbnRyb2w8
L3RpdGxlPjxzZWNvbmRhcnktdGl0bGU+UExvUyBiaW9sb2d5PC9zZWNvbmRhcnktdGl0bGU+PC90
aXRsZXM+PHBlcmlvZGljYWw+PGZ1bGwtdGl0bGU+UExvUyBiaW9sb2d5PC9mdWxsLXRpdGxlPjwv
cGVyaW9kaWNhbD48cGFnZXM+ZTEwMDAxNTM8L3BhZ2VzPjx2b2x1bWU+Nzwvdm9sdW1lPjxudW1i
ZXI+NzwvbnVtYmVyPjxkYXRlcz48eWVhcj4yMDA5PC95ZWFyPjwvZGF0ZXM+PGlzYm4+MTU0NC05
MTczPC9pc2JuPjx1cmxzPjwvdXJscz48L3JlY29yZD48L0NpdGU+PENpdGU+PEF1dGhvcj5PcnNi
b3JuPC9BdXRob3I+PFllYXI+MjAxNDwvWWVhcj48UmVjTnVtPjI5NzwvUmVjTnVtPjxyZWNvcmQ+
PHJlYy1udW1iZXI+Mjk3PC9yZWMtbnVtYmVyPjxmb3JlaWduLWtleXM+PGtleSBhcHA9IkVOIiBk
Yi1pZD0iMDk1dnpmMnp6dmFycGFlemFkOXh3NTB1d3Z6d3NkNTllZGY5IiB0aW1lc3RhbXA9IjE2
NzI5MDgyNTUiPjI5Nzwva2V5PjwvZm9yZWlnbi1rZXlzPjxyZWYtdHlwZSBuYW1lPSJKb3VybmFs
IEFydGljbGUiPjE3PC9yZWYtdHlwZT48Y29udHJpYnV0b3JzPjxhdXRob3JzPjxhdXRob3I+T3Jz
Ym9ybiwgQW15IEw8L2F1dGhvcj48YXV0aG9yPk1vb3JtYW4sIEhlbGVuZSBHPC9hdXRob3I+PGF1
dGhvcj5PdmVyZHVpbiwgU2ltb24gQTwvYXV0aG9yPjxhdXRob3I+U2hhbmVjaGksIE1hcnlhbSBN
PC9hdXRob3I+PGF1dGhvcj5EaW1pdHJvdiwgRHJhZ2FuIEY8L2F1dGhvcj48YXV0aG9yPkNhcm1l
bmEsIEpvc2UgTTwvYXV0aG9yPjwvYXV0aG9ycz48L2NvbnRyaWJ1dG9ycz48dGl0bGVzPjx0aXRs
ZT5DbG9zZWQtbG9vcCBkZWNvZGVyIGFkYXB0YXRpb24gc2hhcGVzIG5ldXJhbCBwbGFzdGljaXR5
IGZvciBza2lsbGZ1bCBuZXVyb3Byb3N0aGV0aWMgY29udHJvbDwvdGl0bGU+PHNlY29uZGFyeS10
aXRsZT5OZXVyb248L3NlY29uZGFyeS10aXRsZT48L3RpdGxlcz48cGVyaW9kaWNhbD48ZnVsbC10
aXRsZT5OZXVyb248L2Z1bGwtdGl0bGU+PC9wZXJpb2RpY2FsPjxwYWdlcz4xMzgwLTEzOTM8L3Bh
Z2VzPjx2b2x1bWU+ODI8L3ZvbHVtZT48bnVtYmVyPjY8L251bWJlcj48ZGF0ZXM+PHllYXI+MjAx
NDwveWVhcj48L2RhdGVzPjxpc2JuPjA4OTYtNjI3MzwvaXNibj48dXJscz48L3VybHM+PC9yZWNv
cmQ+PC9DaXRlPjxDaXRlPjxBdXRob3I+QXRoYWx5ZTwvQXV0aG9yPjxZZWFyPjIwMTc8L1llYXI+
PFJlY051bT44OTwvUmVjTnVtPjxyZWNvcmQ+PHJlYy1udW1iZXI+ODk8L3JlYy1udW1iZXI+PGZv
cmVpZ24ta2V5cz48a2V5IGFwcD0iRU4iIGRiLWlkPSIwOTV2emYyenp2YXJwYWV6YWQ5eHc1MHV3
dnp3c2Q1OWVkZjkiIHRpbWVzdGFtcD0iMTYwNjM1MDY3MSI+ODk8L2tleT48L2ZvcmVpZ24ta2V5
cz48cmVmLXR5cGUgbmFtZT0iSm91cm5hbCBBcnRpY2xlIj4xNzwvcmVmLXR5cGU+PGNvbnRyaWJ1
dG9ycz48YXV0aG9ycz48YXV0aG9yPkF0aGFseWUsIFZpdmVrIFI8L2F1dGhvcj48YXV0aG9yPkdh
bmd1bHksIEthcnVuZXNoPC9hdXRob3I+PGF1dGhvcj5Db3N0YSwgUnVpIE08L2F1dGhvcj48YXV0
aG9yPkNhcm1lbmEsIEpvc2UgTTwvYXV0aG9yPjwvYXV0aG9ycz48L2NvbnRyaWJ1dG9ycz48dGl0
bGVzPjx0aXRsZT5FbWVyZ2VuY2Ugb2YgY29vcmRpbmF0ZWQgbmV1cmFsIGR5bmFtaWNzIHVuZGVy
bGllcyBuZXVyb3Byb3N0aGV0aWMgbGVhcm5pbmcgYW5kIHNraWxsZnVsIGNvbnRyb2w8L3RpdGxl
PjxzZWNvbmRhcnktdGl0bGU+TmV1cm9uPC9zZWNvbmRhcnktdGl0bGU+PC90aXRsZXM+PHBlcmlv
ZGljYWw+PGZ1bGwtdGl0bGU+TmV1cm9uPC9mdWxsLXRpdGxlPjwvcGVyaW9kaWNhbD48cGFnZXM+
OTU1LTk3MC4gZTU8L3BhZ2VzPjx2b2x1bWU+OTM8L3ZvbHVtZT48bnVtYmVyPjQ8L251bWJlcj48
ZGF0ZXM+PHllYXI+MjAxNzwveWVhcj48L2RhdGVzPjxpc2JuPjA4OTYtNjI3MzwvaXNibj48dXJs
cz48L3VybHM+PC9yZWNvcmQ+PC9DaXRlPjxDaXRlPjxBdXRob3I+R3VsYXRpPC9BdXRob3I+PFll
YXI+MjAxNzwvWWVhcj48UmVjTnVtPjM4ODwvUmVjTnVtPjxyZWNvcmQ+PHJlYy1udW1iZXI+Mzg4
PC9yZWMtbnVtYmVyPjxmb3JlaWduLWtleXM+PGtleSBhcHA9IkVOIiBkYi1pZD0iMDk1dnpmMnp6
dmFycGFlemFkOXh3NTB1d3Z6d3NkNTllZGY5IiB0aW1lc3RhbXA9IjE2ODg4NzI0MTIiPjM4ODwv
a2V5PjwvZm9yZWlnbi1rZXlzPjxyZWYtdHlwZSBuYW1lPSJKb3VybmFsIEFydGljbGUiPjE3PC9y
ZWYtdHlwZT48Y29udHJpYnV0b3JzPjxhdXRob3JzPjxhdXRob3I+R3VsYXRpLCBUYW51ajwvYXV0
aG9yPjxhdXRob3I+R3VvLCBMaW5nPC9hdXRob3I+PGF1dGhvcj5SYW1hbmF0aGFuLCBEaGFrc2hp
biBTPC9hdXRob3I+PGF1dGhvcj5Cb2RlcHVkaSwgQW5pdGhhPC9hdXRob3I+PGF1dGhvcj5HYW5n
dWx5LCBLYXJ1bmVzaDwvYXV0aG9yPjwvYXV0aG9ycz48L2NvbnRyaWJ1dG9ycz48dGl0bGVzPjx0
aXRsZT5OZXVyYWwgcmVhY3RpdmF0aW9ucyBkdXJpbmcgc2xlZXAgZGV0ZXJtaW5lIG5ldHdvcmsg
Y3JlZGl0IGFzc2lnbm1lbnQ8L3RpdGxlPjxzZWNvbmRhcnktdGl0bGU+TmF0dXJlIG5ldXJvc2Np
ZW5jZTwvc2Vjb25kYXJ5LXRpdGxlPjwvdGl0bGVzPjxwZXJpb2RpY2FsPjxmdWxsLXRpdGxlPk5h
dHVyZSBuZXVyb3NjaWVuY2U8L2Z1bGwtdGl0bGU+PC9wZXJpb2RpY2FsPjxwYWdlcz4xMjc3LTEy
ODQ8L3BhZ2VzPjx2b2x1bWU+MjA8L3ZvbHVtZT48bnVtYmVyPjk8L251bWJlcj48ZGF0ZXM+PHll
YXI+MjAxNzwveWVhcj48L2RhdGVzPjxpc2JuPjEwOTctNjI1NjwvaXNibj48dXJscz48L3VybHM+
PC9yZWNvcmQ+PC9DaXRlPjwvRW5kTm90ZT4A
</w:fldData>
        </w:fldChar>
      </w:r>
      <w:r w:rsidR="00230773">
        <w:rPr>
          <w:rFonts w:ascii="Arial" w:eastAsiaTheme="minorEastAsia" w:hAnsi="Arial" w:cs="Arial"/>
        </w:rPr>
        <w:instrText xml:space="preserve"> ADDIN EN.CITE </w:instrText>
      </w:r>
      <w:r w:rsidR="00230773">
        <w:rPr>
          <w:rFonts w:ascii="Arial" w:eastAsiaTheme="minorEastAsia" w:hAnsi="Arial" w:cs="Arial"/>
        </w:rPr>
        <w:fldChar w:fldCharType="begin">
          <w:fldData xml:space="preserve">PEVuZE5vdGU+PENpdGU+PEF1dGhvcj5TaWx2ZXJzbWl0aDwvQXV0aG9yPjxZZWFyPjIwMjE8L1ll
YXI+PFJlY051bT45NzwvUmVjTnVtPjxEaXNwbGF5VGV4dD4oR2FuZ3VseSBhbmQgQ2FybWVuYSwg
MjAwOTsgV2FuZGVyIGV0IGFsLiwgMjAxMzsgT3JzYm9ybiBldCBhbC4sIDIwMTQ7IEF0aGFseWUg
ZXQgYWwuLCAyMDE3OyBHdWxhdGkgZXQgYWwuLCAyMDE3OyBTaWx2ZXJzbWl0aCBldCBhbC4sIDIw
MjEpPC9EaXNwbGF5VGV4dD48cmVjb3JkPjxyZWMtbnVtYmVyPjk3PC9yZWMtbnVtYmVyPjxmb3Jl
aWduLWtleXM+PGtleSBhcHA9IkVOIiBkYi1pZD0iMDk1dnpmMnp6dmFycGFlemFkOXh3NTB1d3Z6
d3NkNTllZGY5IiB0aW1lc3RhbXA9IjE2MDc4OTk1NDUiPjk3PC9rZXk+PC9mb3JlaWduLWtleXM+
PHJlZi10eXBlIG5hbWU9IkpvdXJuYWwgQXJ0aWNsZSI+MTc8L3JlZi10eXBlPjxjb250cmlidXRv
cnM+PGF1dGhvcnM+PGF1dGhvcj5TaWx2ZXJzbWl0aCwgRGFuaWVsIEI8L2F1dGhvcj48YXV0aG9y
PkFiaXJpLCBSZXphPC9hdXRob3I+PGF1dGhvcj5IYXJkeSwgTmljaG9sYXMgRjwvYXV0aG9yPjxh
dXRob3I+TmF0cmFqLCBOaWtoaWxlc2g8L2F1dGhvcj48YXV0aG9yPlR1LUNoYW4sIEFkZWx5bjwv
YXV0aG9yPjxhdXRob3I+Q2hhbmcsIEVkd2FyZCBGPC9hdXRob3I+PGF1dGhvcj5HYW5ndWx5LCBL
YXJ1bmVzaDwvYXV0aG9yPjwvYXV0aG9ycz48L2NvbnRyaWJ1dG9ycz48dGl0bGVzPjx0aXRsZT5Q
bHVnLWFuZC1wbGF5IGNvbnRyb2wgb2YgYSBicmFpbuKAk2NvbXB1dGVyIGludGVyZmFjZSB0aHJv
dWdoIG5ldXJhbCBtYXAgc3RhYmlsaXphdGlvbjwvdGl0bGU+PHNlY29uZGFyeS10aXRsZT5OYXR1
cmUgQmlvdGVjaG5vbG9neTwvc2Vjb25kYXJ5LXRpdGxlPjwvdGl0bGVzPjxwZXJpb2RpY2FsPjxm
dWxsLXRpdGxlPk5hdHVyZSBCaW90ZWNobm9sb2d5PC9mdWxsLXRpdGxlPjwvcGVyaW9kaWNhbD48
cGFnZXM+MzI2LTMzNTwvcGFnZXM+PHZvbHVtZT4zOSA8L3ZvbHVtZT48bnVtYmVyPjM8L251bWJl
cj48ZGF0ZXM+PHllYXI+MjAyMTwveWVhcj48L2RhdGVzPjxpc2JuPjE1NDYtMTY5NjwvaXNibj48
dXJscz48L3VybHM+PC9yZWNvcmQ+PC9DaXRlPjxDaXRlPjxBdXRob3I+V2FuZGVyPC9BdXRob3I+
PFllYXI+MjAxMzwvWWVhcj48UmVjTnVtPjMxNjwvUmVjTnVtPjxyZWNvcmQ+PHJlYy1udW1iZXI+
MzE2PC9yZWMtbnVtYmVyPjxmb3JlaWduLWtleXM+PGtleSBhcHA9IkVOIiBkYi1pZD0iMDk1dnpm
Mnp6dmFycGFlemFkOXh3NTB1d3Z6d3NkNTllZGY5IiB0aW1lc3RhbXA9IjE2NzUxNTMxNjkiPjMx
Njwva2V5PjwvZm9yZWlnbi1rZXlzPjxyZWYtdHlwZSBuYW1lPSJKb3VybmFsIEFydGljbGUiPjE3
PC9yZWYtdHlwZT48Y29udHJpYnV0b3JzPjxhdXRob3JzPjxhdXRob3I+V2FuZGVyLCBKZXJlbWlh
aCBEPC9hdXRob3I+PGF1dGhvcj5CbGFrZWx5LCBUaW1vdGh5PC9hdXRob3I+PGF1dGhvcj5NaWxs
ZXIsIEthaSBKPC9hdXRob3I+PGF1dGhvcj5XZWF2ZXIsIEt1cnQgRTwvYXV0aG9yPjxhdXRob3I+
Sm9obnNvbiwgTGlzZSBBPC9hdXRob3I+PGF1dGhvcj5PbHNvbiwgSmFyZWQgRDwvYXV0aG9yPjxh
dXRob3I+RmV0eiwgRWJlcmhhcmQgRTwvYXV0aG9yPjxhdXRob3I+UmFvLCBSYWplc2ggUE48L2F1
dGhvcj48YXV0aG9yPk9qZW1hbm4sIEplZmZyZXkgRzwvYXV0aG9yPjwvYXV0aG9ycz48L2NvbnRy
aWJ1dG9ycz48dGl0bGVzPjx0aXRsZT5EaXN0cmlidXRlZCBjb3J0aWNhbCBhZGFwdGF0aW9uIGR1
cmluZyBsZWFybmluZyBvZiBhIGJyYWlu4oCTY29tcHV0ZXIgaW50ZXJmYWNlIHRhc2s8L3RpdGxl
PjxzZWNvbmRhcnktdGl0bGU+UHJvY2VlZGluZ3Mgb2YgdGhlIE5hdGlvbmFsIEFjYWRlbXkgb2Yg
U2NpZW5jZXM8L3NlY29uZGFyeS10aXRsZT48L3RpdGxlcz48cGVyaW9kaWNhbD48ZnVsbC10aXRs
ZT5Qcm9jZWVkaW5ncyBvZiB0aGUgTmF0aW9uYWwgQWNhZGVteSBvZiBTY2llbmNlczwvZnVsbC10
aXRsZT48L3BlcmlvZGljYWw+PHBhZ2VzPjEwODE4LTEwODIzPC9wYWdlcz48dm9sdW1lPjExMDwv
dm9sdW1lPjxudW1iZXI+MjY8L251bWJlcj48ZGF0ZXM+PHllYXI+MjAxMzwveWVhcj48L2RhdGVz
Pjxpc2JuPjAwMjctODQyNDwvaXNibj48dXJscz48L3VybHM+PC9yZWNvcmQ+PC9DaXRlPjxDaXRl
PjxBdXRob3I+R2FuZ3VseTwvQXV0aG9yPjxZZWFyPjIwMDk8L1llYXI+PFJlY051bT4zMTI8L1Jl
Y051bT48cmVjb3JkPjxyZWMtbnVtYmVyPjMxMjwvcmVjLW51bWJlcj48Zm9yZWlnbi1rZXlzPjxr
ZXkgYXBwPSJFTiIgZGItaWQ9IjA5NXZ6ZjJ6enZhcnBhZXphZDl4dzUwdXd2endzZDU5ZWRmOSIg
dGltZXN0YW1wPSIxNjc1MTUyODM3Ij4zMTI8L2tleT48L2ZvcmVpZ24ta2V5cz48cmVmLXR5cGUg
bmFtZT0iSm91cm5hbCBBcnRpY2xlIj4xNzwvcmVmLXR5cGU+PGNvbnRyaWJ1dG9ycz48YXV0aG9y
cz48YXV0aG9yPkdhbmd1bHksIEthcnVuZXNoPC9hdXRob3I+PGF1dGhvcj5DYXJtZW5hLCBKb3Nl
IE08L2F1dGhvcj48L2F1dGhvcnM+PC9jb250cmlidXRvcnM+PHRpdGxlcz48dGl0bGU+RW1lcmdl
bmNlIG9mIGEgc3RhYmxlIGNvcnRpY2FsIG1hcCBmb3IgbmV1cm9wcm9zdGhldGljIGNvbnRyb2w8
L3RpdGxlPjxzZWNvbmRhcnktdGl0bGU+UExvUyBiaW9sb2d5PC9zZWNvbmRhcnktdGl0bGU+PC90
aXRsZXM+PHBlcmlvZGljYWw+PGZ1bGwtdGl0bGU+UExvUyBiaW9sb2d5PC9mdWxsLXRpdGxlPjwv
cGVyaW9kaWNhbD48cGFnZXM+ZTEwMDAxNTM8L3BhZ2VzPjx2b2x1bWU+Nzwvdm9sdW1lPjxudW1i
ZXI+NzwvbnVtYmVyPjxkYXRlcz48eWVhcj4yMDA5PC95ZWFyPjwvZGF0ZXM+PGlzYm4+MTU0NC05
MTczPC9pc2JuPjx1cmxzPjwvdXJscz48L3JlY29yZD48L0NpdGU+PENpdGU+PEF1dGhvcj5PcnNi
b3JuPC9BdXRob3I+PFllYXI+MjAxNDwvWWVhcj48UmVjTnVtPjI5NzwvUmVjTnVtPjxyZWNvcmQ+
PHJlYy1udW1iZXI+Mjk3PC9yZWMtbnVtYmVyPjxmb3JlaWduLWtleXM+PGtleSBhcHA9IkVOIiBk
Yi1pZD0iMDk1dnpmMnp6dmFycGFlemFkOXh3NTB1d3Z6d3NkNTllZGY5IiB0aW1lc3RhbXA9IjE2
NzI5MDgyNTUiPjI5Nzwva2V5PjwvZm9yZWlnbi1rZXlzPjxyZWYtdHlwZSBuYW1lPSJKb3VybmFs
IEFydGljbGUiPjE3PC9yZWYtdHlwZT48Y29udHJpYnV0b3JzPjxhdXRob3JzPjxhdXRob3I+T3Jz
Ym9ybiwgQW15IEw8L2F1dGhvcj48YXV0aG9yPk1vb3JtYW4sIEhlbGVuZSBHPC9hdXRob3I+PGF1
dGhvcj5PdmVyZHVpbiwgU2ltb24gQTwvYXV0aG9yPjxhdXRob3I+U2hhbmVjaGksIE1hcnlhbSBN
PC9hdXRob3I+PGF1dGhvcj5EaW1pdHJvdiwgRHJhZ2FuIEY8L2F1dGhvcj48YXV0aG9yPkNhcm1l
bmEsIEpvc2UgTTwvYXV0aG9yPjwvYXV0aG9ycz48L2NvbnRyaWJ1dG9ycz48dGl0bGVzPjx0aXRs
ZT5DbG9zZWQtbG9vcCBkZWNvZGVyIGFkYXB0YXRpb24gc2hhcGVzIG5ldXJhbCBwbGFzdGljaXR5
IGZvciBza2lsbGZ1bCBuZXVyb3Byb3N0aGV0aWMgY29udHJvbDwvdGl0bGU+PHNlY29uZGFyeS10
aXRsZT5OZXVyb248L3NlY29uZGFyeS10aXRsZT48L3RpdGxlcz48cGVyaW9kaWNhbD48ZnVsbC10
aXRsZT5OZXVyb248L2Z1bGwtdGl0bGU+PC9wZXJpb2RpY2FsPjxwYWdlcz4xMzgwLTEzOTM8L3Bh
Z2VzPjx2b2x1bWU+ODI8L3ZvbHVtZT48bnVtYmVyPjY8L251bWJlcj48ZGF0ZXM+PHllYXI+MjAx
NDwveWVhcj48L2RhdGVzPjxpc2JuPjA4OTYtNjI3MzwvaXNibj48dXJscz48L3VybHM+PC9yZWNv
cmQ+PC9DaXRlPjxDaXRlPjxBdXRob3I+QXRoYWx5ZTwvQXV0aG9yPjxZZWFyPjIwMTc8L1llYXI+
PFJlY051bT44OTwvUmVjTnVtPjxyZWNvcmQ+PHJlYy1udW1iZXI+ODk8L3JlYy1udW1iZXI+PGZv
cmVpZ24ta2V5cz48a2V5IGFwcD0iRU4iIGRiLWlkPSIwOTV2emYyenp2YXJwYWV6YWQ5eHc1MHV3
dnp3c2Q1OWVkZjkiIHRpbWVzdGFtcD0iMTYwNjM1MDY3MSI+ODk8L2tleT48L2ZvcmVpZ24ta2V5
cz48cmVmLXR5cGUgbmFtZT0iSm91cm5hbCBBcnRpY2xlIj4xNzwvcmVmLXR5cGU+PGNvbnRyaWJ1
dG9ycz48YXV0aG9ycz48YXV0aG9yPkF0aGFseWUsIFZpdmVrIFI8L2F1dGhvcj48YXV0aG9yPkdh
bmd1bHksIEthcnVuZXNoPC9hdXRob3I+PGF1dGhvcj5Db3N0YSwgUnVpIE08L2F1dGhvcj48YXV0
aG9yPkNhcm1lbmEsIEpvc2UgTTwvYXV0aG9yPjwvYXV0aG9ycz48L2NvbnRyaWJ1dG9ycz48dGl0
bGVzPjx0aXRsZT5FbWVyZ2VuY2Ugb2YgY29vcmRpbmF0ZWQgbmV1cmFsIGR5bmFtaWNzIHVuZGVy
bGllcyBuZXVyb3Byb3N0aGV0aWMgbGVhcm5pbmcgYW5kIHNraWxsZnVsIGNvbnRyb2w8L3RpdGxl
PjxzZWNvbmRhcnktdGl0bGU+TmV1cm9uPC9zZWNvbmRhcnktdGl0bGU+PC90aXRsZXM+PHBlcmlv
ZGljYWw+PGZ1bGwtdGl0bGU+TmV1cm9uPC9mdWxsLXRpdGxlPjwvcGVyaW9kaWNhbD48cGFnZXM+
OTU1LTk3MC4gZTU8L3BhZ2VzPjx2b2x1bWU+OTM8L3ZvbHVtZT48bnVtYmVyPjQ8L251bWJlcj48
ZGF0ZXM+PHllYXI+MjAxNzwveWVhcj48L2RhdGVzPjxpc2JuPjA4OTYtNjI3MzwvaXNibj48dXJs
cz48L3VybHM+PC9yZWNvcmQ+PC9DaXRlPjxDaXRlPjxBdXRob3I+R3VsYXRpPC9BdXRob3I+PFll
YXI+MjAxNzwvWWVhcj48UmVjTnVtPjM4ODwvUmVjTnVtPjxyZWNvcmQ+PHJlYy1udW1iZXI+Mzg4
PC9yZWMtbnVtYmVyPjxmb3JlaWduLWtleXM+PGtleSBhcHA9IkVOIiBkYi1pZD0iMDk1dnpmMnp6
dmFycGFlemFkOXh3NTB1d3Z6d3NkNTllZGY5IiB0aW1lc3RhbXA9IjE2ODg4NzI0MTIiPjM4ODwv
a2V5PjwvZm9yZWlnbi1rZXlzPjxyZWYtdHlwZSBuYW1lPSJKb3VybmFsIEFydGljbGUiPjE3PC9y
ZWYtdHlwZT48Y29udHJpYnV0b3JzPjxhdXRob3JzPjxhdXRob3I+R3VsYXRpLCBUYW51ajwvYXV0
aG9yPjxhdXRob3I+R3VvLCBMaW5nPC9hdXRob3I+PGF1dGhvcj5SYW1hbmF0aGFuLCBEaGFrc2hp
biBTPC9hdXRob3I+PGF1dGhvcj5Cb2RlcHVkaSwgQW5pdGhhPC9hdXRob3I+PGF1dGhvcj5HYW5n
dWx5LCBLYXJ1bmVzaDwvYXV0aG9yPjwvYXV0aG9ycz48L2NvbnRyaWJ1dG9ycz48dGl0bGVzPjx0
aXRsZT5OZXVyYWwgcmVhY3RpdmF0aW9ucyBkdXJpbmcgc2xlZXAgZGV0ZXJtaW5lIG5ldHdvcmsg
Y3JlZGl0IGFzc2lnbm1lbnQ8L3RpdGxlPjxzZWNvbmRhcnktdGl0bGU+TmF0dXJlIG5ldXJvc2Np
ZW5jZTwvc2Vjb25kYXJ5LXRpdGxlPjwvdGl0bGVzPjxwZXJpb2RpY2FsPjxmdWxsLXRpdGxlPk5h
dHVyZSBuZXVyb3NjaWVuY2U8L2Z1bGwtdGl0bGU+PC9wZXJpb2RpY2FsPjxwYWdlcz4xMjc3LTEy
ODQ8L3BhZ2VzPjx2b2x1bWU+MjA8L3ZvbHVtZT48bnVtYmVyPjk8L251bWJlcj48ZGF0ZXM+PHll
YXI+MjAxNzwveWVhcj48L2RhdGVzPjxpc2JuPjEwOTctNjI1NjwvaXNibj48dXJscz48L3VybHM+
PC9yZWNvcmQ+PC9DaXRlPjwvRW5kTm90ZT4A
</w:fldData>
        </w:fldChar>
      </w:r>
      <w:r w:rsidR="00230773">
        <w:rPr>
          <w:rFonts w:ascii="Arial" w:eastAsiaTheme="minorEastAsia" w:hAnsi="Arial" w:cs="Arial"/>
        </w:rPr>
        <w:instrText xml:space="preserve"> ADDIN EN.CITE.DATA </w:instrText>
      </w:r>
      <w:r w:rsidR="00230773">
        <w:rPr>
          <w:rFonts w:ascii="Arial" w:eastAsiaTheme="minorEastAsia" w:hAnsi="Arial" w:cs="Arial"/>
        </w:rPr>
      </w:r>
      <w:r w:rsidR="00230773">
        <w:rPr>
          <w:rFonts w:ascii="Arial" w:eastAsiaTheme="minorEastAsia" w:hAnsi="Arial" w:cs="Arial"/>
        </w:rPr>
        <w:fldChar w:fldCharType="end"/>
      </w:r>
      <w:r>
        <w:rPr>
          <w:rFonts w:ascii="Arial" w:eastAsiaTheme="minorEastAsia" w:hAnsi="Arial" w:cs="Arial"/>
        </w:rPr>
      </w:r>
      <w:r>
        <w:rPr>
          <w:rFonts w:ascii="Arial" w:eastAsiaTheme="minorEastAsia" w:hAnsi="Arial" w:cs="Arial"/>
        </w:rPr>
        <w:fldChar w:fldCharType="separate"/>
      </w:r>
      <w:r w:rsidR="00230773">
        <w:rPr>
          <w:rFonts w:ascii="Arial" w:eastAsiaTheme="minorEastAsia" w:hAnsi="Arial" w:cs="Arial"/>
          <w:noProof/>
        </w:rPr>
        <w:t>(Ganguly and Carmena, 2009; Wander et al., 2013; Orsborn et al., 2014; Athalye et al., 2017; Gulati et al., 2017; Silversmith et al., 2021)</w:t>
      </w:r>
      <w:r>
        <w:rPr>
          <w:rFonts w:ascii="Arial" w:eastAsiaTheme="minorEastAsia" w:hAnsi="Arial" w:cs="Arial"/>
        </w:rPr>
        <w:fldChar w:fldCharType="end"/>
      </w:r>
      <w:r>
        <w:rPr>
          <w:rFonts w:ascii="Arial" w:eastAsiaTheme="minorEastAsia" w:hAnsi="Arial" w:cs="Arial"/>
        </w:rPr>
        <w:t>. Indeed, we found that a ReFit-Kalman Filter initialized using visual observation resulted in poor across-day representational stability</w:t>
      </w:r>
      <w:r w:rsidR="00D85CD2">
        <w:rPr>
          <w:rFonts w:ascii="Arial" w:eastAsiaTheme="minorEastAsia" w:hAnsi="Arial" w:cs="Arial"/>
        </w:rPr>
        <w:t xml:space="preserve"> with much less target-specific discernability</w:t>
      </w:r>
      <w:r>
        <w:rPr>
          <w:rFonts w:ascii="Arial" w:eastAsiaTheme="minorEastAsia" w:hAnsi="Arial" w:cs="Arial"/>
        </w:rPr>
        <w:t>. In contrast, a discrete decoding framework perhaps does not incorporate the constraint of learning a transformation and seems to only reinforce the precision of existing stable representations with visual feedback to effectively learn</w:t>
      </w:r>
      <w:r w:rsidR="0091145F">
        <w:rPr>
          <w:rFonts w:ascii="Arial" w:eastAsiaTheme="minorEastAsia" w:hAnsi="Arial" w:cs="Arial"/>
        </w:rPr>
        <w:t xml:space="preserve"> proficient closed-loop control</w:t>
      </w:r>
      <w:r>
        <w:rPr>
          <w:rFonts w:ascii="Arial" w:eastAsiaTheme="minorEastAsia" w:hAnsi="Arial" w:cs="Arial"/>
        </w:rPr>
        <w:t xml:space="preserve"> </w:t>
      </w:r>
      <w:r w:rsidR="00027856">
        <w:rPr>
          <w:rFonts w:ascii="Arial" w:eastAsiaTheme="minorEastAsia" w:hAnsi="Arial" w:cs="Arial"/>
        </w:rPr>
        <w:fldChar w:fldCharType="begin"/>
      </w:r>
      <w:r w:rsidR="00027856">
        <w:rPr>
          <w:rFonts w:ascii="Arial" w:eastAsiaTheme="minorEastAsia" w:hAnsi="Arial" w:cs="Arial"/>
        </w:rPr>
        <w:instrText xml:space="preserve"> ADDIN EN.CITE &lt;EndNote&gt;&lt;Cite&gt;&lt;Author&gt;Pancholi&lt;/Author&gt;&lt;Year&gt;2023&lt;/Year&gt;&lt;RecNum&gt;377&lt;/RecNum&gt;&lt;DisplayText&gt;(Pancholi et al., 2023)&lt;/DisplayText&gt;&lt;record&gt;&lt;rec-number&gt;377&lt;/rec-number&gt;&lt;foreign-keys&gt;&lt;key app="EN" db-id="095vzf2zzvarpaezad9xw50uwvzwsd59edf9" timestamp="1688617261"&gt;377&lt;/key&gt;&lt;/foreign-keys&gt;&lt;ref-type name="Journal Article"&gt;17&lt;/ref-type&gt;&lt;contributors&gt;&lt;authors&gt;&lt;author&gt;Pancholi, Ravi&lt;/author&gt;&lt;author&gt;Ryan, Lauren&lt;/author&gt;&lt;author&gt;Peron, Simon&lt;/author&gt;&lt;/authors&gt;&lt;/contributors&gt;&lt;titles&gt;&lt;title&gt;Learning in a sensory cortical microstimulation task is associated with elevated representational stability&lt;/title&gt;&lt;secondary-title&gt;Nature Communications&lt;/secondary-title&gt;&lt;/titles&gt;&lt;periodical&gt;&lt;full-title&gt;Nature communications&lt;/full-title&gt;&lt;/periodical&gt;&lt;pages&gt;3860&lt;/pages&gt;&lt;volume&gt;14&lt;/volume&gt;&lt;number&gt;1&lt;/number&gt;&lt;dates&gt;&lt;year&gt;2023&lt;/year&gt;&lt;/dates&gt;&lt;isbn&gt;2041-1723&lt;/isbn&gt;&lt;urls&gt;&lt;/urls&gt;&lt;/record&gt;&lt;/Cite&gt;&lt;/EndNote&gt;</w:instrText>
      </w:r>
      <w:r w:rsidR="00027856">
        <w:rPr>
          <w:rFonts w:ascii="Arial" w:eastAsiaTheme="minorEastAsia" w:hAnsi="Arial" w:cs="Arial"/>
        </w:rPr>
        <w:fldChar w:fldCharType="separate"/>
      </w:r>
      <w:r w:rsidR="00027856">
        <w:rPr>
          <w:rFonts w:ascii="Arial" w:eastAsiaTheme="minorEastAsia" w:hAnsi="Arial" w:cs="Arial"/>
          <w:noProof/>
        </w:rPr>
        <w:t>(Pancholi et al., 2023)</w:t>
      </w:r>
      <w:r w:rsidR="00027856">
        <w:rPr>
          <w:rFonts w:ascii="Arial" w:eastAsiaTheme="minorEastAsia" w:hAnsi="Arial" w:cs="Arial"/>
        </w:rPr>
        <w:fldChar w:fldCharType="end"/>
      </w:r>
      <w:r>
        <w:rPr>
          <w:rFonts w:ascii="Arial" w:eastAsiaTheme="minorEastAsia" w:hAnsi="Arial" w:cs="Arial"/>
        </w:rPr>
        <w:t xml:space="preserve">. </w:t>
      </w:r>
    </w:p>
    <w:p w14:paraId="04432E40" w14:textId="77777777" w:rsidR="0019244C" w:rsidRDefault="0019244C" w:rsidP="0085706B">
      <w:pPr>
        <w:spacing w:line="288" w:lineRule="auto"/>
        <w:contextualSpacing/>
        <w:jc w:val="both"/>
        <w:rPr>
          <w:rFonts w:ascii="Arial" w:eastAsiaTheme="minorEastAsia" w:hAnsi="Arial" w:cs="Arial"/>
        </w:rPr>
      </w:pPr>
    </w:p>
    <w:p w14:paraId="70B1754A" w14:textId="52F3BB42" w:rsidR="00AD2839" w:rsidRPr="00BD2B45" w:rsidRDefault="00875AD2" w:rsidP="009C0E38">
      <w:pPr>
        <w:spacing w:line="288" w:lineRule="auto"/>
        <w:contextualSpacing/>
        <w:jc w:val="both"/>
        <w:rPr>
          <w:rFonts w:ascii="Arial" w:eastAsiaTheme="minorEastAsia" w:hAnsi="Arial" w:cs="Arial"/>
        </w:rPr>
      </w:pPr>
      <w:r>
        <w:rPr>
          <w:rFonts w:ascii="Arial" w:eastAsiaTheme="minorEastAsia" w:hAnsi="Arial" w:cs="Arial"/>
        </w:rPr>
        <w:t xml:space="preserve">Our framework also highlights what type of </w:t>
      </w:r>
      <w:r w:rsidR="00DB3D1F">
        <w:rPr>
          <w:rFonts w:ascii="Arial" w:eastAsiaTheme="minorEastAsia" w:hAnsi="Arial" w:cs="Arial"/>
        </w:rPr>
        <w:t>commands</w:t>
      </w:r>
      <w:r>
        <w:rPr>
          <w:rFonts w:ascii="Arial" w:eastAsiaTheme="minorEastAsia" w:hAnsi="Arial" w:cs="Arial"/>
        </w:rPr>
        <w:t xml:space="preserve"> might be best decodable </w:t>
      </w:r>
      <w:r w:rsidR="009C04B6">
        <w:rPr>
          <w:rFonts w:ascii="Arial" w:eastAsiaTheme="minorEastAsia" w:hAnsi="Arial" w:cs="Arial"/>
        </w:rPr>
        <w:t>for BCIs using</w:t>
      </w:r>
      <w:r>
        <w:rPr>
          <w:rFonts w:ascii="Arial" w:eastAsiaTheme="minorEastAsia" w:hAnsi="Arial" w:cs="Arial"/>
        </w:rPr>
        <w:t xml:space="preserve"> mesoscale ECoG</w:t>
      </w:r>
      <w:r w:rsidR="00350C77">
        <w:rPr>
          <w:rFonts w:ascii="Arial" w:eastAsiaTheme="minorEastAsia" w:hAnsi="Arial" w:cs="Arial"/>
        </w:rPr>
        <w:t xml:space="preserve"> in paralyzed subjects</w:t>
      </w:r>
      <w:r>
        <w:rPr>
          <w:rFonts w:ascii="Arial" w:eastAsiaTheme="minorEastAsia" w:hAnsi="Arial" w:cs="Arial"/>
        </w:rPr>
        <w:t xml:space="preserve"> </w:t>
      </w:r>
      <w:r w:rsidR="009C04B6" w:rsidRPr="00350C77">
        <w:rPr>
          <w:rFonts w:ascii="Arial" w:eastAsiaTheme="minorEastAsia" w:hAnsi="Arial" w:cs="Arial"/>
        </w:rPr>
        <w:fldChar w:fldCharType="begin">
          <w:fldData xml:space="preserve">PEVuZE5vdGU+PENpdGU+PEF1dGhvcj5DaGFvPC9BdXRob3I+PFllYXI+MjAxMDwvWWVhcj48UmVj
TnVtPjk1PC9SZWNOdW0+PERpc3BsYXlUZXh0PihMZXV0aGFyZHQgZXQgYWwuLCAyMDA0OyBTY2hh
bGsgZXQgYWwuLCAyMDA3OyBHYW5ndWx5IGV0IGFsLiwgMjAwOTsgQ2hhbyBldCBhbC4sIDIwMTA7
IE5hdHJhaiBldCBhbC4sIDIwMjIpPC9EaXNwbGF5VGV4dD48cmVjb3JkPjxyZWMtbnVtYmVyPjk1
PC9yZWMtbnVtYmVyPjxmb3JlaWduLWtleXM+PGtleSBhcHA9IkVOIiBkYi1pZD0iMDk1dnpmMnp6
dmFycGFlemFkOXh3NTB1d3Z6d3NkNTllZGY5IiB0aW1lc3RhbXA9IjE2MDc4OTk0NDgiPjk1PC9r
ZXk+PC9mb3JlaWduLWtleXM+PHJlZi10eXBlIG5hbWU9IkpvdXJuYWwgQXJ0aWNsZSI+MTc8L3Jl
Zi10eXBlPjxjb250cmlidXRvcnM+PGF1dGhvcnM+PGF1dGhvcj5DaGFvLCBaZW5hcyBDPC9hdXRo
b3I+PGF1dGhvcj5OYWdhc2FrYSwgWWFzdW88L2F1dGhvcj48YXV0aG9yPkZ1amlpLCBOYW90YWth
PC9hdXRob3I+PC9hdXRob3JzPjwvY29udHJpYnV0b3JzPjx0aXRsZXM+PHRpdGxlPkxvbmctdGVy
bSBhc3luY2hyb25vdXMgZGVjb2Rpbmcgb2YgYXJtIG1vdGlvbiB1c2luZyBlbGVjdHJvY29ydGlj
b2dyYXBoaWMgc2lnbmFscyBpbiBtb25rZXk8L3RpdGxlPjxzZWNvbmRhcnktdGl0bGU+RnJvbnRp
ZXJzIGluIG5ldXJvZW5naW5lZXJpbmc8L3NlY29uZGFyeS10aXRsZT48L3RpdGxlcz48cGVyaW9k
aWNhbD48ZnVsbC10aXRsZT5Gcm9udGllcnMgaW4gbmV1cm9lbmdpbmVlcmluZzwvZnVsbC10aXRs
ZT48L3BlcmlvZGljYWw+PHBhZ2VzPjM8L3BhZ2VzPjx2b2x1bWU+Mzwvdm9sdW1lPjxkYXRlcz48
eWVhcj4yMDEwPC95ZWFyPjwvZGF0ZXM+PGlzYm4+MTY2Mi02NDQzPC9pc2JuPjx1cmxzPjwvdXJs
cz48L3JlY29yZD48L0NpdGU+PENpdGU+PEF1dGhvcj5HYW5ndWx5PC9BdXRob3I+PFllYXI+MjAw
OTwvWWVhcj48UmVjTnVtPjgxPC9SZWNOdW0+PHJlY29yZD48cmVjLW51bWJlcj44MTwvcmVjLW51
bWJlcj48Zm9yZWlnbi1rZXlzPjxrZXkgYXBwPSJFTiIgZGItaWQ9IjA5NXZ6ZjJ6enZhcnBhZXph
ZDl4dzUwdXd2endzZDU5ZWRmOSIgdGltZXN0YW1wPSIxNTk2MDQyNDIwIj44MTwva2V5PjwvZm9y
ZWlnbi1rZXlzPjxyZWYtdHlwZSBuYW1lPSJKb3VybmFsIEFydGljbGUiPjE3PC9yZWYtdHlwZT48
Y29udHJpYnV0b3JzPjxhdXRob3JzPjxhdXRob3I+R2FuZ3VseSwgS2FydW5lc2g8L2F1dGhvcj48
YXV0aG9yPlNlY3VuZG8sIExhdmk8L2F1dGhvcj48YXV0aG9yPlJhbmFkZSwgR2lyZWVqYTwvYXV0
aG9yPjxhdXRob3I+T3JzYm9ybiwgQW15PC9hdXRob3I+PGF1dGhvcj5DaGFuZywgRWR3YXJkIEY8
L2F1dGhvcj48YXV0aG9yPkRpbWl0cm92LCBEcmFnYW4gRjwvYXV0aG9yPjxhdXRob3I+V2FsbGlz
LCBKb25hdGhhbiBEPC9hdXRob3I+PGF1dGhvcj5CYXJiYXJvLCBOaWNob2xhcyBNPC9hdXRob3I+
PGF1dGhvcj5LbmlnaHQsIFJvYmVydCBUPC9hdXRob3I+PGF1dGhvcj5DYXJtZW5hLCBKb3NlIE08
L2F1dGhvcj48L2F1dGhvcnM+PC9jb250cmlidXRvcnM+PHRpdGxlcz48dGl0bGU+Q29ydGljYWwg
cmVwcmVzZW50YXRpb24gb2YgaXBzaWxhdGVyYWwgYXJtIG1vdmVtZW50cyBpbiBtb25rZXkgYW5k
IG1hbjwvdGl0bGU+PHNlY29uZGFyeS10aXRsZT5Kb3VybmFsIG9mIE5ldXJvc2NpZW5jZTwvc2Vj
b25kYXJ5LXRpdGxlPjwvdGl0bGVzPjxwZXJpb2RpY2FsPjxmdWxsLXRpdGxlPkpvdXJuYWwgb2Yg
TmV1cm9zY2llbmNlPC9mdWxsLXRpdGxlPjwvcGVyaW9kaWNhbD48cGFnZXM+MTI5NDgtMTI5NTY8
L3BhZ2VzPjx2b2x1bWU+Mjk8L3ZvbHVtZT48bnVtYmVyPjQxPC9udW1iZXI+PGRhdGVzPjx5ZWFy
PjIwMDk8L3llYXI+PC9kYXRlcz48aXNibj4wMjcwLTY0NzQ8L2lzYm4+PHVybHM+PC91cmxzPjwv
cmVjb3JkPjwvQ2l0ZT48Q2l0ZT48QXV0aG9yPkxldXRoYXJkdDwvQXV0aG9yPjxZZWFyPjIwMDQ8
L1llYXI+PFJlY051bT4xPC9SZWNOdW0+PHJlY29yZD48cmVjLW51bWJlcj4xPC9yZWMtbnVtYmVy
Pjxmb3JlaWduLWtleXM+PGtleSBhcHA9IkVOIiBkYi1pZD0iNTlhc2RyMmE4ZXd0ZXFlc3BzeTV0
ZGF2YXc1MHI5d2RlZXNyIiB0aW1lc3RhbXA9IjE2ODIzNzQ1NTMiPjE8L2tleT48L2ZvcmVpZ24t
a2V5cz48cmVmLXR5cGUgbmFtZT0iSm91cm5hbCBBcnRpY2xlIj4xNzwvcmVmLXR5cGU+PGNvbnRy
aWJ1dG9ycz48YXV0aG9ycz48YXV0aG9yPkxldXRoYXJkdCwgRXJpYyBDPC9hdXRob3I+PGF1dGhv
cj5TY2hhbGssIEdlcndpbjwvYXV0aG9yPjxhdXRob3I+V29scGF3LCBKb25hdGhhbiBSPC9hdXRo
b3I+PGF1dGhvcj5PamVtYW5uLCBKZWZmcmV5IEc8L2F1dGhvcj48YXV0aG9yPk1vcmFuLCBEYW5p
ZWwgVzwvYXV0aG9yPjwvYXV0aG9ycz48L2NvbnRyaWJ1dG9ycz48dGl0bGVzPjx0aXRsZT5BIGJy
YWlu4oCTY29tcHV0ZXIgaW50ZXJmYWNlIHVzaW5nIGVsZWN0cm9jb3J0aWNvZ3JhcGhpYyBzaWdu
YWxzIGluIGh1bWFuczwvdGl0bGU+PHNlY29uZGFyeS10aXRsZT5Kb3VybmFsIG9mIG5ldXJhbCBl
bmdpbmVlcmluZzwvc2Vjb25kYXJ5LXRpdGxlPjwvdGl0bGVzPjxwYWdlcz42MzwvcGFnZXM+PHZv
bHVtZT4xPC92b2x1bWU+PG51bWJlcj4yPC9udW1iZXI+PGRhdGVzPjx5ZWFyPjIwMDQ8L3llYXI+
PC9kYXRlcz48aXNibj4xNzQxLTI1NTI8L2lzYm4+PHVybHM+PC91cmxzPjwvcmVjb3JkPjwvQ2l0
ZT48Q2l0ZT48QXV0aG9yPlNjaGFsazwvQXV0aG9yPjxZZWFyPjIwMDc8L1llYXI+PFJlY051bT4z
MDwvUmVjTnVtPjxyZWNvcmQ+PHJlYy1udW1iZXI+MzA8L3JlYy1udW1iZXI+PGZvcmVpZ24ta2V5
cz48a2V5IGFwcD0iRU4iIGRiLWlkPSIwOTV2emYyenp2YXJwYWV6YWQ5eHc1MHV3dnp3c2Q1OWVk
ZjkiIHRpbWVzdGFtcD0iMTU4ODEyNjQ0MCI+MzA8L2tleT48L2ZvcmVpZ24ta2V5cz48cmVmLXR5
cGUgbmFtZT0iSm91cm5hbCBBcnRpY2xlIj4xNzwvcmVmLXR5cGU+PGNvbnRyaWJ1dG9ycz48YXV0
aG9ycz48YXV0aG9yPlNjaGFsaywgRzwvYXV0aG9yPjxhdXRob3I+S3ViYW5laywgSjwvYXV0aG9y
PjxhdXRob3I+TWlsbGVyLCBLSjwvYXV0aG9yPjxhdXRob3I+QW5kZXJzb24sIE5SPC9hdXRob3I+
PGF1dGhvcj5MZXV0aGFyZHQsIEVDPC9hdXRob3I+PGF1dGhvcj5PamVtYW5uLCBKRzwvYXV0aG9y
PjxhdXRob3I+TGltYnJpY2ssIERhdmU8L2F1dGhvcj48YXV0aG9yPk1vcmFuLCBEPC9hdXRob3I+
PGF1dGhvcj5HZXJoYXJkdCwgTEE8L2F1dGhvcj48YXV0aG9yPldvbHBhdywgSlI8L2F1dGhvcj48
L2F1dGhvcnM+PC9jb250cmlidXRvcnM+PHRpdGxlcz48dGl0bGU+RGVjb2RpbmcgdHdvLWRpbWVu
c2lvbmFsIG1vdmVtZW50IHRyYWplY3RvcmllcyB1c2luZyBlbGVjdHJvY29ydGljb2dyYXBoaWMg
c2lnbmFscyBpbiBodW1hbnM8L3RpdGxlPjxzZWNvbmRhcnktdGl0bGU+Sm91cm5hbCBvZiBuZXVy
YWwgZW5naW5lZXJpbmc8L3NlY29uZGFyeS10aXRsZT48L3RpdGxlcz48cGVyaW9kaWNhbD48ZnVs
bC10aXRsZT5Kb3VybmFsIG9mIG5ldXJhbCBlbmdpbmVlcmluZzwvZnVsbC10aXRsZT48L3Blcmlv
ZGljYWw+PHBhZ2VzPjI2NDwvcGFnZXM+PHZvbHVtZT40PC92b2x1bWU+PG51bWJlcj4zPC9udW1i
ZXI+PGRhdGVzPjx5ZWFyPjIwMDc8L3llYXI+PC9kYXRlcz48aXNibj4xNzQxLTI1NTI8L2lzYm4+
PHVybHM+PC91cmxzPjwvcmVjb3JkPjwvQ2l0ZT48Q2l0ZT48QXV0aG9yPk5hdHJhajwvQXV0aG9y
PjxZZWFyPjIwMjI8L1llYXI+PFJlY051bT4yODc8L1JlY051bT48cmVjb3JkPjxyZWMtbnVtYmVy
PjI4NzwvcmVjLW51bWJlcj48Zm9yZWlnbi1rZXlzPjxrZXkgYXBwPSJFTiIgZGItaWQ9IjA5NXZ6
ZjJ6enZhcnBhZXphZDl4dzUwdXd2endzZDU5ZWRmOSIgdGltZXN0YW1wPSIxNjcyMDQzNzIwIj4y
ODc8L2tleT48L2ZvcmVpZ24ta2V5cz48cmVmLXR5cGUgbmFtZT0iSm91cm5hbCBBcnRpY2xlIj4x
NzwvcmVmLXR5cGU+PGNvbnRyaWJ1dG9ycz48YXV0aG9ycz48YXV0aG9yPk5hdHJhaiwgTmlraGls
ZXNoPC9hdXRob3I+PGF1dGhvcj5TaWx2ZXJzbWl0aCwgRGFuaWVsIEI8L2F1dGhvcj48YXV0aG9y
PkNoYW5nLCBFZHdhcmQgRjwvYXV0aG9yPjxhdXRob3I+R2FuZ3VseSwgS2FydW5lc2g8L2F1dGhv
cj48L2F1dGhvcnM+PC9jb250cmlidXRvcnM+PHRpdGxlcz48dGl0bGU+Q29tcGFydG1lbnRhbGl6
ZWQgZHluYW1pY3Mgd2l0aGluIGEgY29tbW9uIG11bHRpLWFyZWEgbWVzb3NjYWxlIG1hbmlmb2xk
IHJlcHJlc2VudCBhIHJlcGVydG9pcmUgb2YgaHVtYW4gaGFuZCBtb3ZlbWVudHM8L3RpdGxlPjxz
ZWNvbmRhcnktdGl0bGU+TmV1cm9uPC9zZWNvbmRhcnktdGl0bGU+PC90aXRsZXM+PHBlcmlvZGlj
YWw+PGZ1bGwtdGl0bGU+TmV1cm9uPC9mdWxsLXRpdGxlPjwvcGVyaW9kaWNhbD48cGFnZXM+MTU0
LTE3NC4gZTEyPC9wYWdlcz48dm9sdW1lPjExMDwvdm9sdW1lPjxudW1iZXI+MTwvbnVtYmVyPjxk
YXRlcz48eWVhcj4yMDIyPC95ZWFyPjwvZGF0ZXM+PGlzYm4+MDg5Ni02MjczPC9pc2JuPjx1cmxz
PjwvdXJscz48L3JlY29yZD48L0NpdGU+PC9FbmROb3RlPn==
</w:fldData>
        </w:fldChar>
      </w:r>
      <w:r w:rsidR="00BD2B45">
        <w:rPr>
          <w:rFonts w:ascii="Arial" w:eastAsiaTheme="minorEastAsia" w:hAnsi="Arial" w:cs="Arial"/>
        </w:rPr>
        <w:instrText xml:space="preserve"> ADDIN EN.CITE </w:instrText>
      </w:r>
      <w:r w:rsidR="00BD2B45">
        <w:rPr>
          <w:rFonts w:ascii="Arial" w:eastAsiaTheme="minorEastAsia" w:hAnsi="Arial" w:cs="Arial"/>
        </w:rPr>
        <w:fldChar w:fldCharType="begin">
          <w:fldData xml:space="preserve">PEVuZE5vdGU+PENpdGU+PEF1dGhvcj5DaGFvPC9BdXRob3I+PFllYXI+MjAxMDwvWWVhcj48UmVj
TnVtPjk1PC9SZWNOdW0+PERpc3BsYXlUZXh0PihMZXV0aGFyZHQgZXQgYWwuLCAyMDA0OyBTY2hh
bGsgZXQgYWwuLCAyMDA3OyBHYW5ndWx5IGV0IGFsLiwgMjAwOTsgQ2hhbyBldCBhbC4sIDIwMTA7
IE5hdHJhaiBldCBhbC4sIDIwMjIpPC9EaXNwbGF5VGV4dD48cmVjb3JkPjxyZWMtbnVtYmVyPjk1
PC9yZWMtbnVtYmVyPjxmb3JlaWduLWtleXM+PGtleSBhcHA9IkVOIiBkYi1pZD0iMDk1dnpmMnp6
dmFycGFlemFkOXh3NTB1d3Z6d3NkNTllZGY5IiB0aW1lc3RhbXA9IjE2MDc4OTk0NDgiPjk1PC9r
ZXk+PC9mb3JlaWduLWtleXM+PHJlZi10eXBlIG5hbWU9IkpvdXJuYWwgQXJ0aWNsZSI+MTc8L3Jl
Zi10eXBlPjxjb250cmlidXRvcnM+PGF1dGhvcnM+PGF1dGhvcj5DaGFvLCBaZW5hcyBDPC9hdXRo
b3I+PGF1dGhvcj5OYWdhc2FrYSwgWWFzdW88L2F1dGhvcj48YXV0aG9yPkZ1amlpLCBOYW90YWth
PC9hdXRob3I+PC9hdXRob3JzPjwvY29udHJpYnV0b3JzPjx0aXRsZXM+PHRpdGxlPkxvbmctdGVy
bSBhc3luY2hyb25vdXMgZGVjb2Rpbmcgb2YgYXJtIG1vdGlvbiB1c2luZyBlbGVjdHJvY29ydGlj
b2dyYXBoaWMgc2lnbmFscyBpbiBtb25rZXk8L3RpdGxlPjxzZWNvbmRhcnktdGl0bGU+RnJvbnRp
ZXJzIGluIG5ldXJvZW5naW5lZXJpbmc8L3NlY29uZGFyeS10aXRsZT48L3RpdGxlcz48cGVyaW9k
aWNhbD48ZnVsbC10aXRsZT5Gcm9udGllcnMgaW4gbmV1cm9lbmdpbmVlcmluZzwvZnVsbC10aXRs
ZT48L3BlcmlvZGljYWw+PHBhZ2VzPjM8L3BhZ2VzPjx2b2x1bWU+Mzwvdm9sdW1lPjxkYXRlcz48
eWVhcj4yMDEwPC95ZWFyPjwvZGF0ZXM+PGlzYm4+MTY2Mi02NDQzPC9pc2JuPjx1cmxzPjwvdXJs
cz48L3JlY29yZD48L0NpdGU+PENpdGU+PEF1dGhvcj5HYW5ndWx5PC9BdXRob3I+PFllYXI+MjAw
OTwvWWVhcj48UmVjTnVtPjgxPC9SZWNOdW0+PHJlY29yZD48cmVjLW51bWJlcj44MTwvcmVjLW51
bWJlcj48Zm9yZWlnbi1rZXlzPjxrZXkgYXBwPSJFTiIgZGItaWQ9IjA5NXZ6ZjJ6enZhcnBhZXph
ZDl4dzUwdXd2endzZDU5ZWRmOSIgdGltZXN0YW1wPSIxNTk2MDQyNDIwIj44MTwva2V5PjwvZm9y
ZWlnbi1rZXlzPjxyZWYtdHlwZSBuYW1lPSJKb3VybmFsIEFydGljbGUiPjE3PC9yZWYtdHlwZT48
Y29udHJpYnV0b3JzPjxhdXRob3JzPjxhdXRob3I+R2FuZ3VseSwgS2FydW5lc2g8L2F1dGhvcj48
YXV0aG9yPlNlY3VuZG8sIExhdmk8L2F1dGhvcj48YXV0aG9yPlJhbmFkZSwgR2lyZWVqYTwvYXV0
aG9yPjxhdXRob3I+T3JzYm9ybiwgQW15PC9hdXRob3I+PGF1dGhvcj5DaGFuZywgRWR3YXJkIEY8
L2F1dGhvcj48YXV0aG9yPkRpbWl0cm92LCBEcmFnYW4gRjwvYXV0aG9yPjxhdXRob3I+V2FsbGlz
LCBKb25hdGhhbiBEPC9hdXRob3I+PGF1dGhvcj5CYXJiYXJvLCBOaWNob2xhcyBNPC9hdXRob3I+
PGF1dGhvcj5LbmlnaHQsIFJvYmVydCBUPC9hdXRob3I+PGF1dGhvcj5DYXJtZW5hLCBKb3NlIE08
L2F1dGhvcj48L2F1dGhvcnM+PC9jb250cmlidXRvcnM+PHRpdGxlcz48dGl0bGU+Q29ydGljYWwg
cmVwcmVzZW50YXRpb24gb2YgaXBzaWxhdGVyYWwgYXJtIG1vdmVtZW50cyBpbiBtb25rZXkgYW5k
IG1hbjwvdGl0bGU+PHNlY29uZGFyeS10aXRsZT5Kb3VybmFsIG9mIE5ldXJvc2NpZW5jZTwvc2Vj
b25kYXJ5LXRpdGxlPjwvdGl0bGVzPjxwZXJpb2RpY2FsPjxmdWxsLXRpdGxlPkpvdXJuYWwgb2Yg
TmV1cm9zY2llbmNlPC9mdWxsLXRpdGxlPjwvcGVyaW9kaWNhbD48cGFnZXM+MTI5NDgtMTI5NTY8
L3BhZ2VzPjx2b2x1bWU+Mjk8L3ZvbHVtZT48bnVtYmVyPjQxPC9udW1iZXI+PGRhdGVzPjx5ZWFy
PjIwMDk8L3llYXI+PC9kYXRlcz48aXNibj4wMjcwLTY0NzQ8L2lzYm4+PHVybHM+PC91cmxzPjwv
cmVjb3JkPjwvQ2l0ZT48Q2l0ZT48QXV0aG9yPkxldXRoYXJkdDwvQXV0aG9yPjxZZWFyPjIwMDQ8
L1llYXI+PFJlY051bT4xPC9SZWNOdW0+PHJlY29yZD48cmVjLW51bWJlcj4xPC9yZWMtbnVtYmVy
Pjxmb3JlaWduLWtleXM+PGtleSBhcHA9IkVOIiBkYi1pZD0iNTlhc2RyMmE4ZXd0ZXFlc3BzeTV0
ZGF2YXc1MHI5d2RlZXNyIiB0aW1lc3RhbXA9IjE2ODIzNzQ1NTMiPjE8L2tleT48L2ZvcmVpZ24t
a2V5cz48cmVmLXR5cGUgbmFtZT0iSm91cm5hbCBBcnRpY2xlIj4xNzwvcmVmLXR5cGU+PGNvbnRy
aWJ1dG9ycz48YXV0aG9ycz48YXV0aG9yPkxldXRoYXJkdCwgRXJpYyBDPC9hdXRob3I+PGF1dGhv
cj5TY2hhbGssIEdlcndpbjwvYXV0aG9yPjxhdXRob3I+V29scGF3LCBKb25hdGhhbiBSPC9hdXRo
b3I+PGF1dGhvcj5PamVtYW5uLCBKZWZmcmV5IEc8L2F1dGhvcj48YXV0aG9yPk1vcmFuLCBEYW5p
ZWwgVzwvYXV0aG9yPjwvYXV0aG9ycz48L2NvbnRyaWJ1dG9ycz48dGl0bGVzPjx0aXRsZT5BIGJy
YWlu4oCTY29tcHV0ZXIgaW50ZXJmYWNlIHVzaW5nIGVsZWN0cm9jb3J0aWNvZ3JhcGhpYyBzaWdu
YWxzIGluIGh1bWFuczwvdGl0bGU+PHNlY29uZGFyeS10aXRsZT5Kb3VybmFsIG9mIG5ldXJhbCBl
bmdpbmVlcmluZzwvc2Vjb25kYXJ5LXRpdGxlPjwvdGl0bGVzPjxwYWdlcz42MzwvcGFnZXM+PHZv
bHVtZT4xPC92b2x1bWU+PG51bWJlcj4yPC9udW1iZXI+PGRhdGVzPjx5ZWFyPjIwMDQ8L3llYXI+
PC9kYXRlcz48aXNibj4xNzQxLTI1NTI8L2lzYm4+PHVybHM+PC91cmxzPjwvcmVjb3JkPjwvQ2l0
ZT48Q2l0ZT48QXV0aG9yPlNjaGFsazwvQXV0aG9yPjxZZWFyPjIwMDc8L1llYXI+PFJlY051bT4z
MDwvUmVjTnVtPjxyZWNvcmQ+PHJlYy1udW1iZXI+MzA8L3JlYy1udW1iZXI+PGZvcmVpZ24ta2V5
cz48a2V5IGFwcD0iRU4iIGRiLWlkPSIwOTV2emYyenp2YXJwYWV6YWQ5eHc1MHV3dnp3c2Q1OWVk
ZjkiIHRpbWVzdGFtcD0iMTU4ODEyNjQ0MCI+MzA8L2tleT48L2ZvcmVpZ24ta2V5cz48cmVmLXR5
cGUgbmFtZT0iSm91cm5hbCBBcnRpY2xlIj4xNzwvcmVmLXR5cGU+PGNvbnRyaWJ1dG9ycz48YXV0
aG9ycz48YXV0aG9yPlNjaGFsaywgRzwvYXV0aG9yPjxhdXRob3I+S3ViYW5laywgSjwvYXV0aG9y
PjxhdXRob3I+TWlsbGVyLCBLSjwvYXV0aG9yPjxhdXRob3I+QW5kZXJzb24sIE5SPC9hdXRob3I+
PGF1dGhvcj5MZXV0aGFyZHQsIEVDPC9hdXRob3I+PGF1dGhvcj5PamVtYW5uLCBKRzwvYXV0aG9y
PjxhdXRob3I+TGltYnJpY2ssIERhdmU8L2F1dGhvcj48YXV0aG9yPk1vcmFuLCBEPC9hdXRob3I+
PGF1dGhvcj5HZXJoYXJkdCwgTEE8L2F1dGhvcj48YXV0aG9yPldvbHBhdywgSlI8L2F1dGhvcj48
L2F1dGhvcnM+PC9jb250cmlidXRvcnM+PHRpdGxlcz48dGl0bGU+RGVjb2RpbmcgdHdvLWRpbWVu
c2lvbmFsIG1vdmVtZW50IHRyYWplY3RvcmllcyB1c2luZyBlbGVjdHJvY29ydGljb2dyYXBoaWMg
c2lnbmFscyBpbiBodW1hbnM8L3RpdGxlPjxzZWNvbmRhcnktdGl0bGU+Sm91cm5hbCBvZiBuZXVy
YWwgZW5naW5lZXJpbmc8L3NlY29uZGFyeS10aXRsZT48L3RpdGxlcz48cGVyaW9kaWNhbD48ZnVs
bC10aXRsZT5Kb3VybmFsIG9mIG5ldXJhbCBlbmdpbmVlcmluZzwvZnVsbC10aXRsZT48L3Blcmlv
ZGljYWw+PHBhZ2VzPjI2NDwvcGFnZXM+PHZvbHVtZT40PC92b2x1bWU+PG51bWJlcj4zPC9udW1i
ZXI+PGRhdGVzPjx5ZWFyPjIwMDc8L3llYXI+PC9kYXRlcz48aXNibj4xNzQxLTI1NTI8L2lzYm4+
PHVybHM+PC91cmxzPjwvcmVjb3JkPjwvQ2l0ZT48Q2l0ZT48QXV0aG9yPk5hdHJhajwvQXV0aG9y
PjxZZWFyPjIwMjI8L1llYXI+PFJlY051bT4yODc8L1JlY051bT48cmVjb3JkPjxyZWMtbnVtYmVy
PjI4NzwvcmVjLW51bWJlcj48Zm9yZWlnbi1rZXlzPjxrZXkgYXBwPSJFTiIgZGItaWQ9IjA5NXZ6
ZjJ6enZhcnBhZXphZDl4dzUwdXd2endzZDU5ZWRmOSIgdGltZXN0YW1wPSIxNjcyMDQzNzIwIj4y
ODc8L2tleT48L2ZvcmVpZ24ta2V5cz48cmVmLXR5cGUgbmFtZT0iSm91cm5hbCBBcnRpY2xlIj4x
NzwvcmVmLXR5cGU+PGNvbnRyaWJ1dG9ycz48YXV0aG9ycz48YXV0aG9yPk5hdHJhaiwgTmlraGls
ZXNoPC9hdXRob3I+PGF1dGhvcj5TaWx2ZXJzbWl0aCwgRGFuaWVsIEI8L2F1dGhvcj48YXV0aG9y
PkNoYW5nLCBFZHdhcmQgRjwvYXV0aG9yPjxhdXRob3I+R2FuZ3VseSwgS2FydW5lc2g8L2F1dGhv
cj48L2F1dGhvcnM+PC9jb250cmlidXRvcnM+PHRpdGxlcz48dGl0bGU+Q29tcGFydG1lbnRhbGl6
ZWQgZHluYW1pY3Mgd2l0aGluIGEgY29tbW9uIG11bHRpLWFyZWEgbWVzb3NjYWxlIG1hbmlmb2xk
IHJlcHJlc2VudCBhIHJlcGVydG9pcmUgb2YgaHVtYW4gaGFuZCBtb3ZlbWVudHM8L3RpdGxlPjxz
ZWNvbmRhcnktdGl0bGU+TmV1cm9uPC9zZWNvbmRhcnktdGl0bGU+PC90aXRsZXM+PHBlcmlvZGlj
YWw+PGZ1bGwtdGl0bGU+TmV1cm9uPC9mdWxsLXRpdGxlPjwvcGVyaW9kaWNhbD48cGFnZXM+MTU0
LTE3NC4gZTEyPC9wYWdlcz48dm9sdW1lPjExMDwvdm9sdW1lPjxudW1iZXI+MTwvbnVtYmVyPjxk
YXRlcz48eWVhcj4yMDIyPC95ZWFyPjwvZGF0ZXM+PGlzYm4+MDg5Ni02MjczPC9pc2JuPjx1cmxz
PjwvdXJscz48L3JlY29yZD48L0NpdGU+PC9FbmROb3RlPn==
</w:fldData>
        </w:fldChar>
      </w:r>
      <w:r w:rsidR="00BD2B45">
        <w:rPr>
          <w:rFonts w:ascii="Arial" w:eastAsiaTheme="minorEastAsia" w:hAnsi="Arial" w:cs="Arial"/>
        </w:rPr>
        <w:instrText xml:space="preserve"> ADDIN EN.CITE.DATA </w:instrText>
      </w:r>
      <w:r w:rsidR="00BD2B45">
        <w:rPr>
          <w:rFonts w:ascii="Arial" w:eastAsiaTheme="minorEastAsia" w:hAnsi="Arial" w:cs="Arial"/>
        </w:rPr>
      </w:r>
      <w:r w:rsidR="00BD2B45">
        <w:rPr>
          <w:rFonts w:ascii="Arial" w:eastAsiaTheme="minorEastAsia" w:hAnsi="Arial" w:cs="Arial"/>
        </w:rPr>
        <w:fldChar w:fldCharType="end"/>
      </w:r>
      <w:r w:rsidR="009C04B6" w:rsidRPr="00350C77">
        <w:rPr>
          <w:rFonts w:ascii="Arial" w:eastAsiaTheme="minorEastAsia" w:hAnsi="Arial" w:cs="Arial"/>
        </w:rPr>
      </w:r>
      <w:r w:rsidR="009C04B6" w:rsidRPr="00350C77">
        <w:rPr>
          <w:rFonts w:ascii="Arial" w:eastAsiaTheme="minorEastAsia" w:hAnsi="Arial" w:cs="Arial"/>
        </w:rPr>
        <w:fldChar w:fldCharType="separate"/>
      </w:r>
      <w:r w:rsidR="00BD2B45">
        <w:rPr>
          <w:rFonts w:ascii="Arial" w:eastAsiaTheme="minorEastAsia" w:hAnsi="Arial" w:cs="Arial"/>
          <w:noProof/>
        </w:rPr>
        <w:t>(Leuthardt et al., 2004; Schalk et al., 2007; Ganguly et al., 2009; Chao et al., 2010; Natraj et al., 2022)</w:t>
      </w:r>
      <w:r w:rsidR="009C04B6" w:rsidRPr="00350C77">
        <w:rPr>
          <w:rFonts w:ascii="Arial" w:eastAsiaTheme="minorEastAsia" w:hAnsi="Arial" w:cs="Arial"/>
        </w:rPr>
        <w:fldChar w:fldCharType="end"/>
      </w:r>
      <w:r w:rsidR="00212EE8" w:rsidRPr="00350C77">
        <w:rPr>
          <w:rFonts w:ascii="Arial" w:eastAsiaTheme="minorEastAsia" w:hAnsi="Arial" w:cs="Arial"/>
        </w:rPr>
        <w:t>.</w:t>
      </w:r>
      <w:r w:rsidR="00350C77" w:rsidRPr="00BD2B45">
        <w:rPr>
          <w:rFonts w:ascii="Arial" w:eastAsiaTheme="minorEastAsia" w:hAnsi="Arial" w:cs="Arial"/>
        </w:rPr>
        <w:t xml:space="preserve"> Even years after injury, there appears to be a general preservation of cortical somato</w:t>
      </w:r>
      <w:r w:rsidR="00350C77">
        <w:rPr>
          <w:rFonts w:ascii="Arial" w:eastAsiaTheme="minorEastAsia" w:hAnsi="Arial" w:cs="Arial"/>
        </w:rPr>
        <w:t>to</w:t>
      </w:r>
      <w:r w:rsidR="00350C77" w:rsidRPr="00BD2B45">
        <w:rPr>
          <w:rFonts w:ascii="Arial" w:eastAsiaTheme="minorEastAsia" w:hAnsi="Arial" w:cs="Arial"/>
        </w:rPr>
        <w:t>p</w:t>
      </w:r>
      <w:r w:rsidR="00350C77">
        <w:rPr>
          <w:rFonts w:ascii="Arial" w:eastAsiaTheme="minorEastAsia" w:hAnsi="Arial" w:cs="Arial"/>
        </w:rPr>
        <w:t>y</w:t>
      </w:r>
      <w:r w:rsidR="00350C77" w:rsidRPr="00BD2B45">
        <w:rPr>
          <w:rFonts w:ascii="Arial" w:eastAsiaTheme="minorEastAsia" w:hAnsi="Arial" w:cs="Arial"/>
        </w:rPr>
        <w:t xml:space="preserve"> and motor representations </w:t>
      </w:r>
      <w:r w:rsidR="00350C77" w:rsidRPr="00BD2B45">
        <w:rPr>
          <w:rFonts w:ascii="Arial" w:eastAsiaTheme="minorEastAsia" w:hAnsi="Arial" w:cs="Arial"/>
        </w:rPr>
        <w:fldChar w:fldCharType="begin"/>
      </w:r>
      <w:r w:rsidR="00350C77" w:rsidRPr="00BD2B45">
        <w:rPr>
          <w:rFonts w:ascii="Arial" w:eastAsiaTheme="minorEastAsia" w:hAnsi="Arial" w:cs="Arial"/>
        </w:rPr>
        <w:instrText xml:space="preserve"> ADDIN EN.CITE &lt;EndNote&gt;&lt;Cite&gt;&lt;Author&gt;Andersen&lt;/Author&gt;&lt;Year&gt;2022&lt;/Year&gt;&lt;RecNum&gt;302&lt;/RecNum&gt;&lt;DisplayText&gt;(Andersen and Aflalo, 2022)&lt;/DisplayText&gt;&lt;record&gt;&lt;rec-number&gt;302&lt;/rec-number&gt;&lt;foreign-keys&gt;&lt;key app="EN" db-id="095vzf2zzvarpaezad9xw50uwvzwsd59edf9" timestamp="1673204926"&gt;302&lt;/key&gt;&lt;/foreign-keys&gt;&lt;ref-type name="Journal Article"&gt;17&lt;/ref-type&gt;&lt;contributors&gt;&lt;authors&gt;&lt;author&gt;Andersen, Richard A&lt;/author&gt;&lt;author&gt;Aflalo, Tyson&lt;/author&gt;&lt;/authors&gt;&lt;/contributors&gt;&lt;titles&gt;&lt;title&gt;Preserved cortical somatotopic and motor representations in tetraplegic humans&lt;/title&gt;&lt;secondary-title&gt;Current Opinion in Neurobiology&lt;/secondary-title&gt;&lt;/titles&gt;&lt;periodical&gt;&lt;full-title&gt;Current opinion in neurobiology&lt;/full-title&gt;&lt;/periodical&gt;&lt;pages&gt;102547&lt;/pages&gt;&lt;volume&gt;74&lt;/volume&gt;&lt;dates&gt;&lt;year&gt;2022&lt;/year&gt;&lt;/dates&gt;&lt;isbn&gt;0959-4388&lt;/isbn&gt;&lt;urls&gt;&lt;/urls&gt;&lt;/record&gt;&lt;/Cite&gt;&lt;/EndNote&gt;</w:instrText>
      </w:r>
      <w:r w:rsidR="00350C77" w:rsidRPr="00BD2B45">
        <w:rPr>
          <w:rFonts w:ascii="Arial" w:eastAsiaTheme="minorEastAsia" w:hAnsi="Arial" w:cs="Arial"/>
        </w:rPr>
        <w:fldChar w:fldCharType="separate"/>
      </w:r>
      <w:r w:rsidR="00350C77" w:rsidRPr="00BD2B45">
        <w:rPr>
          <w:rFonts w:ascii="Arial" w:eastAsiaTheme="minorEastAsia" w:hAnsi="Arial" w:cs="Arial"/>
          <w:noProof/>
        </w:rPr>
        <w:t>(Andersen and Aflalo, 2022)</w:t>
      </w:r>
      <w:r w:rsidR="00350C77" w:rsidRPr="00BD2B45">
        <w:rPr>
          <w:rFonts w:ascii="Arial" w:eastAsiaTheme="minorEastAsia" w:hAnsi="Arial" w:cs="Arial"/>
        </w:rPr>
        <w:fldChar w:fldCharType="end"/>
      </w:r>
      <w:r w:rsidR="00350C77" w:rsidRPr="00BD2B45">
        <w:rPr>
          <w:rFonts w:ascii="Arial" w:eastAsiaTheme="minorEastAsia" w:hAnsi="Arial" w:cs="Arial"/>
        </w:rPr>
        <w:t>.</w:t>
      </w:r>
      <w:r w:rsidR="00350C77">
        <w:rPr>
          <w:rFonts w:ascii="Arial" w:eastAsiaTheme="minorEastAsia" w:hAnsi="Arial" w:cs="Arial"/>
        </w:rPr>
        <w:t xml:space="preserve"> </w:t>
      </w:r>
      <w:r w:rsidR="009C0E38">
        <w:rPr>
          <w:rFonts w:ascii="Arial" w:eastAsiaTheme="minorEastAsia" w:hAnsi="Arial" w:cs="Arial"/>
        </w:rPr>
        <w:t xml:space="preserve">Its overall stability </w:t>
      </w:r>
      <w:r w:rsidR="00A36519">
        <w:rPr>
          <w:rFonts w:ascii="Arial" w:eastAsiaTheme="minorEastAsia" w:hAnsi="Arial" w:cs="Arial"/>
        </w:rPr>
        <w:t xml:space="preserve">also </w:t>
      </w:r>
      <w:r w:rsidR="009B64FC">
        <w:rPr>
          <w:rFonts w:ascii="Arial" w:eastAsiaTheme="minorEastAsia" w:hAnsi="Arial" w:cs="Arial"/>
        </w:rPr>
        <w:t xml:space="preserve">offers the promise of scaling up to higher DoF </w:t>
      </w:r>
      <w:r w:rsidR="00E279FC">
        <w:rPr>
          <w:rFonts w:ascii="Arial" w:eastAsiaTheme="minorEastAsia" w:hAnsi="Arial" w:cs="Arial"/>
        </w:rPr>
        <w:fldChar w:fldCharType="begin">
          <w:fldData xml:space="preserve">PEVuZE5vdGU+PENpdGU+PEF1dGhvcj5Hb3Jkb248L0F1dGhvcj48WWVhcj4yMDIzPC9ZZWFyPjxS
ZWNOdW0+MzU2PC9SZWNOdW0+PERpc3BsYXlUZXh0PihEZWdlbmhhcnQgZXQgYWwuLCAyMDE4OyBH
b3Jkb24gZXQgYWwuLCAyMDIzKTwvRGlzcGxheVRleHQ+PHJlY29yZD48cmVjLW51bWJlcj4zNTY8
L3JlYy1udW1iZXI+PGZvcmVpZ24ta2V5cz48a2V5IGFwcD0iRU4iIGRiLWlkPSIwOTV2emYyenp2
YXJwYWV6YWQ5eHc1MHV3dnp3c2Q1OWVkZjkiIHRpbWVzdGFtcD0iMTY4MjM4Mjc5MSI+MzU2PC9r
ZXk+PC9mb3JlaWduLWtleXM+PHJlZi10eXBlIG5hbWU9IkpvdXJuYWwgQXJ0aWNsZSI+MTc8L3Jl
Zi10eXBlPjxjb250cmlidXRvcnM+PGF1dGhvcnM+PGF1dGhvcj5Hb3Jkb24sIEV2YW4gTTwvYXV0
aG9yPjxhdXRob3I+Q2hhdXZpbiwgUm9zZWx5bmUgSjwvYXV0aG9yPjxhdXRob3I+VmFuLCBBbmRy
ZXcgTjwvYXV0aG9yPjxhdXRob3I+UmFqZXNoLCBBaXNod2FyeWE8L2F1dGhvcj48YXV0aG9yPk5p
ZWxzZW4sIEFzaGxleTwvYXV0aG9yPjxhdXRob3I+TmV3Ym9sZCwgRGlsbGFuIEo8L2F1dGhvcj48
YXV0aG9yPkx5bmNoLCBDaGFybGVzIEo8L2F1dGhvcj48YXV0aG9yPlNlaWRlciwgTmljb2xlIEE8
L2F1dGhvcj48YXV0aG9yPktyaW1tZWwsIFNhbXVlbCBSPC9hdXRob3I+PGF1dGhvcj5TY2hlaWR0
ZXIsIEtyaXN0ZW4gTTwvYXV0aG9yPjwvYXV0aG9ycz48L2NvbnRyaWJ1dG9ycz48dGl0bGVzPjx0
aXRsZT5BIHNvbWF0by1jb2duaXRpdmUgYWN0aW9uIG5ldHdvcmsgYWx0ZXJuYXRlcyB3aXRoIGVm
ZmVjdG9yIHJlZ2lvbnMgaW4gbW90b3IgY29ydGV4PC90aXRsZT48c2Vjb25kYXJ5LXRpdGxlPk5h
dHVyZTwvc2Vjb25kYXJ5LXRpdGxlPjwvdGl0bGVzPjxwZXJpb2RpY2FsPjxmdWxsLXRpdGxlPk5h
dHVyZTwvZnVsbC10aXRsZT48L3BlcmlvZGljYWw+PHBhZ2VzPjEtOTwvcGFnZXM+PGRhdGVzPjx5
ZWFyPjIwMjM8L3llYXI+PC9kYXRlcz48aXNibj4wMDI4LTA4MzY8L2lzYm4+PHVybHM+PC91cmxz
PjwvcmVjb3JkPjwvQ2l0ZT48Q2l0ZT48QXV0aG9yPkRlZ2VuaGFydDwvQXV0aG9yPjxZZWFyPjIw
MTg8L1llYXI+PFJlY051bT4xNTY8L1JlY051bT48cmVjb3JkPjxyZWMtbnVtYmVyPjE1NjwvcmVj
LW51bWJlcj48Zm9yZWlnbi1rZXlzPjxrZXkgYXBwPSJFTiIgZGItaWQ9IjA5NXZ6ZjJ6enZhcnBh
ZXphZDl4dzUwdXd2endzZDU5ZWRmOSIgdGltZXN0YW1wPSIxNjE5MTU5MzE3Ij4xNTY8L2tleT48
L2ZvcmVpZ24ta2V5cz48cmVmLXR5cGUgbmFtZT0iSm91cm5hbCBBcnRpY2xlIj4xNzwvcmVmLXR5
cGU+PGNvbnRyaWJ1dG9ycz48YXV0aG9ycz48YXV0aG9yPkRlZ2VuaGFydCwgQWxhbiBEPC9hdXRo
b3I+PGF1dGhvcj5IaXJlbWF0aCwgU2hpdmF5b2dpIFY8L2F1dGhvcj48YXV0aG9yPllhbmcsIFlp
bmc8L2F1dGhvcj48YXV0aG9yPkZvbGRlcywgU3RlcGhlbjwvYXV0aG9yPjxhdXRob3I+Q29sbGlu
Z2VyLCBKZW5uaWZlciBMPC9hdXRob3I+PGF1dGhvcj5Cb25pbmdlciwgTWljaGFlbDwvYXV0aG9y
PjxhdXRob3I+VHlsZXItS2FiYXJhLCBFbGl6YWJldGggQzwvYXV0aG9yPjxhdXRob3I+V2FuZywg
V2VpPC9hdXRob3I+PC9hdXRob3JzPjwvY29udHJpYnV0b3JzPjx0aXRsZXM+PHRpdGxlPlJlbWFw
cGluZyBjb3J0aWNhbCBtb2R1bGF0aW9uIGZvciBlbGVjdHJvY29ydGljb2dyYXBoaWMgYnJhaW7i
gJNjb21wdXRlciBpbnRlcmZhY2VzOiBhIHNvbWF0b3RvcHktYmFzZWQgYXBwcm9hY2ggaW4gaW5k
aXZpZHVhbHMgd2l0aCB1cHBlci1saW1iIHBhcmFseXNpczwvdGl0bGU+PHNlY29uZGFyeS10aXRs
ZT5Kb3VybmFsIG9mIG5ldXJhbCBlbmdpbmVlcmluZzwvc2Vjb25kYXJ5LXRpdGxlPjwvdGl0bGVz
PjxwZXJpb2RpY2FsPjxmdWxsLXRpdGxlPkpvdXJuYWwgb2YgbmV1cmFsIGVuZ2luZWVyaW5nPC9m
dWxsLXRpdGxlPjwvcGVyaW9kaWNhbD48cGFnZXM+MDI2MDIxPC9wYWdlcz48dm9sdW1lPjE1PC92
b2x1bWU+PG51bWJlcj4yPC9udW1iZXI+PGRhdGVzPjx5ZWFyPjIwMTg8L3llYXI+PC9kYXRlcz48
aXNibj4xNzQxLTI1NTI8L2lzYm4+PHVybHM+PC91cmxzPjwvcmVjb3JkPjwvQ2l0ZT48L0VuZE5v
dGU+
</w:fldData>
        </w:fldChar>
      </w:r>
      <w:r w:rsidR="00AC1BDE">
        <w:rPr>
          <w:rFonts w:ascii="Arial" w:eastAsiaTheme="minorEastAsia" w:hAnsi="Arial" w:cs="Arial"/>
        </w:rPr>
        <w:instrText xml:space="preserve"> ADDIN EN.CITE </w:instrText>
      </w:r>
      <w:r w:rsidR="00AC1BDE">
        <w:rPr>
          <w:rFonts w:ascii="Arial" w:eastAsiaTheme="minorEastAsia" w:hAnsi="Arial" w:cs="Arial"/>
        </w:rPr>
        <w:fldChar w:fldCharType="begin">
          <w:fldData xml:space="preserve">PEVuZE5vdGU+PENpdGU+PEF1dGhvcj5Hb3Jkb248L0F1dGhvcj48WWVhcj4yMDIzPC9ZZWFyPjxS
ZWNOdW0+MzU2PC9SZWNOdW0+PERpc3BsYXlUZXh0PihEZWdlbmhhcnQgZXQgYWwuLCAyMDE4OyBH
b3Jkb24gZXQgYWwuLCAyMDIzKTwvRGlzcGxheVRleHQ+PHJlY29yZD48cmVjLW51bWJlcj4zNTY8
L3JlYy1udW1iZXI+PGZvcmVpZ24ta2V5cz48a2V5IGFwcD0iRU4iIGRiLWlkPSIwOTV2emYyenp2
YXJwYWV6YWQ5eHc1MHV3dnp3c2Q1OWVkZjkiIHRpbWVzdGFtcD0iMTY4MjM4Mjc5MSI+MzU2PC9r
ZXk+PC9mb3JlaWduLWtleXM+PHJlZi10eXBlIG5hbWU9IkpvdXJuYWwgQXJ0aWNsZSI+MTc8L3Jl
Zi10eXBlPjxjb250cmlidXRvcnM+PGF1dGhvcnM+PGF1dGhvcj5Hb3Jkb24sIEV2YW4gTTwvYXV0
aG9yPjxhdXRob3I+Q2hhdXZpbiwgUm9zZWx5bmUgSjwvYXV0aG9yPjxhdXRob3I+VmFuLCBBbmRy
ZXcgTjwvYXV0aG9yPjxhdXRob3I+UmFqZXNoLCBBaXNod2FyeWE8L2F1dGhvcj48YXV0aG9yPk5p
ZWxzZW4sIEFzaGxleTwvYXV0aG9yPjxhdXRob3I+TmV3Ym9sZCwgRGlsbGFuIEo8L2F1dGhvcj48
YXV0aG9yPkx5bmNoLCBDaGFybGVzIEo8L2F1dGhvcj48YXV0aG9yPlNlaWRlciwgTmljb2xlIEE8
L2F1dGhvcj48YXV0aG9yPktyaW1tZWwsIFNhbXVlbCBSPC9hdXRob3I+PGF1dGhvcj5TY2hlaWR0
ZXIsIEtyaXN0ZW4gTTwvYXV0aG9yPjwvYXV0aG9ycz48L2NvbnRyaWJ1dG9ycz48dGl0bGVzPjx0
aXRsZT5BIHNvbWF0by1jb2duaXRpdmUgYWN0aW9uIG5ldHdvcmsgYWx0ZXJuYXRlcyB3aXRoIGVm
ZmVjdG9yIHJlZ2lvbnMgaW4gbW90b3IgY29ydGV4PC90aXRsZT48c2Vjb25kYXJ5LXRpdGxlPk5h
dHVyZTwvc2Vjb25kYXJ5LXRpdGxlPjwvdGl0bGVzPjxwZXJpb2RpY2FsPjxmdWxsLXRpdGxlPk5h
dHVyZTwvZnVsbC10aXRsZT48L3BlcmlvZGljYWw+PHBhZ2VzPjEtOTwvcGFnZXM+PGRhdGVzPjx5
ZWFyPjIwMjM8L3llYXI+PC9kYXRlcz48aXNibj4wMDI4LTA4MzY8L2lzYm4+PHVybHM+PC91cmxz
PjwvcmVjb3JkPjwvQ2l0ZT48Q2l0ZT48QXV0aG9yPkRlZ2VuaGFydDwvQXV0aG9yPjxZZWFyPjIw
MTg8L1llYXI+PFJlY051bT4xNTY8L1JlY051bT48cmVjb3JkPjxyZWMtbnVtYmVyPjE1NjwvcmVj
LW51bWJlcj48Zm9yZWlnbi1rZXlzPjxrZXkgYXBwPSJFTiIgZGItaWQ9IjA5NXZ6ZjJ6enZhcnBh
ZXphZDl4dzUwdXd2endzZDU5ZWRmOSIgdGltZXN0YW1wPSIxNjE5MTU5MzE3Ij4xNTY8L2tleT48
L2ZvcmVpZ24ta2V5cz48cmVmLXR5cGUgbmFtZT0iSm91cm5hbCBBcnRpY2xlIj4xNzwvcmVmLXR5
cGU+PGNvbnRyaWJ1dG9ycz48YXV0aG9ycz48YXV0aG9yPkRlZ2VuaGFydCwgQWxhbiBEPC9hdXRo
b3I+PGF1dGhvcj5IaXJlbWF0aCwgU2hpdmF5b2dpIFY8L2F1dGhvcj48YXV0aG9yPllhbmcsIFlp
bmc8L2F1dGhvcj48YXV0aG9yPkZvbGRlcywgU3RlcGhlbjwvYXV0aG9yPjxhdXRob3I+Q29sbGlu
Z2VyLCBKZW5uaWZlciBMPC9hdXRob3I+PGF1dGhvcj5Cb25pbmdlciwgTWljaGFlbDwvYXV0aG9y
PjxhdXRob3I+VHlsZXItS2FiYXJhLCBFbGl6YWJldGggQzwvYXV0aG9yPjxhdXRob3I+V2FuZywg
V2VpPC9hdXRob3I+PC9hdXRob3JzPjwvY29udHJpYnV0b3JzPjx0aXRsZXM+PHRpdGxlPlJlbWFw
cGluZyBjb3J0aWNhbCBtb2R1bGF0aW9uIGZvciBlbGVjdHJvY29ydGljb2dyYXBoaWMgYnJhaW7i
gJNjb21wdXRlciBpbnRlcmZhY2VzOiBhIHNvbWF0b3RvcHktYmFzZWQgYXBwcm9hY2ggaW4gaW5k
aXZpZHVhbHMgd2l0aCB1cHBlci1saW1iIHBhcmFseXNpczwvdGl0bGU+PHNlY29uZGFyeS10aXRs
ZT5Kb3VybmFsIG9mIG5ldXJhbCBlbmdpbmVlcmluZzwvc2Vjb25kYXJ5LXRpdGxlPjwvdGl0bGVz
PjxwZXJpb2RpY2FsPjxmdWxsLXRpdGxlPkpvdXJuYWwgb2YgbmV1cmFsIGVuZ2luZWVyaW5nPC9m
dWxsLXRpdGxlPjwvcGVyaW9kaWNhbD48cGFnZXM+MDI2MDIxPC9wYWdlcz48dm9sdW1lPjE1PC92
b2x1bWU+PG51bWJlcj4yPC9udW1iZXI+PGRhdGVzPjx5ZWFyPjIwMTg8L3llYXI+PC9kYXRlcz48
aXNibj4xNzQxLTI1NTI8L2lzYm4+PHVybHM+PC91cmxzPjwvcmVjb3JkPjwvQ2l0ZT48L0VuZE5v
dGU+
</w:fldData>
        </w:fldChar>
      </w:r>
      <w:r w:rsidR="00AC1BDE">
        <w:rPr>
          <w:rFonts w:ascii="Arial" w:eastAsiaTheme="minorEastAsia" w:hAnsi="Arial" w:cs="Arial"/>
        </w:rPr>
        <w:instrText xml:space="preserve"> ADDIN EN.CITE.DATA </w:instrText>
      </w:r>
      <w:r w:rsidR="00AC1BDE">
        <w:rPr>
          <w:rFonts w:ascii="Arial" w:eastAsiaTheme="minorEastAsia" w:hAnsi="Arial" w:cs="Arial"/>
        </w:rPr>
      </w:r>
      <w:r w:rsidR="00AC1BDE">
        <w:rPr>
          <w:rFonts w:ascii="Arial" w:eastAsiaTheme="minorEastAsia" w:hAnsi="Arial" w:cs="Arial"/>
        </w:rPr>
        <w:fldChar w:fldCharType="end"/>
      </w:r>
      <w:r w:rsidR="00E279FC">
        <w:rPr>
          <w:rFonts w:ascii="Arial" w:eastAsiaTheme="minorEastAsia" w:hAnsi="Arial" w:cs="Arial"/>
        </w:rPr>
      </w:r>
      <w:r w:rsidR="00E279FC">
        <w:rPr>
          <w:rFonts w:ascii="Arial" w:eastAsiaTheme="minorEastAsia" w:hAnsi="Arial" w:cs="Arial"/>
        </w:rPr>
        <w:fldChar w:fldCharType="separate"/>
      </w:r>
      <w:r w:rsidR="00AC1BDE">
        <w:rPr>
          <w:rFonts w:ascii="Arial" w:eastAsiaTheme="minorEastAsia" w:hAnsi="Arial" w:cs="Arial"/>
          <w:noProof/>
        </w:rPr>
        <w:t>(Degenhart et al., 2018; Gordon et al., 2023)</w:t>
      </w:r>
      <w:r w:rsidR="00E279FC">
        <w:rPr>
          <w:rFonts w:ascii="Arial" w:eastAsiaTheme="minorEastAsia" w:hAnsi="Arial" w:cs="Arial"/>
        </w:rPr>
        <w:fldChar w:fldCharType="end"/>
      </w:r>
      <w:r w:rsidR="009C0E38">
        <w:rPr>
          <w:rFonts w:ascii="Arial" w:hAnsi="Arial" w:cs="Arial"/>
        </w:rPr>
        <w:t xml:space="preserve">. </w:t>
      </w:r>
      <w:del w:id="72" w:author="nikhilesh natraj" w:date="2023-07-30T14:50:00Z">
        <w:r w:rsidR="009C0E38" w:rsidDel="00C74C59">
          <w:rPr>
            <w:rFonts w:ascii="Arial" w:hAnsi="Arial" w:cs="Arial"/>
          </w:rPr>
          <w:delText xml:space="preserve">Long-term stability is particularly important for </w:delText>
        </w:r>
        <w:r w:rsidR="005812CC" w:rsidRPr="00950771" w:rsidDel="00C74C59">
          <w:rPr>
            <w:rFonts w:ascii="Arial" w:eastAsiaTheme="minorEastAsia" w:hAnsi="Arial" w:cs="Arial"/>
          </w:rPr>
          <w:delText xml:space="preserve">hDoF </w:delText>
        </w:r>
        <w:r w:rsidR="005812CC" w:rsidDel="00C74C59">
          <w:rPr>
            <w:rFonts w:ascii="Arial" w:eastAsiaTheme="minorEastAsia" w:hAnsi="Arial" w:cs="Arial"/>
          </w:rPr>
          <w:delText>neuroprosthetics</w:delText>
        </w:r>
        <w:r w:rsidR="005812CC" w:rsidRPr="00950771" w:rsidDel="00C74C59">
          <w:rPr>
            <w:rFonts w:ascii="Arial" w:eastAsiaTheme="minorEastAsia" w:hAnsi="Arial" w:cs="Arial"/>
          </w:rPr>
          <w:delText>, where excessive recalibration can be time-consuming and hinder real-world adoption</w:delText>
        </w:r>
        <w:r w:rsidR="005812CC" w:rsidDel="00C74C59">
          <w:rPr>
            <w:rFonts w:ascii="Arial" w:eastAsiaTheme="minorEastAsia" w:hAnsi="Arial" w:cs="Arial"/>
          </w:rPr>
          <w:delText xml:space="preserve"> </w:delText>
        </w:r>
        <w:r w:rsidR="005812CC" w:rsidDel="00C74C59">
          <w:rPr>
            <w:rFonts w:ascii="Arial" w:eastAsiaTheme="minorEastAsia" w:hAnsi="Arial" w:cs="Arial"/>
          </w:rPr>
          <w:fldChar w:fldCharType="begin"/>
        </w:r>
        <w:r w:rsidR="005812CC" w:rsidDel="00C74C59">
          <w:rPr>
            <w:rFonts w:ascii="Arial" w:eastAsiaTheme="minorEastAsia" w:hAnsi="Arial" w:cs="Arial"/>
          </w:rPr>
          <w:delInstrText xml:space="preserve"> ADDIN EN.CITE &lt;EndNote&gt;&lt;Cite&gt;&lt;Author&gt;Phillips&lt;/Author&gt;&lt;Year&gt;1993&lt;/Year&gt;&lt;RecNum&gt;320&lt;/RecNum&gt;&lt;DisplayText&gt;(Phillips and Zhao, 1993; Cordella et al., 2016)&lt;/DisplayText&gt;&lt;record&gt;&lt;rec-number&gt;320&lt;/rec-number&gt;&lt;foreign-keys&gt;&lt;key app="EN" db-id="095vzf2zzvarpaezad9xw50uwvzwsd59edf9" timestamp="1675273903"&gt;320&lt;/key&gt;&lt;/foreign-keys&gt;&lt;ref-type name="Journal Article"&gt;17&lt;/ref-type&gt;&lt;contributors&gt;&lt;authors&gt;&lt;author&gt;Phillips, Betsy&lt;/author&gt;&lt;author&gt;Zhao, Hongxin&lt;/author&gt;&lt;/authors&gt;&lt;/contributors&gt;&lt;titles&gt;&lt;title&gt;Predictors of assistive technology abandonment&lt;/title&gt;&lt;secondary-title&gt;Assistive technology&lt;/secondary-title&gt;&lt;/titles&gt;&lt;periodical&gt;&lt;full-title&gt;Assistive technology&lt;/full-title&gt;&lt;/periodical&gt;&lt;pages&gt;36-45&lt;/pages&gt;&lt;volume&gt;5&lt;/volume&gt;&lt;number&gt;1&lt;/number&gt;&lt;dates&gt;&lt;year&gt;1993&lt;/year&gt;&lt;/dates&gt;&lt;isbn&gt;1040-0435&lt;/isbn&gt;&lt;urls&gt;&lt;/urls&gt;&lt;/record&gt;&lt;/Cite&gt;&lt;Cite&gt;&lt;Author&gt;Cordella&lt;/Author&gt;&lt;Year&gt;2016&lt;/Year&gt;&lt;RecNum&gt;319&lt;/RecNum&gt;&lt;record&gt;&lt;rec-number&gt;319&lt;/rec-number&gt;&lt;foreign-keys&gt;&lt;key app="EN" db-id="095vzf2zzvarpaezad9xw50uwvzwsd59edf9" timestamp="1675273889"&gt;319&lt;/key&gt;&lt;/foreign-keys&gt;&lt;ref-type name="Journal Article"&gt;17&lt;/ref-type&gt;&lt;contributors&gt;&lt;authors&gt;&lt;author&gt;Cordella, Francesca&lt;/author&gt;&lt;author&gt;Ciancio, Anna Lisa&lt;/author&gt;&lt;author&gt;Sacchetti, Rinaldo&lt;/author&gt;&lt;author&gt;Davalli, Angelo&lt;/author&gt;&lt;author&gt;Cutti, Andrea Giovanni&lt;/author&gt;&lt;author&gt;Guglielmelli, Eugenio&lt;/author&gt;&lt;author&gt;Zollo, Loredana&lt;/author&gt;&lt;/authors&gt;&lt;/contributors&gt;&lt;titles&gt;&lt;title&gt;Literature review on needs of upper limb prosthesis users&lt;/title&gt;&lt;secondary-title&gt;Frontiers in neuroscience&lt;/secondary-title&gt;&lt;/titles&gt;&lt;periodical&gt;&lt;full-title&gt;Frontiers in neuroscience&lt;/full-title&gt;&lt;/periodical&gt;&lt;pages&gt;209&lt;/pages&gt;&lt;volume&gt;10&lt;/volume&gt;&lt;dates&gt;&lt;year&gt;2016&lt;/year&gt;&lt;/dates&gt;&lt;isbn&gt;1662-453X&lt;/isbn&gt;&lt;urls&gt;&lt;/urls&gt;&lt;/record&gt;&lt;/Cite&gt;&lt;/EndNote&gt;</w:delInstrText>
        </w:r>
        <w:r w:rsidR="005812CC" w:rsidDel="00C74C59">
          <w:rPr>
            <w:rFonts w:ascii="Arial" w:eastAsiaTheme="minorEastAsia" w:hAnsi="Arial" w:cs="Arial"/>
          </w:rPr>
          <w:fldChar w:fldCharType="separate"/>
        </w:r>
        <w:r w:rsidR="005812CC" w:rsidDel="00C74C59">
          <w:rPr>
            <w:rFonts w:ascii="Arial" w:eastAsiaTheme="minorEastAsia" w:hAnsi="Arial" w:cs="Arial"/>
            <w:noProof/>
          </w:rPr>
          <w:delText>(Phillips and Zhao, 1993; Cordella et al., 2016)</w:delText>
        </w:r>
        <w:r w:rsidR="005812CC" w:rsidDel="00C74C59">
          <w:rPr>
            <w:rFonts w:ascii="Arial" w:eastAsiaTheme="minorEastAsia" w:hAnsi="Arial" w:cs="Arial"/>
          </w:rPr>
          <w:fldChar w:fldCharType="end"/>
        </w:r>
        <w:r w:rsidR="005812CC" w:rsidRPr="00950771" w:rsidDel="00C74C59">
          <w:rPr>
            <w:rFonts w:ascii="Arial" w:eastAsiaTheme="minorEastAsia" w:hAnsi="Arial" w:cs="Arial"/>
          </w:rPr>
          <w:delText>.</w:delText>
        </w:r>
        <w:r w:rsidR="009B64FC" w:rsidDel="00C74C59">
          <w:rPr>
            <w:rFonts w:ascii="Arial" w:eastAsiaTheme="minorEastAsia" w:hAnsi="Arial" w:cs="Arial"/>
          </w:rPr>
          <w:delText xml:space="preserve"> Indeed, a </w:delText>
        </w:r>
        <w:r w:rsidR="00126D15" w:rsidDel="00C74C59">
          <w:rPr>
            <w:rFonts w:ascii="Arial" w:hAnsi="Arial" w:cs="Arial"/>
          </w:rPr>
          <w:delText xml:space="preserve">major challenge in hDOF control has been stable and reliable performance, especially given the complexity of hDOF BCI control, necessitating </w:delText>
        </w:r>
        <w:r w:rsidR="009B64FC" w:rsidDel="00C74C59">
          <w:rPr>
            <w:rFonts w:ascii="Arial" w:hAnsi="Arial" w:cs="Arial"/>
          </w:rPr>
          <w:delText>long learning periods or daily decoder recalibration</w:delText>
        </w:r>
        <w:r w:rsidR="00126D15" w:rsidDel="00C74C59">
          <w:rPr>
            <w:rFonts w:ascii="Arial" w:hAnsi="Arial" w:cs="Arial"/>
          </w:rPr>
          <w:delText xml:space="preserve">. </w:delText>
        </w:r>
      </w:del>
      <w:ins w:id="73" w:author="nikhilesh natraj" w:date="2023-07-30T14:50:00Z">
        <w:r w:rsidR="00C74C59">
          <w:rPr>
            <w:rFonts w:ascii="Arial" w:hAnsi="Arial" w:cs="Arial"/>
          </w:rPr>
          <w:t xml:space="preserve">Long-term stability </w:t>
        </w:r>
        <w:bookmarkStart w:id="74" w:name="_Hlk141620988"/>
        <w:r w:rsidR="00C74C59">
          <w:rPr>
            <w:rFonts w:ascii="Arial" w:hAnsi="Arial" w:cs="Arial"/>
          </w:rPr>
          <w:t xml:space="preserve">and reliable performance </w:t>
        </w:r>
        <w:bookmarkEnd w:id="74"/>
        <w:proofErr w:type="gramStart"/>
        <w:r w:rsidR="00C74C59">
          <w:rPr>
            <w:rFonts w:ascii="Arial" w:hAnsi="Arial" w:cs="Arial"/>
          </w:rPr>
          <w:t>is</w:t>
        </w:r>
        <w:proofErr w:type="gramEnd"/>
        <w:r w:rsidR="00C74C59">
          <w:rPr>
            <w:rFonts w:ascii="Arial" w:hAnsi="Arial" w:cs="Arial"/>
          </w:rPr>
          <w:t xml:space="preserve"> particularly important for </w:t>
        </w:r>
        <w:r w:rsidR="00C74C59" w:rsidRPr="00950771">
          <w:rPr>
            <w:rFonts w:ascii="Arial" w:eastAsiaTheme="minorEastAsia" w:hAnsi="Arial" w:cs="Arial"/>
          </w:rPr>
          <w:t xml:space="preserve">hDoF </w:t>
        </w:r>
        <w:r w:rsidR="00C74C59">
          <w:rPr>
            <w:rFonts w:ascii="Arial" w:eastAsiaTheme="minorEastAsia" w:hAnsi="Arial" w:cs="Arial"/>
          </w:rPr>
          <w:t xml:space="preserve">neuroprosthetics. Especially given the complexity of hDoF BCIs, instability might necessitate long learning periods or </w:t>
        </w:r>
        <w:r w:rsidR="00C74C59" w:rsidRPr="00950771">
          <w:rPr>
            <w:rFonts w:ascii="Arial" w:eastAsiaTheme="minorEastAsia" w:hAnsi="Arial" w:cs="Arial"/>
          </w:rPr>
          <w:t xml:space="preserve">excessive </w:t>
        </w:r>
        <w:r w:rsidR="00C74C59">
          <w:rPr>
            <w:rFonts w:ascii="Arial" w:eastAsiaTheme="minorEastAsia" w:hAnsi="Arial" w:cs="Arial"/>
          </w:rPr>
          <w:t xml:space="preserve">decoder </w:t>
        </w:r>
        <w:r w:rsidR="00C74C59" w:rsidRPr="00950771">
          <w:rPr>
            <w:rFonts w:ascii="Arial" w:eastAsiaTheme="minorEastAsia" w:hAnsi="Arial" w:cs="Arial"/>
          </w:rPr>
          <w:t>recalibration</w:t>
        </w:r>
        <w:r w:rsidR="00C74C59">
          <w:rPr>
            <w:rFonts w:ascii="Arial" w:eastAsiaTheme="minorEastAsia" w:hAnsi="Arial" w:cs="Arial"/>
          </w:rPr>
          <w:t>. This</w:t>
        </w:r>
        <w:r w:rsidR="00C74C59" w:rsidRPr="00950771">
          <w:rPr>
            <w:rFonts w:ascii="Arial" w:eastAsiaTheme="minorEastAsia" w:hAnsi="Arial" w:cs="Arial"/>
          </w:rPr>
          <w:t xml:space="preserve"> can be time-consuming and hinder real-world adoption</w:t>
        </w:r>
        <w:r w:rsidR="00C74C59">
          <w:rPr>
            <w:rFonts w:ascii="Arial" w:eastAsiaTheme="minorEastAsia" w:hAnsi="Arial" w:cs="Arial"/>
          </w:rPr>
          <w:t xml:space="preserve"> </w:t>
        </w:r>
        <w:r w:rsidR="00C74C59">
          <w:rPr>
            <w:rFonts w:ascii="Arial" w:eastAsiaTheme="minorEastAsia" w:hAnsi="Arial" w:cs="Arial"/>
          </w:rPr>
          <w:fldChar w:fldCharType="begin"/>
        </w:r>
        <w:r w:rsidR="00C74C59">
          <w:rPr>
            <w:rFonts w:ascii="Arial" w:eastAsiaTheme="minorEastAsia" w:hAnsi="Arial" w:cs="Arial"/>
          </w:rPr>
          <w:instrText xml:space="preserve"> ADDIN EN.CITE &lt;EndNote&gt;&lt;Cite&gt;&lt;Author&gt;Phillips&lt;/Author&gt;&lt;Year&gt;1993&lt;/Year&gt;&lt;RecNum&gt;320&lt;/RecNum&gt;&lt;DisplayText&gt;(Phillips and Zhao, 1993; Cordella et al., 2016)&lt;/DisplayText&gt;&lt;record&gt;&lt;rec-number&gt;320&lt;/rec-number&gt;&lt;foreign-keys&gt;&lt;key app="EN" db-id="095vzf2zzvarpaezad9xw50uwvzwsd59edf9" timestamp="1675273903"&gt;320&lt;/key&gt;&lt;/foreign-keys&gt;&lt;ref-type name="Journal Article"&gt;17&lt;/ref-type&gt;&lt;contributors&gt;&lt;authors&gt;&lt;author&gt;Phillips, Betsy&lt;/author&gt;&lt;author&gt;Zhao, Hongxin&lt;/author&gt;&lt;/authors&gt;&lt;/contributors&gt;&lt;titles&gt;&lt;title&gt;Predictors of assistive technology abandonment&lt;/title&gt;&lt;secondary-title&gt;Assistive technology&lt;/secondary-title&gt;&lt;/titles&gt;&lt;periodical&gt;&lt;full-title&gt;Assistive technology&lt;/full-title&gt;&lt;/periodical&gt;&lt;pages&gt;36-45&lt;/pages&gt;&lt;volume&gt;5&lt;/volume&gt;&lt;number&gt;1&lt;/number&gt;&lt;dates&gt;&lt;year&gt;1993&lt;/year&gt;&lt;/dates&gt;&lt;isbn&gt;1040-0435&lt;/isbn&gt;&lt;urls&gt;&lt;/urls&gt;&lt;/record&gt;&lt;/Cite&gt;&lt;Cite&gt;&lt;Author&gt;Cordella&lt;/Author&gt;&lt;Year&gt;2016&lt;/Year&gt;&lt;RecNum&gt;319&lt;/RecNum&gt;&lt;record&gt;&lt;rec-number&gt;319&lt;/rec-number&gt;&lt;foreign-keys&gt;&lt;key app="EN" db-id="095vzf2zzvarpaezad9xw50uwvzwsd59edf9" timestamp="1675273889"&gt;319&lt;/key&gt;&lt;/foreign-keys&gt;&lt;ref-type name="Journal Article"&gt;17&lt;/ref-type&gt;&lt;contributors&gt;&lt;authors&gt;&lt;author&gt;Cordella, Francesca&lt;/author&gt;&lt;author&gt;Ciancio, Anna Lisa&lt;/author&gt;&lt;author&gt;Sacchetti, Rinaldo&lt;/author&gt;&lt;author&gt;Davalli, Angelo&lt;/author&gt;&lt;author&gt;Cutti, Andrea Giovanni&lt;/author&gt;&lt;author&gt;Guglielmelli, Eugenio&lt;/author&gt;&lt;author&gt;Zollo, Loredana&lt;/author&gt;&lt;/authors&gt;&lt;/contributors&gt;&lt;titles&gt;&lt;title&gt;Literature review on needs of upper limb prosthesis users&lt;/title&gt;&lt;secondary-title&gt;Frontiers in neuroscience&lt;/secondary-title&gt;&lt;/titles&gt;&lt;periodical&gt;&lt;full-title&gt;Frontiers in neuroscience&lt;/full-title&gt;&lt;/periodical&gt;&lt;pages&gt;209&lt;/pages&gt;&lt;volume&gt;10&lt;/volume&gt;&lt;dates&gt;&lt;year&gt;2016&lt;/year&gt;&lt;/dates&gt;&lt;isbn&gt;1662-453X&lt;/isbn&gt;&lt;urls&gt;&lt;/urls&gt;&lt;/record&gt;&lt;/Cite&gt;&lt;/EndNote&gt;</w:instrText>
        </w:r>
        <w:r w:rsidR="00C74C59">
          <w:rPr>
            <w:rFonts w:ascii="Arial" w:eastAsiaTheme="minorEastAsia" w:hAnsi="Arial" w:cs="Arial"/>
          </w:rPr>
          <w:fldChar w:fldCharType="separate"/>
        </w:r>
        <w:r w:rsidR="00C74C59">
          <w:rPr>
            <w:rFonts w:ascii="Arial" w:eastAsiaTheme="minorEastAsia" w:hAnsi="Arial" w:cs="Arial"/>
            <w:noProof/>
          </w:rPr>
          <w:t>(Phillips and Zhao, 1993; Cordella et al., 2016)</w:t>
        </w:r>
        <w:r w:rsidR="00C74C59">
          <w:rPr>
            <w:rFonts w:ascii="Arial" w:eastAsiaTheme="minorEastAsia" w:hAnsi="Arial" w:cs="Arial"/>
          </w:rPr>
          <w:fldChar w:fldCharType="end"/>
        </w:r>
        <w:r w:rsidR="00C74C59" w:rsidRPr="00950771">
          <w:rPr>
            <w:rFonts w:ascii="Arial" w:eastAsiaTheme="minorEastAsia" w:hAnsi="Arial" w:cs="Arial"/>
          </w:rPr>
          <w:t>.</w:t>
        </w:r>
        <w:r w:rsidR="00C74C59">
          <w:rPr>
            <w:rFonts w:ascii="Arial" w:eastAsiaTheme="minorEastAsia" w:hAnsi="Arial" w:cs="Arial"/>
          </w:rPr>
          <w:t xml:space="preserve"> </w:t>
        </w:r>
        <w:r w:rsidR="00C74C59">
          <w:rPr>
            <w:rFonts w:ascii="Arial" w:eastAsiaTheme="minorEastAsia" w:hAnsi="Arial" w:cs="Arial"/>
          </w:rPr>
          <w:t xml:space="preserve"> </w:t>
        </w:r>
      </w:ins>
      <w:r w:rsidR="00DB3D1F">
        <w:rPr>
          <w:rFonts w:ascii="Arial" w:hAnsi="Arial" w:cs="Arial"/>
        </w:rPr>
        <w:t>By</w:t>
      </w:r>
      <w:r w:rsidR="00DB3D1F" w:rsidRPr="00DB3D1F">
        <w:rPr>
          <w:rFonts w:ascii="Arial" w:hAnsi="Arial" w:cs="Arial"/>
        </w:rPr>
        <w:t xml:space="preserve"> identifying and using neural commands </w:t>
      </w:r>
      <w:r w:rsidR="00DB3D1F">
        <w:rPr>
          <w:rFonts w:ascii="Arial" w:hAnsi="Arial" w:cs="Arial"/>
        </w:rPr>
        <w:t xml:space="preserve">that are stable and whose </w:t>
      </w:r>
      <w:r w:rsidR="004737D9">
        <w:rPr>
          <w:rFonts w:ascii="Arial" w:hAnsi="Arial" w:cs="Arial"/>
        </w:rPr>
        <w:t>drifts</w:t>
      </w:r>
      <w:r w:rsidR="00DB3D1F">
        <w:rPr>
          <w:rFonts w:ascii="Arial" w:hAnsi="Arial" w:cs="Arial"/>
        </w:rPr>
        <w:t xml:space="preserve"> </w:t>
      </w:r>
      <w:r w:rsidR="004737D9">
        <w:rPr>
          <w:rFonts w:ascii="Arial" w:hAnsi="Arial" w:cs="Arial"/>
        </w:rPr>
        <w:t>can be readily accounted for</w:t>
      </w:r>
      <w:r w:rsidR="00DB3D1F">
        <w:rPr>
          <w:rFonts w:ascii="Arial" w:hAnsi="Arial" w:cs="Arial"/>
        </w:rPr>
        <w:t>, we achieve</w:t>
      </w:r>
      <w:r w:rsidR="00220535">
        <w:rPr>
          <w:rFonts w:ascii="Arial" w:hAnsi="Arial" w:cs="Arial"/>
        </w:rPr>
        <w:t>d</w:t>
      </w:r>
      <w:r w:rsidR="00DB3D1F" w:rsidRPr="00DB3D1F">
        <w:rPr>
          <w:rFonts w:ascii="Arial" w:hAnsi="Arial" w:cs="Arial"/>
        </w:rPr>
        <w:t xml:space="preserve"> long-term hDOF PnP control</w:t>
      </w:r>
      <w:r w:rsidR="00220535">
        <w:rPr>
          <w:rFonts w:ascii="Arial" w:hAnsi="Arial" w:cs="Arial"/>
        </w:rPr>
        <w:t xml:space="preserve"> that can eventually </w:t>
      </w:r>
      <w:r w:rsidR="009C0E38">
        <w:rPr>
          <w:rFonts w:ascii="Arial" w:hAnsi="Arial" w:cs="Arial"/>
        </w:rPr>
        <w:t>improv</w:t>
      </w:r>
      <w:r w:rsidR="00220535">
        <w:rPr>
          <w:rFonts w:ascii="Arial" w:hAnsi="Arial" w:cs="Arial"/>
        </w:rPr>
        <w:t xml:space="preserve">e real-world </w:t>
      </w:r>
      <w:r w:rsidR="00AD2839" w:rsidRPr="003D1F6B">
        <w:rPr>
          <w:rFonts w:ascii="Arial" w:hAnsi="Arial" w:cs="Arial"/>
        </w:rPr>
        <w:t xml:space="preserve">functionality </w:t>
      </w:r>
      <w:r w:rsidR="009C0E38">
        <w:rPr>
          <w:rFonts w:ascii="Arial" w:hAnsi="Arial" w:cs="Arial"/>
        </w:rPr>
        <w:t xml:space="preserve">in those with </w:t>
      </w:r>
      <w:r w:rsidR="00AD2839" w:rsidRPr="003D1F6B">
        <w:rPr>
          <w:rFonts w:ascii="Arial" w:hAnsi="Arial" w:cs="Arial"/>
        </w:rPr>
        <w:t>paralysis.</w:t>
      </w:r>
    </w:p>
    <w:p w14:paraId="7841219D" w14:textId="77777777" w:rsidR="00230773" w:rsidRDefault="00230773" w:rsidP="0085706B">
      <w:pPr>
        <w:spacing w:line="288" w:lineRule="auto"/>
        <w:contextualSpacing/>
        <w:jc w:val="both"/>
        <w:rPr>
          <w:rFonts w:ascii="Arial" w:hAnsi="Arial" w:cs="Arial"/>
        </w:rPr>
      </w:pPr>
    </w:p>
    <w:p w14:paraId="4A15CFDB" w14:textId="77777777" w:rsidR="00230773" w:rsidRDefault="00230773" w:rsidP="0085706B">
      <w:pPr>
        <w:spacing w:line="288" w:lineRule="auto"/>
        <w:contextualSpacing/>
        <w:jc w:val="both"/>
        <w:rPr>
          <w:rFonts w:ascii="Arial" w:hAnsi="Arial" w:cs="Arial"/>
        </w:rPr>
      </w:pPr>
    </w:p>
    <w:p w14:paraId="79804FC8" w14:textId="77777777" w:rsidR="00230773" w:rsidRDefault="00230773" w:rsidP="0085706B">
      <w:pPr>
        <w:spacing w:line="288" w:lineRule="auto"/>
        <w:contextualSpacing/>
        <w:jc w:val="both"/>
        <w:rPr>
          <w:rFonts w:ascii="Arial" w:hAnsi="Arial" w:cs="Arial"/>
        </w:rPr>
      </w:pPr>
    </w:p>
    <w:p w14:paraId="2E815472" w14:textId="77777777" w:rsidR="00230773" w:rsidRDefault="00230773" w:rsidP="0085706B">
      <w:pPr>
        <w:spacing w:line="288" w:lineRule="auto"/>
        <w:contextualSpacing/>
        <w:jc w:val="both"/>
        <w:rPr>
          <w:rFonts w:ascii="Arial" w:hAnsi="Arial" w:cs="Arial"/>
        </w:rPr>
      </w:pPr>
    </w:p>
    <w:p w14:paraId="0F41CF22" w14:textId="77777777" w:rsidR="00230773" w:rsidRDefault="00230773" w:rsidP="0085706B">
      <w:pPr>
        <w:spacing w:line="288" w:lineRule="auto"/>
        <w:contextualSpacing/>
        <w:jc w:val="both"/>
        <w:rPr>
          <w:rFonts w:ascii="Arial" w:hAnsi="Arial" w:cs="Arial"/>
        </w:rPr>
      </w:pPr>
    </w:p>
    <w:p w14:paraId="1873FE11" w14:textId="77777777" w:rsidR="00230773" w:rsidRDefault="00230773" w:rsidP="0085706B">
      <w:pPr>
        <w:spacing w:line="288" w:lineRule="auto"/>
        <w:contextualSpacing/>
        <w:jc w:val="both"/>
        <w:rPr>
          <w:rFonts w:ascii="Arial" w:hAnsi="Arial" w:cs="Arial"/>
        </w:rPr>
      </w:pPr>
    </w:p>
    <w:p w14:paraId="0C2ED77F" w14:textId="77777777" w:rsidR="00230773" w:rsidRDefault="00230773" w:rsidP="0085706B">
      <w:pPr>
        <w:spacing w:line="288" w:lineRule="auto"/>
        <w:contextualSpacing/>
        <w:jc w:val="both"/>
        <w:rPr>
          <w:rFonts w:ascii="Arial" w:hAnsi="Arial" w:cs="Arial"/>
        </w:rPr>
      </w:pPr>
    </w:p>
    <w:p w14:paraId="3AE08BD8" w14:textId="77777777" w:rsidR="00230773" w:rsidRDefault="00230773" w:rsidP="0085706B">
      <w:pPr>
        <w:spacing w:line="288" w:lineRule="auto"/>
        <w:contextualSpacing/>
        <w:jc w:val="both"/>
        <w:rPr>
          <w:rFonts w:ascii="Arial" w:hAnsi="Arial" w:cs="Arial"/>
        </w:rPr>
      </w:pPr>
    </w:p>
    <w:p w14:paraId="4CBB77DE" w14:textId="77777777" w:rsidR="00230773" w:rsidRDefault="00230773" w:rsidP="0085706B">
      <w:pPr>
        <w:spacing w:line="288" w:lineRule="auto"/>
        <w:contextualSpacing/>
        <w:jc w:val="both"/>
        <w:rPr>
          <w:rFonts w:ascii="Arial" w:hAnsi="Arial" w:cs="Arial"/>
        </w:rPr>
      </w:pPr>
    </w:p>
    <w:p w14:paraId="630821B6" w14:textId="77777777" w:rsidR="00230773" w:rsidRDefault="00230773" w:rsidP="0085706B">
      <w:pPr>
        <w:spacing w:line="288" w:lineRule="auto"/>
        <w:contextualSpacing/>
        <w:jc w:val="both"/>
        <w:rPr>
          <w:rFonts w:ascii="Arial" w:hAnsi="Arial" w:cs="Arial"/>
        </w:rPr>
      </w:pPr>
    </w:p>
    <w:p w14:paraId="0C1F7CE2" w14:textId="77777777" w:rsidR="00230773" w:rsidRDefault="00230773" w:rsidP="0085706B">
      <w:pPr>
        <w:spacing w:line="288" w:lineRule="auto"/>
        <w:contextualSpacing/>
        <w:jc w:val="both"/>
        <w:rPr>
          <w:rFonts w:ascii="Arial" w:hAnsi="Arial" w:cs="Arial"/>
        </w:rPr>
      </w:pPr>
    </w:p>
    <w:p w14:paraId="364A9E92" w14:textId="77777777" w:rsidR="00230773" w:rsidRDefault="00230773" w:rsidP="0085706B">
      <w:pPr>
        <w:spacing w:line="288" w:lineRule="auto"/>
        <w:contextualSpacing/>
        <w:jc w:val="both"/>
        <w:rPr>
          <w:rFonts w:ascii="Arial" w:hAnsi="Arial" w:cs="Arial"/>
        </w:rPr>
      </w:pPr>
    </w:p>
    <w:p w14:paraId="6AFA9351" w14:textId="77777777" w:rsidR="005A53E8" w:rsidRDefault="005A53E8">
      <w:pPr>
        <w:rPr>
          <w:rFonts w:ascii="Arial" w:hAnsi="Arial" w:cs="Arial"/>
          <w:b/>
          <w:bCs/>
          <w:sz w:val="28"/>
          <w:szCs w:val="28"/>
        </w:rPr>
      </w:pPr>
      <w:r>
        <w:rPr>
          <w:rFonts w:ascii="Arial" w:hAnsi="Arial" w:cs="Arial"/>
          <w:b/>
          <w:bCs/>
          <w:sz w:val="28"/>
          <w:szCs w:val="28"/>
        </w:rPr>
        <w:br w:type="page"/>
      </w:r>
    </w:p>
    <w:p w14:paraId="5BB78A26" w14:textId="753E1D65" w:rsidR="00DF60A6" w:rsidRPr="00BD540B" w:rsidRDefault="00DF60A6" w:rsidP="00855C63">
      <w:pPr>
        <w:rPr>
          <w:rFonts w:ascii="Arial" w:hAnsi="Arial" w:cs="Arial"/>
          <w:b/>
          <w:bCs/>
          <w:sz w:val="28"/>
          <w:szCs w:val="28"/>
        </w:rPr>
      </w:pPr>
      <w:r w:rsidRPr="00BD540B">
        <w:rPr>
          <w:rFonts w:ascii="Arial" w:hAnsi="Arial" w:cs="Arial"/>
          <w:b/>
          <w:bCs/>
          <w:sz w:val="28"/>
          <w:szCs w:val="28"/>
        </w:rPr>
        <w:lastRenderedPageBreak/>
        <w:t>Contributions</w:t>
      </w:r>
    </w:p>
    <w:p w14:paraId="6C8CA603" w14:textId="484BC6AD" w:rsidR="00B21FA5" w:rsidRDefault="00DF60A6" w:rsidP="00B77F48">
      <w:pPr>
        <w:spacing w:line="288" w:lineRule="auto"/>
        <w:contextualSpacing/>
        <w:jc w:val="both"/>
        <w:rPr>
          <w:rFonts w:ascii="Arial" w:hAnsi="Arial" w:cs="Arial"/>
        </w:rPr>
      </w:pPr>
      <w:r>
        <w:rPr>
          <w:rFonts w:ascii="Arial" w:hAnsi="Arial" w:cs="Arial"/>
        </w:rPr>
        <w:t xml:space="preserve">N.N. designed the study, </w:t>
      </w:r>
      <w:proofErr w:type="gramStart"/>
      <w:r w:rsidR="00E62479">
        <w:rPr>
          <w:rFonts w:ascii="Arial" w:hAnsi="Arial" w:cs="Arial"/>
        </w:rPr>
        <w:t>designed</w:t>
      </w:r>
      <w:proofErr w:type="gramEnd"/>
      <w:r w:rsidR="00E62479">
        <w:rPr>
          <w:rFonts w:ascii="Arial" w:hAnsi="Arial" w:cs="Arial"/>
        </w:rPr>
        <w:t xml:space="preserve"> and </w:t>
      </w:r>
      <w:r w:rsidR="003F096E">
        <w:rPr>
          <w:rFonts w:ascii="Arial" w:hAnsi="Arial" w:cs="Arial"/>
        </w:rPr>
        <w:t xml:space="preserve">implemented </w:t>
      </w:r>
      <w:r w:rsidR="00E62479">
        <w:rPr>
          <w:rFonts w:ascii="Arial" w:hAnsi="Arial" w:cs="Arial"/>
        </w:rPr>
        <w:t xml:space="preserve">the </w:t>
      </w:r>
      <w:r>
        <w:rPr>
          <w:rFonts w:ascii="Arial" w:hAnsi="Arial" w:cs="Arial"/>
        </w:rPr>
        <w:t xml:space="preserve">real-time </w:t>
      </w:r>
      <w:r w:rsidR="002C5800">
        <w:rPr>
          <w:rFonts w:ascii="Arial" w:hAnsi="Arial" w:cs="Arial"/>
        </w:rPr>
        <w:t xml:space="preserve">BCI </w:t>
      </w:r>
      <w:r w:rsidR="008A77D3">
        <w:rPr>
          <w:rFonts w:ascii="Arial" w:hAnsi="Arial" w:cs="Arial"/>
        </w:rPr>
        <w:t xml:space="preserve">signal processing </w:t>
      </w:r>
      <w:r w:rsidR="00DF3195">
        <w:rPr>
          <w:rFonts w:ascii="Arial" w:hAnsi="Arial" w:cs="Arial"/>
        </w:rPr>
        <w:t>system</w:t>
      </w:r>
      <w:r w:rsidR="00E62479">
        <w:rPr>
          <w:rFonts w:ascii="Arial" w:hAnsi="Arial" w:cs="Arial"/>
        </w:rPr>
        <w:t>, decoders</w:t>
      </w:r>
      <w:r w:rsidR="000E72B1">
        <w:rPr>
          <w:rFonts w:ascii="Arial" w:hAnsi="Arial" w:cs="Arial"/>
        </w:rPr>
        <w:t>,</w:t>
      </w:r>
      <w:r w:rsidR="00DF3195">
        <w:rPr>
          <w:rFonts w:ascii="Arial" w:hAnsi="Arial" w:cs="Arial"/>
        </w:rPr>
        <w:t xml:space="preserve"> </w:t>
      </w:r>
      <w:r w:rsidR="008A77D3">
        <w:rPr>
          <w:rFonts w:ascii="Arial" w:hAnsi="Arial" w:cs="Arial"/>
        </w:rPr>
        <w:t>and the</w:t>
      </w:r>
      <w:r w:rsidR="00F66506">
        <w:rPr>
          <w:rFonts w:ascii="Arial" w:hAnsi="Arial" w:cs="Arial"/>
        </w:rPr>
        <w:t xml:space="preserve"> hDoF control framework</w:t>
      </w:r>
      <w:r>
        <w:rPr>
          <w:rFonts w:ascii="Arial" w:hAnsi="Arial" w:cs="Arial"/>
        </w:rPr>
        <w:t>,</w:t>
      </w:r>
      <w:r w:rsidR="00896660">
        <w:rPr>
          <w:rFonts w:ascii="Arial" w:hAnsi="Arial" w:cs="Arial"/>
        </w:rPr>
        <w:t xml:space="preserve"> </w:t>
      </w:r>
      <w:r>
        <w:rPr>
          <w:rFonts w:ascii="Arial" w:hAnsi="Arial" w:cs="Arial"/>
        </w:rPr>
        <w:t>performed experiments, analyzed data</w:t>
      </w:r>
      <w:r w:rsidR="002F3BE4">
        <w:rPr>
          <w:rFonts w:ascii="Arial" w:hAnsi="Arial" w:cs="Arial"/>
        </w:rPr>
        <w:t>, and drafted the manuscript</w:t>
      </w:r>
      <w:r>
        <w:rPr>
          <w:rFonts w:ascii="Arial" w:hAnsi="Arial" w:cs="Arial"/>
        </w:rPr>
        <w:t xml:space="preserve">. S.S. implemented the real-time Kinova Jaco in virtual and real-world environments, </w:t>
      </w:r>
      <w:r w:rsidR="00DD7C96">
        <w:rPr>
          <w:rFonts w:ascii="Arial" w:hAnsi="Arial" w:cs="Arial"/>
        </w:rPr>
        <w:t xml:space="preserve">the hDoF </w:t>
      </w:r>
      <w:r w:rsidR="008E0F74">
        <w:rPr>
          <w:rFonts w:ascii="Arial" w:hAnsi="Arial" w:cs="Arial"/>
        </w:rPr>
        <w:t xml:space="preserve">control </w:t>
      </w:r>
      <w:r w:rsidR="00DD7C96">
        <w:rPr>
          <w:rFonts w:ascii="Arial" w:hAnsi="Arial" w:cs="Arial"/>
        </w:rPr>
        <w:t xml:space="preserve">framework, </w:t>
      </w:r>
      <w:r>
        <w:rPr>
          <w:rFonts w:ascii="Arial" w:hAnsi="Arial" w:cs="Arial"/>
        </w:rPr>
        <w:t>performed experiments</w:t>
      </w:r>
      <w:r w:rsidR="000D6392">
        <w:rPr>
          <w:rFonts w:ascii="Arial" w:hAnsi="Arial" w:cs="Arial"/>
        </w:rPr>
        <w:t xml:space="preserve"> </w:t>
      </w:r>
      <w:r w:rsidR="00DF3320">
        <w:rPr>
          <w:rFonts w:ascii="Arial" w:hAnsi="Arial" w:cs="Arial"/>
        </w:rPr>
        <w:t xml:space="preserve">and </w:t>
      </w:r>
      <w:r w:rsidR="000D6392">
        <w:rPr>
          <w:rFonts w:ascii="Arial" w:hAnsi="Arial" w:cs="Arial"/>
        </w:rPr>
        <w:t xml:space="preserve">aided in drafting </w:t>
      </w:r>
      <w:r w:rsidR="000E72B1">
        <w:rPr>
          <w:rFonts w:ascii="Arial" w:hAnsi="Arial" w:cs="Arial"/>
        </w:rPr>
        <w:t xml:space="preserve">the </w:t>
      </w:r>
      <w:r w:rsidR="000D6392">
        <w:rPr>
          <w:rFonts w:ascii="Arial" w:hAnsi="Arial" w:cs="Arial"/>
        </w:rPr>
        <w:t>manuscript</w:t>
      </w:r>
      <w:r>
        <w:rPr>
          <w:rFonts w:ascii="Arial" w:hAnsi="Arial" w:cs="Arial"/>
        </w:rPr>
        <w:t xml:space="preserve">. R.A. performed the initial calibration of the </w:t>
      </w:r>
      <w:r w:rsidR="00AD328F">
        <w:rPr>
          <w:rFonts w:ascii="Arial" w:hAnsi="Arial" w:cs="Arial"/>
        </w:rPr>
        <w:t>Kinova Jaco</w:t>
      </w:r>
      <w:r>
        <w:rPr>
          <w:rFonts w:ascii="Arial" w:hAnsi="Arial" w:cs="Arial"/>
        </w:rPr>
        <w:t xml:space="preserve"> arm</w:t>
      </w:r>
      <w:r w:rsidR="00DF3320">
        <w:rPr>
          <w:rFonts w:ascii="Arial" w:hAnsi="Arial" w:cs="Arial"/>
        </w:rPr>
        <w:t xml:space="preserve"> and hand</w:t>
      </w:r>
      <w:r w:rsidR="0033611A">
        <w:rPr>
          <w:rFonts w:ascii="Arial" w:hAnsi="Arial" w:cs="Arial"/>
        </w:rPr>
        <w:t xml:space="preserve">, </w:t>
      </w:r>
      <w:r>
        <w:rPr>
          <w:rFonts w:ascii="Arial" w:hAnsi="Arial" w:cs="Arial"/>
        </w:rPr>
        <w:t>performed experiments</w:t>
      </w:r>
      <w:r w:rsidR="000E72B1">
        <w:rPr>
          <w:rFonts w:ascii="Arial" w:hAnsi="Arial" w:cs="Arial"/>
        </w:rPr>
        <w:t>,</w:t>
      </w:r>
      <w:r w:rsidR="0033611A">
        <w:rPr>
          <w:rFonts w:ascii="Arial" w:hAnsi="Arial" w:cs="Arial"/>
        </w:rPr>
        <w:t xml:space="preserve"> and aided in real-time system design</w:t>
      </w:r>
      <w:r>
        <w:rPr>
          <w:rFonts w:ascii="Arial" w:hAnsi="Arial" w:cs="Arial"/>
        </w:rPr>
        <w:t xml:space="preserve">. </w:t>
      </w:r>
      <w:r w:rsidR="00DA7259">
        <w:rPr>
          <w:rFonts w:ascii="Arial" w:hAnsi="Arial" w:cs="Arial"/>
        </w:rPr>
        <w:t>H.Y</w:t>
      </w:r>
      <w:r w:rsidR="000E72B1">
        <w:rPr>
          <w:rFonts w:ascii="Arial" w:hAnsi="Arial" w:cs="Arial"/>
        </w:rPr>
        <w:t>.</w:t>
      </w:r>
      <w:r w:rsidR="00894AE5">
        <w:rPr>
          <w:rFonts w:ascii="Arial" w:hAnsi="Arial" w:cs="Arial"/>
        </w:rPr>
        <w:t xml:space="preserve"> and Y.G.</w:t>
      </w:r>
      <w:r w:rsidR="00DA7259">
        <w:rPr>
          <w:rFonts w:ascii="Arial" w:hAnsi="Arial" w:cs="Arial"/>
        </w:rPr>
        <w:t xml:space="preserve"> aided in data collection. </w:t>
      </w:r>
      <w:r>
        <w:rPr>
          <w:rFonts w:ascii="Arial" w:hAnsi="Arial" w:cs="Arial"/>
        </w:rPr>
        <w:t xml:space="preserve">A.T.C. conducted patient recruitment and patient care. E.F.C. performed the surgical implantation of the ECoG array and performed patient care. K.G. </w:t>
      </w:r>
      <w:r w:rsidR="00F82D75">
        <w:rPr>
          <w:rFonts w:ascii="Arial" w:hAnsi="Arial" w:cs="Arial"/>
        </w:rPr>
        <w:t>conceived</w:t>
      </w:r>
      <w:r w:rsidR="0020161D">
        <w:rPr>
          <w:rFonts w:ascii="Arial" w:hAnsi="Arial" w:cs="Arial"/>
        </w:rPr>
        <w:t xml:space="preserve"> </w:t>
      </w:r>
      <w:r w:rsidR="00F82D75">
        <w:rPr>
          <w:rFonts w:ascii="Arial" w:hAnsi="Arial" w:cs="Arial"/>
        </w:rPr>
        <w:t xml:space="preserve">and </w:t>
      </w:r>
      <w:r>
        <w:rPr>
          <w:rFonts w:ascii="Arial" w:hAnsi="Arial" w:cs="Arial"/>
        </w:rPr>
        <w:t xml:space="preserve">supervised all aspects of the study. </w:t>
      </w:r>
      <w:r w:rsidR="002F3BE4">
        <w:rPr>
          <w:rFonts w:ascii="Arial" w:hAnsi="Arial" w:cs="Arial"/>
        </w:rPr>
        <w:t>A</w:t>
      </w:r>
      <w:r>
        <w:rPr>
          <w:rFonts w:ascii="Arial" w:hAnsi="Arial" w:cs="Arial"/>
        </w:rPr>
        <w:t xml:space="preserve">ll authors read and revised the manuscript.  </w:t>
      </w:r>
    </w:p>
    <w:p w14:paraId="58015DE4" w14:textId="77777777" w:rsidR="003E3ED6" w:rsidRDefault="003E3ED6" w:rsidP="00B77F48">
      <w:pPr>
        <w:spacing w:line="288" w:lineRule="auto"/>
        <w:contextualSpacing/>
        <w:jc w:val="both"/>
        <w:rPr>
          <w:rFonts w:ascii="Arial" w:hAnsi="Arial" w:cs="Arial"/>
        </w:rPr>
      </w:pPr>
    </w:p>
    <w:p w14:paraId="74710093" w14:textId="19E78231" w:rsidR="003E3ED6" w:rsidRPr="003E3ED6" w:rsidRDefault="003E3ED6" w:rsidP="00B77F48">
      <w:pPr>
        <w:spacing w:line="288" w:lineRule="auto"/>
        <w:contextualSpacing/>
        <w:jc w:val="both"/>
        <w:rPr>
          <w:rFonts w:ascii="Arial" w:hAnsi="Arial" w:cs="Arial"/>
          <w:b/>
          <w:bCs/>
          <w:sz w:val="28"/>
          <w:szCs w:val="28"/>
        </w:rPr>
      </w:pPr>
      <w:r w:rsidRPr="003E3ED6">
        <w:rPr>
          <w:rFonts w:ascii="Arial" w:hAnsi="Arial" w:cs="Arial"/>
          <w:b/>
          <w:bCs/>
          <w:sz w:val="28"/>
          <w:szCs w:val="28"/>
        </w:rPr>
        <w:t>Acknowledgement</w:t>
      </w:r>
    </w:p>
    <w:p w14:paraId="482CFA74" w14:textId="145AC51F" w:rsidR="00B21FA5" w:rsidRDefault="003E3ED6" w:rsidP="00B77F48">
      <w:pPr>
        <w:spacing w:line="288" w:lineRule="auto"/>
        <w:contextualSpacing/>
        <w:jc w:val="both"/>
        <w:rPr>
          <w:rFonts w:ascii="Arial" w:hAnsi="Arial" w:cs="Arial"/>
        </w:rPr>
      </w:pPr>
      <w:r w:rsidRPr="003E3ED6">
        <w:rPr>
          <w:rFonts w:ascii="Arial" w:hAnsi="Arial" w:cs="Arial"/>
          <w:bCs/>
        </w:rPr>
        <w:t xml:space="preserve">This work was funded by the National Institutes of Health through the NIH Director’s New Innovator Award Program, grant number [1 DP2 HD087955].  </w:t>
      </w:r>
      <w:r>
        <w:rPr>
          <w:rFonts w:ascii="Arial" w:hAnsi="Arial" w:cs="Arial"/>
          <w:bCs/>
        </w:rPr>
        <w:t>This work was also supported by the Weill Institute for Neuroscience at UCSF.</w:t>
      </w:r>
    </w:p>
    <w:p w14:paraId="04CD6CB7" w14:textId="77777777" w:rsidR="00C16F4C" w:rsidRDefault="00C16F4C" w:rsidP="00B77F48">
      <w:pPr>
        <w:spacing w:line="288" w:lineRule="auto"/>
        <w:contextualSpacing/>
        <w:jc w:val="both"/>
        <w:rPr>
          <w:rFonts w:ascii="Arial" w:hAnsi="Arial" w:cs="Arial"/>
        </w:rPr>
      </w:pPr>
    </w:p>
    <w:p w14:paraId="588A1F94" w14:textId="77777777" w:rsidR="00B21FA5" w:rsidRDefault="00B21FA5" w:rsidP="00B77F48">
      <w:pPr>
        <w:spacing w:line="288" w:lineRule="auto"/>
        <w:contextualSpacing/>
        <w:jc w:val="both"/>
        <w:rPr>
          <w:rFonts w:ascii="Arial" w:hAnsi="Arial" w:cs="Arial"/>
        </w:rPr>
      </w:pPr>
    </w:p>
    <w:p w14:paraId="48E3B1F1" w14:textId="77777777" w:rsidR="00B21FA5" w:rsidRDefault="00B21FA5" w:rsidP="00B77F48">
      <w:pPr>
        <w:spacing w:line="288" w:lineRule="auto"/>
        <w:contextualSpacing/>
        <w:jc w:val="both"/>
        <w:rPr>
          <w:rFonts w:ascii="Arial" w:hAnsi="Arial" w:cs="Arial"/>
        </w:rPr>
      </w:pPr>
    </w:p>
    <w:p w14:paraId="272A3DA9" w14:textId="77777777" w:rsidR="00B21FA5" w:rsidRDefault="00B21FA5" w:rsidP="00B77F48">
      <w:pPr>
        <w:spacing w:line="288" w:lineRule="auto"/>
        <w:contextualSpacing/>
        <w:jc w:val="both"/>
        <w:rPr>
          <w:rFonts w:ascii="Arial" w:hAnsi="Arial" w:cs="Arial"/>
        </w:rPr>
      </w:pPr>
    </w:p>
    <w:p w14:paraId="13B2BA89" w14:textId="77777777" w:rsidR="00B21FA5" w:rsidRDefault="00B21FA5" w:rsidP="00B77F48">
      <w:pPr>
        <w:spacing w:line="288" w:lineRule="auto"/>
        <w:contextualSpacing/>
        <w:jc w:val="both"/>
        <w:rPr>
          <w:rFonts w:ascii="Arial" w:hAnsi="Arial" w:cs="Arial"/>
        </w:rPr>
      </w:pPr>
    </w:p>
    <w:p w14:paraId="14A2264C" w14:textId="77777777" w:rsidR="00B21FA5" w:rsidRDefault="00B21FA5" w:rsidP="00B77F48">
      <w:pPr>
        <w:spacing w:line="288" w:lineRule="auto"/>
        <w:contextualSpacing/>
        <w:jc w:val="both"/>
        <w:rPr>
          <w:rFonts w:ascii="Arial" w:hAnsi="Arial" w:cs="Arial"/>
        </w:rPr>
      </w:pPr>
    </w:p>
    <w:p w14:paraId="490B7500" w14:textId="77777777" w:rsidR="00B21FA5" w:rsidRDefault="00B21FA5" w:rsidP="00B77F48">
      <w:pPr>
        <w:spacing w:line="288" w:lineRule="auto"/>
        <w:contextualSpacing/>
        <w:jc w:val="both"/>
        <w:rPr>
          <w:rFonts w:ascii="Arial" w:hAnsi="Arial" w:cs="Arial"/>
        </w:rPr>
      </w:pPr>
    </w:p>
    <w:p w14:paraId="3D795B5E" w14:textId="25D79CEF" w:rsidR="00C74C59" w:rsidRDefault="00471E47" w:rsidP="00C74C59">
      <w:pPr>
        <w:rPr>
          <w:rFonts w:ascii="Arial" w:hAnsi="Arial" w:cs="Arial"/>
          <w:b/>
          <w:bCs/>
          <w:sz w:val="28"/>
          <w:szCs w:val="28"/>
        </w:rPr>
      </w:pPr>
      <w:r>
        <w:rPr>
          <w:rFonts w:ascii="Arial" w:hAnsi="Arial" w:cs="Arial"/>
          <w:b/>
          <w:bCs/>
          <w:sz w:val="28"/>
          <w:szCs w:val="28"/>
        </w:rPr>
        <w:br w:type="page"/>
      </w:r>
      <w:r w:rsidR="00C74C59" w:rsidRPr="00C74C59">
        <w:rPr>
          <w:rFonts w:ascii="Arial" w:hAnsi="Arial" w:cs="Arial"/>
          <w:b/>
          <w:bCs/>
          <w:sz w:val="28"/>
          <w:szCs w:val="28"/>
        </w:rPr>
        <w:lastRenderedPageBreak/>
        <w:t xml:space="preserve"> </w:t>
      </w:r>
      <w:r w:rsidR="00C74C59">
        <w:rPr>
          <w:rFonts w:ascii="Arial" w:hAnsi="Arial" w:cs="Arial"/>
          <w:b/>
          <w:bCs/>
          <w:sz w:val="28"/>
          <w:szCs w:val="28"/>
        </w:rPr>
        <w:t>Methods</w:t>
      </w:r>
    </w:p>
    <w:p w14:paraId="73B2FC83" w14:textId="77777777" w:rsidR="00C74C59" w:rsidRPr="00CC02EF" w:rsidRDefault="00C74C59" w:rsidP="00C74C59">
      <w:pPr>
        <w:spacing w:line="288" w:lineRule="auto"/>
        <w:contextualSpacing/>
        <w:jc w:val="both"/>
        <w:rPr>
          <w:rFonts w:ascii="Arial" w:hAnsi="Arial" w:cs="Arial"/>
          <w:b/>
          <w:bCs/>
          <w:sz w:val="24"/>
          <w:szCs w:val="24"/>
        </w:rPr>
      </w:pPr>
      <w:r w:rsidRPr="00CC02EF">
        <w:rPr>
          <w:rFonts w:ascii="Arial" w:hAnsi="Arial" w:cs="Arial"/>
          <w:b/>
          <w:bCs/>
          <w:sz w:val="24"/>
          <w:szCs w:val="24"/>
        </w:rPr>
        <w:t>Clinical trial overview</w:t>
      </w:r>
      <w:r>
        <w:rPr>
          <w:rFonts w:ascii="Arial" w:hAnsi="Arial" w:cs="Arial"/>
          <w:b/>
          <w:bCs/>
          <w:sz w:val="24"/>
          <w:szCs w:val="24"/>
        </w:rPr>
        <w:t xml:space="preserve"> and participants </w:t>
      </w:r>
    </w:p>
    <w:p w14:paraId="348E25DA" w14:textId="77777777" w:rsidR="00C74C59" w:rsidRPr="00CC02EF" w:rsidRDefault="00C74C59" w:rsidP="00C74C59">
      <w:pPr>
        <w:spacing w:line="288" w:lineRule="auto"/>
        <w:contextualSpacing/>
        <w:jc w:val="both"/>
        <w:rPr>
          <w:rFonts w:ascii="Arial" w:hAnsi="Arial" w:cs="Arial"/>
          <w:b/>
          <w:bCs/>
          <w:sz w:val="24"/>
          <w:szCs w:val="24"/>
        </w:rPr>
      </w:pPr>
      <w:r>
        <w:rPr>
          <w:rFonts w:ascii="Arial" w:hAnsi="Arial" w:cs="Arial"/>
        </w:rPr>
        <w:t>This study was approved by the US Food and Drug Administration (FDA) under an investigational device exemption (IDE) as part of the BCI for Restoration of Arm and Voice (BRAVO) clinical trial (</w:t>
      </w:r>
      <w:r w:rsidRPr="00025FDD">
        <w:rPr>
          <w:rFonts w:ascii="Arial" w:hAnsi="Arial" w:cs="Arial"/>
        </w:rPr>
        <w:t>NCT03698149</w:t>
      </w:r>
      <w:r>
        <w:rPr>
          <w:rFonts w:ascii="Arial" w:hAnsi="Arial" w:cs="Arial"/>
        </w:rPr>
        <w:t xml:space="preserve">). The IDE was specifically for the neural implant used in this study. Approval of the research paradigm and study protocol was obtained by the Committee on Human Research and Institutional Review Boards at the University of California, San Francisco. Participant B1 is a 41 year old right-handed male with extensive bilateral pontine strokes resulting in severe spastic tetraparesis and anarthria </w:t>
      </w:r>
      <w:r>
        <w:rPr>
          <w:rFonts w:ascii="Arial" w:hAnsi="Arial" w:cs="Arial"/>
        </w:rPr>
        <w:fldChar w:fldCharType="begin">
          <w:fldData xml:space="preserve">PEVuZE5vdGU+PENpdGU+PEF1dGhvcj5Nb3NlczwvQXV0aG9yPjxZZWFyPjIwMjE8L1llYXI+PFJl
Y051bT4zMjQ8L1JlY051bT48RGlzcGxheVRleHQ+KE1vc2VzIGV0IGFsLiwgMjAyMTsgU2lsdmVy
c21pdGggZXQgYWwuLCAyMDIxOyBNZXR6Z2VyIGV0IGFsLiwgMjAyMik8L0Rpc3BsYXlUZXh0Pjxy
ZWNvcmQ+PHJlYy1udW1iZXI+MzI0PC9yZWMtbnVtYmVyPjxmb3JlaWduLWtleXM+PGtleSBhcHA9
IkVOIiBkYi1pZD0iMDk1dnpmMnp6dmFycGFlemFkOXh3NTB1d3Z6d3NkNTllZGY5IiB0aW1lc3Rh
bXA9IjE2NzUyNzc0NzMiPjMyNDwva2V5PjwvZm9yZWlnbi1rZXlzPjxyZWYtdHlwZSBuYW1lPSJK
b3VybmFsIEFydGljbGUiPjE3PC9yZWYtdHlwZT48Y29udHJpYnV0b3JzPjxhdXRob3JzPjxhdXRo
b3I+TW9zZXMsIERhdmlkIEE8L2F1dGhvcj48YXV0aG9yPk1ldHpnZXIsIFNlYW4gTDwvYXV0aG9y
PjxhdXRob3I+TGl1LCBKZXNzaWUgUjwvYXV0aG9yPjxhdXRob3I+QW51bWFuY2hpcGFsbGksIEdv
cGFsYSBLPC9hdXRob3I+PGF1dGhvcj5NYWtpbiwgSm9zZXBoIEc8L2F1dGhvcj48YXV0aG9yPlN1
biwgUGVuZ2ZlaSBGPC9hdXRob3I+PGF1dGhvcj5DaGFydGllciwgSm9zaDwvYXV0aG9yPjxhdXRo
b3I+RG91Z2hlcnR5LCBNYXhpbWlsaWFuIEU8L2F1dGhvcj48YXV0aG9yPkxpdSwgUGF0cmljaWEg
TTwvYXV0aG9yPjxhdXRob3I+QWJyYW1zLCBHYXJ5IE08L2F1dGhvcj48L2F1dGhvcnM+PC9jb250
cmlidXRvcnM+PHRpdGxlcz48dGl0bGU+TmV1cm9wcm9zdGhlc2lzIGZvciBkZWNvZGluZyBzcGVl
Y2ggaW4gYSBwYXJhbHl6ZWQgcGVyc29uIHdpdGggYW5hcnRocmlhPC90aXRsZT48c2Vjb25kYXJ5
LXRpdGxlPk5ldyBFbmdsYW5kIEpvdXJuYWwgb2YgTWVkaWNpbmU8L3NlY29uZGFyeS10aXRsZT48
L3RpdGxlcz48cGVyaW9kaWNhbD48ZnVsbC10aXRsZT5OZXcgRW5nbGFuZCBKb3VybmFsIG9mIE1l
ZGljaW5lPC9mdWxsLXRpdGxlPjwvcGVyaW9kaWNhbD48cGFnZXM+MjE3LTIyNzwvcGFnZXM+PHZv
bHVtZT4zODU8L3ZvbHVtZT48bnVtYmVyPjM8L251bWJlcj48ZGF0ZXM+PHllYXI+MjAyMTwveWVh
cj48L2RhdGVzPjxpc2JuPjAwMjgtNDc5MzwvaXNibj48dXJscz48L3VybHM+PC9yZWNvcmQ+PC9D
aXRlPjxDaXRlPjxBdXRob3I+U2lsdmVyc21pdGg8L0F1dGhvcj48WWVhcj4yMDIxPC9ZZWFyPjxS
ZWNOdW0+OTc8L1JlY051bT48cmVjb3JkPjxyZWMtbnVtYmVyPjk3PC9yZWMtbnVtYmVyPjxmb3Jl
aWduLWtleXM+PGtleSBhcHA9IkVOIiBkYi1pZD0iMDk1dnpmMnp6dmFycGFlemFkOXh3NTB1d3Z6
d3NkNTllZGY5IiB0aW1lc3RhbXA9IjE2MDc4OTk1NDUiPjk3PC9rZXk+PC9mb3JlaWduLWtleXM+
PHJlZi10eXBlIG5hbWU9IkpvdXJuYWwgQXJ0aWNsZSI+MTc8L3JlZi10eXBlPjxjb250cmlidXRv
cnM+PGF1dGhvcnM+PGF1dGhvcj5TaWx2ZXJzbWl0aCwgRGFuaWVsIEI8L2F1dGhvcj48YXV0aG9y
PkFiaXJpLCBSZXphPC9hdXRob3I+PGF1dGhvcj5IYXJkeSwgTmljaG9sYXMgRjwvYXV0aG9yPjxh
dXRob3I+TmF0cmFqLCBOaWtoaWxlc2g8L2F1dGhvcj48YXV0aG9yPlR1LUNoYW4sIEFkZWx5bjwv
YXV0aG9yPjxhdXRob3I+Q2hhbmcsIEVkd2FyZCBGPC9hdXRob3I+PGF1dGhvcj5HYW5ndWx5LCBL
YXJ1bmVzaDwvYXV0aG9yPjwvYXV0aG9ycz48L2NvbnRyaWJ1dG9ycz48dGl0bGVzPjx0aXRsZT5Q
bHVnLWFuZC1wbGF5IGNvbnRyb2wgb2YgYSBicmFpbuKAk2NvbXB1dGVyIGludGVyZmFjZSB0aHJv
dWdoIG5ldXJhbCBtYXAgc3RhYmlsaXphdGlvbjwvdGl0bGU+PHNlY29uZGFyeS10aXRsZT5OYXR1
cmUgQmlvdGVjaG5vbG9neTwvc2Vjb25kYXJ5LXRpdGxlPjwvdGl0bGVzPjxwZXJpb2RpY2FsPjxm
dWxsLXRpdGxlPk5hdHVyZSBCaW90ZWNobm9sb2d5PC9mdWxsLXRpdGxlPjwvcGVyaW9kaWNhbD48
cGFnZXM+MzI2LTMzNTwvcGFnZXM+PHZvbHVtZT4zOSA8L3ZvbHVtZT48bnVtYmVyPjM8L251bWJl
cj48ZGF0ZXM+PHllYXI+MjAyMTwveWVhcj48L2RhdGVzPjxpc2JuPjE1NDYtMTY5NjwvaXNibj48
dXJscz48L3VybHM+PC9yZWNvcmQ+PC9DaXRlPjxDaXRlPjxBdXRob3I+TWV0emdlcjwvQXV0aG9y
PjxZZWFyPjIwMjI8L1llYXI+PFJlY051bT4zMzA8L1JlY051bT48cmVjb3JkPjxyZWMtbnVtYmVy
PjMzMDwvcmVjLW51bWJlcj48Zm9yZWlnbi1rZXlzPjxrZXkgYXBwPSJFTiIgZGItaWQ9IjA5NXZ6
ZjJ6enZhcnBhZXphZDl4dzUwdXd2endzZDU5ZWRmOSIgdGltZXN0YW1wPSIxNjc1Mjg5ODA2Ij4z
MzA8L2tleT48L2ZvcmVpZ24ta2V5cz48cmVmLXR5cGUgbmFtZT0iSm91cm5hbCBBcnRpY2xlIj4x
NzwvcmVmLXR5cGU+PGNvbnRyaWJ1dG9ycz48YXV0aG9ycz48YXV0aG9yPk1ldHpnZXIsIFNlYW4g
TDwvYXV0aG9yPjxhdXRob3I+TGl1LCBKZXNzaWUgUjwvYXV0aG9yPjxhdXRob3I+TW9zZXMsIERh
dmlkIEE8L2F1dGhvcj48YXV0aG9yPkRvdWdoZXJ0eSwgTWF4aW1pbGlhbiBFPC9hdXRob3I+PGF1
dGhvcj5TZWF0b24sIE1hcmdhcmV0IFA8L2F1dGhvcj48YXV0aG9yPkxpdHRsZWpvaG4sIEtheWxv
IFQ8L2F1dGhvcj48YXV0aG9yPkNoYXJ0aWVyLCBKb3NoPC9hdXRob3I+PGF1dGhvcj5BbnVtYW5j
aGlwYWxsaSwgR29wYWxhIEs8L2F1dGhvcj48YXV0aG9yPlR1LUNoYW4sIEFkZWx5bjwvYXV0aG9y
PjxhdXRob3I+R2FuZ3VseSwgS2FydW5lc2g8L2F1dGhvcj48L2F1dGhvcnM+PC9jb250cmlidXRv
cnM+PHRpdGxlcz48dGl0bGU+R2VuZXJhbGl6YWJsZSBzcGVsbGluZyB1c2luZyBhIHNwZWVjaCBu
ZXVyb3Byb3N0aGVzaXMgaW4gYW4gaW5kaXZpZHVhbCB3aXRoIHNldmVyZSBsaW1iIGFuZCB2b2Nh
bCBwYXJhbHlzaXM8L3RpdGxlPjxzZWNvbmRhcnktdGl0bGU+TmF0dXJlIENvbW11bmljYXRpb25z
PC9zZWNvbmRhcnktdGl0bGU+PC90aXRsZXM+PHBlcmlvZGljYWw+PGZ1bGwtdGl0bGU+TmF0dXJl
IGNvbW11bmljYXRpb25zPC9mdWxsLXRpdGxlPjwvcGVyaW9kaWNhbD48cGFnZXM+NjUxMDwvcGFn
ZXM+PHZvbHVtZT4xMzwvdm9sdW1lPjxudW1iZXI+MTwvbnVtYmVyPjxkYXRlcz48eWVhcj4yMDIy
PC95ZWFyPjwvZGF0ZXM+PGlzYm4+MjA0MS0xNzIzPC9pc2JuPjx1cmxzPjwvdXJscz48L3JlY29y
ZD48L0NpdGU+PC9FbmROb3RlPn==
</w:fldData>
        </w:fldChar>
      </w:r>
      <w:r>
        <w:rPr>
          <w:rFonts w:ascii="Arial" w:hAnsi="Arial" w:cs="Arial"/>
        </w:rPr>
        <w:instrText xml:space="preserve"> ADDIN EN.CITE </w:instrText>
      </w:r>
      <w:r>
        <w:rPr>
          <w:rFonts w:ascii="Arial" w:hAnsi="Arial" w:cs="Arial"/>
        </w:rPr>
        <w:fldChar w:fldCharType="begin">
          <w:fldData xml:space="preserve">PEVuZE5vdGU+PENpdGU+PEF1dGhvcj5Nb3NlczwvQXV0aG9yPjxZZWFyPjIwMjE8L1llYXI+PFJl
Y051bT4zMjQ8L1JlY051bT48RGlzcGxheVRleHQ+KE1vc2VzIGV0IGFsLiwgMjAyMTsgU2lsdmVy
c21pdGggZXQgYWwuLCAyMDIxOyBNZXR6Z2VyIGV0IGFsLiwgMjAyMik8L0Rpc3BsYXlUZXh0Pjxy
ZWNvcmQ+PHJlYy1udW1iZXI+MzI0PC9yZWMtbnVtYmVyPjxmb3JlaWduLWtleXM+PGtleSBhcHA9
IkVOIiBkYi1pZD0iMDk1dnpmMnp6dmFycGFlemFkOXh3NTB1d3Z6d3NkNTllZGY5IiB0aW1lc3Rh
bXA9IjE2NzUyNzc0NzMiPjMyNDwva2V5PjwvZm9yZWlnbi1rZXlzPjxyZWYtdHlwZSBuYW1lPSJK
b3VybmFsIEFydGljbGUiPjE3PC9yZWYtdHlwZT48Y29udHJpYnV0b3JzPjxhdXRob3JzPjxhdXRo
b3I+TW9zZXMsIERhdmlkIEE8L2F1dGhvcj48YXV0aG9yPk1ldHpnZXIsIFNlYW4gTDwvYXV0aG9y
PjxhdXRob3I+TGl1LCBKZXNzaWUgUjwvYXV0aG9yPjxhdXRob3I+QW51bWFuY2hpcGFsbGksIEdv
cGFsYSBLPC9hdXRob3I+PGF1dGhvcj5NYWtpbiwgSm9zZXBoIEc8L2F1dGhvcj48YXV0aG9yPlN1
biwgUGVuZ2ZlaSBGPC9hdXRob3I+PGF1dGhvcj5DaGFydGllciwgSm9zaDwvYXV0aG9yPjxhdXRo
b3I+RG91Z2hlcnR5LCBNYXhpbWlsaWFuIEU8L2F1dGhvcj48YXV0aG9yPkxpdSwgUGF0cmljaWEg
TTwvYXV0aG9yPjxhdXRob3I+QWJyYW1zLCBHYXJ5IE08L2F1dGhvcj48L2F1dGhvcnM+PC9jb250
cmlidXRvcnM+PHRpdGxlcz48dGl0bGU+TmV1cm9wcm9zdGhlc2lzIGZvciBkZWNvZGluZyBzcGVl
Y2ggaW4gYSBwYXJhbHl6ZWQgcGVyc29uIHdpdGggYW5hcnRocmlhPC90aXRsZT48c2Vjb25kYXJ5
LXRpdGxlPk5ldyBFbmdsYW5kIEpvdXJuYWwgb2YgTWVkaWNpbmU8L3NlY29uZGFyeS10aXRsZT48
L3RpdGxlcz48cGVyaW9kaWNhbD48ZnVsbC10aXRsZT5OZXcgRW5nbGFuZCBKb3VybmFsIG9mIE1l
ZGljaW5lPC9mdWxsLXRpdGxlPjwvcGVyaW9kaWNhbD48cGFnZXM+MjE3LTIyNzwvcGFnZXM+PHZv
bHVtZT4zODU8L3ZvbHVtZT48bnVtYmVyPjM8L251bWJlcj48ZGF0ZXM+PHllYXI+MjAyMTwveWVh
cj48L2RhdGVzPjxpc2JuPjAwMjgtNDc5MzwvaXNibj48dXJscz48L3VybHM+PC9yZWNvcmQ+PC9D
aXRlPjxDaXRlPjxBdXRob3I+U2lsdmVyc21pdGg8L0F1dGhvcj48WWVhcj4yMDIxPC9ZZWFyPjxS
ZWNOdW0+OTc8L1JlY051bT48cmVjb3JkPjxyZWMtbnVtYmVyPjk3PC9yZWMtbnVtYmVyPjxmb3Jl
aWduLWtleXM+PGtleSBhcHA9IkVOIiBkYi1pZD0iMDk1dnpmMnp6dmFycGFlemFkOXh3NTB1d3Z6
d3NkNTllZGY5IiB0aW1lc3RhbXA9IjE2MDc4OTk1NDUiPjk3PC9rZXk+PC9mb3JlaWduLWtleXM+
PHJlZi10eXBlIG5hbWU9IkpvdXJuYWwgQXJ0aWNsZSI+MTc8L3JlZi10eXBlPjxjb250cmlidXRv
cnM+PGF1dGhvcnM+PGF1dGhvcj5TaWx2ZXJzbWl0aCwgRGFuaWVsIEI8L2F1dGhvcj48YXV0aG9y
PkFiaXJpLCBSZXphPC9hdXRob3I+PGF1dGhvcj5IYXJkeSwgTmljaG9sYXMgRjwvYXV0aG9yPjxh
dXRob3I+TmF0cmFqLCBOaWtoaWxlc2g8L2F1dGhvcj48YXV0aG9yPlR1LUNoYW4sIEFkZWx5bjwv
YXV0aG9yPjxhdXRob3I+Q2hhbmcsIEVkd2FyZCBGPC9hdXRob3I+PGF1dGhvcj5HYW5ndWx5LCBL
YXJ1bmVzaDwvYXV0aG9yPjwvYXV0aG9ycz48L2NvbnRyaWJ1dG9ycz48dGl0bGVzPjx0aXRsZT5Q
bHVnLWFuZC1wbGF5IGNvbnRyb2wgb2YgYSBicmFpbuKAk2NvbXB1dGVyIGludGVyZmFjZSB0aHJv
dWdoIG5ldXJhbCBtYXAgc3RhYmlsaXphdGlvbjwvdGl0bGU+PHNlY29uZGFyeS10aXRsZT5OYXR1
cmUgQmlvdGVjaG5vbG9neTwvc2Vjb25kYXJ5LXRpdGxlPjwvdGl0bGVzPjxwZXJpb2RpY2FsPjxm
dWxsLXRpdGxlPk5hdHVyZSBCaW90ZWNobm9sb2d5PC9mdWxsLXRpdGxlPjwvcGVyaW9kaWNhbD48
cGFnZXM+MzI2LTMzNTwvcGFnZXM+PHZvbHVtZT4zOSA8L3ZvbHVtZT48bnVtYmVyPjM8L251bWJl
cj48ZGF0ZXM+PHllYXI+MjAyMTwveWVhcj48L2RhdGVzPjxpc2JuPjE1NDYtMTY5NjwvaXNibj48
dXJscz48L3VybHM+PC9yZWNvcmQ+PC9DaXRlPjxDaXRlPjxBdXRob3I+TWV0emdlcjwvQXV0aG9y
PjxZZWFyPjIwMjI8L1llYXI+PFJlY051bT4zMzA8L1JlY051bT48cmVjb3JkPjxyZWMtbnVtYmVy
PjMzMDwvcmVjLW51bWJlcj48Zm9yZWlnbi1rZXlzPjxrZXkgYXBwPSJFTiIgZGItaWQ9IjA5NXZ6
ZjJ6enZhcnBhZXphZDl4dzUwdXd2endzZDU5ZWRmOSIgdGltZXN0YW1wPSIxNjc1Mjg5ODA2Ij4z
MzA8L2tleT48L2ZvcmVpZ24ta2V5cz48cmVmLXR5cGUgbmFtZT0iSm91cm5hbCBBcnRpY2xlIj4x
NzwvcmVmLXR5cGU+PGNvbnRyaWJ1dG9ycz48YXV0aG9ycz48YXV0aG9yPk1ldHpnZXIsIFNlYW4g
TDwvYXV0aG9yPjxhdXRob3I+TGl1LCBKZXNzaWUgUjwvYXV0aG9yPjxhdXRob3I+TW9zZXMsIERh
dmlkIEE8L2F1dGhvcj48YXV0aG9yPkRvdWdoZXJ0eSwgTWF4aW1pbGlhbiBFPC9hdXRob3I+PGF1
dGhvcj5TZWF0b24sIE1hcmdhcmV0IFA8L2F1dGhvcj48YXV0aG9yPkxpdHRsZWpvaG4sIEtheWxv
IFQ8L2F1dGhvcj48YXV0aG9yPkNoYXJ0aWVyLCBKb3NoPC9hdXRob3I+PGF1dGhvcj5BbnVtYW5j
aGlwYWxsaSwgR29wYWxhIEs8L2F1dGhvcj48YXV0aG9yPlR1LUNoYW4sIEFkZWx5bjwvYXV0aG9y
PjxhdXRob3I+R2FuZ3VseSwgS2FydW5lc2g8L2F1dGhvcj48L2F1dGhvcnM+PC9jb250cmlidXRv
cnM+PHRpdGxlcz48dGl0bGU+R2VuZXJhbGl6YWJsZSBzcGVsbGluZyB1c2luZyBhIHNwZWVjaCBu
ZXVyb3Byb3N0aGVzaXMgaW4gYW4gaW5kaXZpZHVhbCB3aXRoIHNldmVyZSBsaW1iIGFuZCB2b2Nh
bCBwYXJhbHlzaXM8L3RpdGxlPjxzZWNvbmRhcnktdGl0bGU+TmF0dXJlIENvbW11bmljYXRpb25z
PC9zZWNvbmRhcnktdGl0bGU+PC90aXRsZXM+PHBlcmlvZGljYWw+PGZ1bGwtdGl0bGU+TmF0dXJl
IGNvbW11bmljYXRpb25zPC9mdWxsLXRpdGxlPjwvcGVyaW9kaWNhbD48cGFnZXM+NjUxMDwvcGFn
ZXM+PHZvbHVtZT4xMzwvdm9sdW1lPjxudW1iZXI+MTwvbnVtYmVyPjxkYXRlcz48eWVhcj4yMDIy
PC95ZWFyPjwvZGF0ZXM+PGlzYm4+MjA0MS0xNzIzPC9pc2JuPjx1cmxzPjwvdXJscz48L3JlY29y
ZD48L0NpdGU+PC9FbmROb3RlPn==
</w:fldData>
        </w:fldChar>
      </w:r>
      <w:r>
        <w:rPr>
          <w:rFonts w:ascii="Arial" w:hAnsi="Arial" w:cs="Arial"/>
        </w:rPr>
        <w:instrText xml:space="preserve"> ADDIN EN.CITE.DATA </w:instrText>
      </w:r>
      <w:r>
        <w:rPr>
          <w:rFonts w:ascii="Arial" w:hAnsi="Arial" w:cs="Arial"/>
        </w:rPr>
      </w:r>
      <w:r>
        <w:rPr>
          <w:rFonts w:ascii="Arial" w:hAnsi="Arial" w:cs="Arial"/>
        </w:rPr>
        <w:fldChar w:fldCharType="end"/>
      </w:r>
      <w:r>
        <w:rPr>
          <w:rFonts w:ascii="Arial" w:hAnsi="Arial" w:cs="Arial"/>
        </w:rPr>
      </w:r>
      <w:r>
        <w:rPr>
          <w:rFonts w:ascii="Arial" w:hAnsi="Arial" w:cs="Arial"/>
        </w:rPr>
        <w:fldChar w:fldCharType="separate"/>
      </w:r>
      <w:r>
        <w:rPr>
          <w:rFonts w:ascii="Arial" w:hAnsi="Arial" w:cs="Arial"/>
          <w:noProof/>
        </w:rPr>
        <w:t>(Moses et al., 2021; Silversmith et al., 2021; Metzger et al., 2022)</w:t>
      </w:r>
      <w:r>
        <w:rPr>
          <w:rFonts w:ascii="Arial" w:hAnsi="Arial" w:cs="Arial"/>
        </w:rPr>
        <w:fldChar w:fldCharType="end"/>
      </w:r>
      <w:r>
        <w:rPr>
          <w:rFonts w:ascii="Arial" w:hAnsi="Arial" w:cs="Arial"/>
        </w:rPr>
        <w:t xml:space="preserve"> and is wheel-chair bound with little to none upper limb movements </w:t>
      </w:r>
      <w:r w:rsidRPr="0042001B">
        <w:rPr>
          <w:rFonts w:ascii="Arial" w:hAnsi="Arial" w:cs="Arial"/>
        </w:rPr>
        <w:t>(Medical Research Council scale of the right upper extremity: 1/5 for finger flexion, 3/5 for elbow flexion, 2/5 for elbow extension and 0/5 for other upper limb muscles; upper extremity Fugl–Meyer score of 7/66)</w:t>
      </w:r>
      <w:r>
        <w:rPr>
          <w:rFonts w:ascii="Arial" w:hAnsi="Arial" w:cs="Arial"/>
        </w:rPr>
        <w:t xml:space="preserve"> and complete lower-limb paralysis. B1 was also a participant in our prior motor BCI study where we quantified his overt movement disabilities via video analysis </w:t>
      </w:r>
      <w:r>
        <w:rPr>
          <w:rFonts w:ascii="Arial" w:hAnsi="Arial" w:cs="Arial"/>
        </w:rPr>
        <w:fldChar w:fldCharType="begin"/>
      </w:r>
      <w:r>
        <w:rPr>
          <w:rFonts w:ascii="Arial" w:hAnsi="Arial" w:cs="Arial"/>
        </w:rPr>
        <w:instrText xml:space="preserve"> ADDIN EN.CITE &lt;EndNote&gt;&lt;Cite&gt;&lt;Author&gt;Silversmith&lt;/Author&gt;&lt;Year&gt;2021&lt;/Year&gt;&lt;RecNum&gt;97&lt;/RecNum&gt;&lt;DisplayText&gt;(Silversmith et al., 2021)&lt;/DisplayText&gt;&lt;record&gt;&lt;rec-number&gt;97&lt;/rec-number&gt;&lt;foreign-keys&gt;&lt;key app="EN" db-id="095vzf2zzvarpaezad9xw50uwvzwsd59edf9" timestamp="1607899545"&gt;97&lt;/key&gt;&lt;/foreign-keys&gt;&lt;ref-type name="Journal Article"&gt;17&lt;/ref-type&gt;&lt;contributors&gt;&lt;authors&gt;&lt;author&gt;Silversmith, Daniel B&lt;/author&gt;&lt;author&gt;Abiri, Reza&lt;/author&gt;&lt;author&gt;Hardy, Nicholas F&lt;/author&gt;&lt;author&gt;Natraj, Nikhilesh&lt;/author&gt;&lt;author&gt;Tu-Chan, Adelyn&lt;/author&gt;&lt;author&gt;Chang, Edward F&lt;/author&gt;&lt;author&gt;Ganguly, Karunesh&lt;/author&gt;&lt;/authors&gt;&lt;/contributors&gt;&lt;titles&gt;&lt;title&gt;Plug-and-play control of a brain–computer interface through neural map stabilization&lt;/title&gt;&lt;secondary-title&gt;Nature Biotechnology&lt;/secondary-title&gt;&lt;/titles&gt;&lt;periodical&gt;&lt;full-title&gt;Nature Biotechnology&lt;/full-title&gt;&lt;/periodical&gt;&lt;pages&gt;326-335&lt;/pages&gt;&lt;volume&gt;39 &lt;/volume&gt;&lt;number&gt;3&lt;/number&gt;&lt;dates&gt;&lt;year&gt;2021&lt;/year&gt;&lt;/dates&gt;&lt;isbn&gt;1546-1696&lt;/isbn&gt;&lt;urls&gt;&lt;/urls&gt;&lt;/record&gt;&lt;/Cite&gt;&lt;/EndNote&gt;</w:instrText>
      </w:r>
      <w:r>
        <w:rPr>
          <w:rFonts w:ascii="Arial" w:hAnsi="Arial" w:cs="Arial"/>
        </w:rPr>
        <w:fldChar w:fldCharType="separate"/>
      </w:r>
      <w:r>
        <w:rPr>
          <w:rFonts w:ascii="Arial" w:hAnsi="Arial" w:cs="Arial"/>
          <w:noProof/>
        </w:rPr>
        <w:t>(Silversmith et al., 2021)</w:t>
      </w:r>
      <w:r>
        <w:rPr>
          <w:rFonts w:ascii="Arial" w:hAnsi="Arial" w:cs="Arial"/>
        </w:rPr>
        <w:fldChar w:fldCharType="end"/>
      </w:r>
      <w:r>
        <w:rPr>
          <w:rFonts w:ascii="Arial" w:hAnsi="Arial" w:cs="Arial"/>
        </w:rPr>
        <w:t xml:space="preserve">. Participant B2 was a 56 year old male with end-stage ALS with complete paralysis from whom we had a limited window to collect data. </w:t>
      </w:r>
    </w:p>
    <w:p w14:paraId="4C4EE433" w14:textId="77777777" w:rsidR="00C74C59" w:rsidRPr="00CC02EF" w:rsidRDefault="00C74C59" w:rsidP="00C74C59">
      <w:pPr>
        <w:spacing w:line="288" w:lineRule="auto"/>
        <w:contextualSpacing/>
        <w:jc w:val="both"/>
        <w:rPr>
          <w:rFonts w:ascii="Arial" w:hAnsi="Arial" w:cs="Arial"/>
          <w:b/>
          <w:bCs/>
          <w:sz w:val="24"/>
          <w:szCs w:val="24"/>
        </w:rPr>
      </w:pPr>
    </w:p>
    <w:p w14:paraId="099567B9" w14:textId="77777777" w:rsidR="00C74C59" w:rsidRPr="00CC02EF" w:rsidRDefault="00C74C59" w:rsidP="00C74C59">
      <w:pPr>
        <w:spacing w:line="288" w:lineRule="auto"/>
        <w:contextualSpacing/>
        <w:jc w:val="both"/>
        <w:rPr>
          <w:rFonts w:ascii="Arial" w:hAnsi="Arial" w:cs="Arial"/>
          <w:b/>
          <w:bCs/>
          <w:sz w:val="24"/>
          <w:szCs w:val="24"/>
        </w:rPr>
      </w:pPr>
      <w:r w:rsidRPr="00CC02EF">
        <w:rPr>
          <w:rFonts w:ascii="Arial" w:hAnsi="Arial" w:cs="Arial"/>
          <w:b/>
          <w:bCs/>
          <w:sz w:val="24"/>
          <w:szCs w:val="24"/>
        </w:rPr>
        <w:t>ECoG array and implantation</w:t>
      </w:r>
    </w:p>
    <w:p w14:paraId="43B8ECF6" w14:textId="77777777" w:rsidR="00C74C59" w:rsidRDefault="00C74C59" w:rsidP="00C74C59">
      <w:pPr>
        <w:spacing w:line="288" w:lineRule="auto"/>
        <w:contextualSpacing/>
        <w:jc w:val="both"/>
        <w:rPr>
          <w:rFonts w:ascii="Arial" w:eastAsiaTheme="minorEastAsia" w:hAnsi="Arial" w:cs="Arial"/>
        </w:rPr>
      </w:pPr>
      <w:r>
        <w:rPr>
          <w:rFonts w:ascii="Arial" w:hAnsi="Arial" w:cs="Arial"/>
        </w:rPr>
        <w:t xml:space="preserve">In both subjects, the neural implant was a 128-channel ECoG array in an 8X16 grid as shown in Fig. 1A. Total array dimensions were </w:t>
      </w:r>
      <m:oMath>
        <m:r>
          <w:rPr>
            <w:rFonts w:ascii="Cambria Math" w:hAnsi="Cambria Math" w:cs="Arial"/>
          </w:rPr>
          <m:t>6.7×3.2c</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oMath>
      <w:r>
        <w:rPr>
          <w:rFonts w:ascii="Arial" w:eastAsiaTheme="minorEastAsia" w:hAnsi="Arial" w:cs="Arial"/>
        </w:rPr>
        <w:t xml:space="preserve">, with a 2mm electrode recording surface contact and 4mm spacing between electrodes. The ECoG array is commercially available (PMT) and ECoG channels were connected to a transdermal connector and bonded to a pedestal (Blackrock Microsystems). Informed consent, medical and other surgical screening procedures were conducted before surgery. During surgery, </w:t>
      </w:r>
      <w:proofErr w:type="gramStart"/>
      <w:r>
        <w:rPr>
          <w:rFonts w:ascii="Arial" w:eastAsiaTheme="minorEastAsia" w:hAnsi="Arial" w:cs="Arial"/>
        </w:rPr>
        <w:t>the</w:t>
      </w:r>
      <w:proofErr w:type="gramEnd"/>
      <w:r>
        <w:rPr>
          <w:rFonts w:ascii="Arial" w:eastAsiaTheme="minorEastAsia" w:hAnsi="Arial" w:cs="Arial"/>
        </w:rPr>
        <w:t xml:space="preserve"> array of ECoG channels was placed on the cortical surface over sensorimotor including primary sensory and motor cortex, and areas overlapping with dorsal and ventral premotor areas. The pedestal connected to the ECoG channels was attached to the skull. In addition to the ECoG channels, reference leads were placed before surgical closure. The pedestal allowed a readout of the signals from the implant via a detachable digital head-stage and cable (Neuroplex E, Blackrock Microsystems) that digitized and transmitted minimally processed neural activity to a digital hub. </w:t>
      </w:r>
    </w:p>
    <w:p w14:paraId="28678185" w14:textId="77777777" w:rsidR="00C74C59" w:rsidRDefault="00C74C59" w:rsidP="00C74C59">
      <w:pPr>
        <w:spacing w:line="288" w:lineRule="auto"/>
        <w:contextualSpacing/>
        <w:jc w:val="both"/>
        <w:rPr>
          <w:rFonts w:ascii="Arial" w:eastAsiaTheme="minorEastAsia" w:hAnsi="Arial" w:cs="Arial"/>
        </w:rPr>
      </w:pPr>
    </w:p>
    <w:p w14:paraId="25E0913A" w14:textId="77777777" w:rsidR="00C74C59" w:rsidRDefault="00C74C59" w:rsidP="00C74C59">
      <w:pPr>
        <w:spacing w:line="288" w:lineRule="auto"/>
        <w:contextualSpacing/>
        <w:jc w:val="both"/>
        <w:rPr>
          <w:rFonts w:ascii="Arial" w:hAnsi="Arial" w:cs="Arial"/>
          <w:b/>
          <w:bCs/>
          <w:sz w:val="24"/>
          <w:szCs w:val="24"/>
        </w:rPr>
      </w:pPr>
      <w:r w:rsidRPr="00CC02EF">
        <w:rPr>
          <w:rFonts w:ascii="Arial" w:hAnsi="Arial" w:cs="Arial"/>
          <w:b/>
          <w:bCs/>
          <w:sz w:val="24"/>
          <w:szCs w:val="24"/>
        </w:rPr>
        <w:t xml:space="preserve">Real-time data acquisition </w:t>
      </w:r>
    </w:p>
    <w:p w14:paraId="3330239B" w14:textId="77777777" w:rsidR="00C74C59" w:rsidRDefault="00C74C59" w:rsidP="00C74C59">
      <w:pPr>
        <w:spacing w:line="288" w:lineRule="auto"/>
        <w:contextualSpacing/>
        <w:jc w:val="both"/>
        <w:rPr>
          <w:rFonts w:ascii="Arial" w:eastAsiaTheme="minorEastAsia" w:hAnsi="Arial" w:cs="Arial"/>
        </w:rPr>
      </w:pPr>
      <w:r>
        <w:rPr>
          <w:rFonts w:ascii="Arial" w:eastAsiaTheme="minorEastAsia" w:hAnsi="Arial" w:cs="Arial"/>
        </w:rPr>
        <w:t>Neural signal measurements from the ECoG array relative to the hard reference wire were digitized and transmitted from the digital hub to a Neuroport system (Blackrock Microsystems). Here, adaptive line noise cancellation and anti-aliasing filters (0.3-500Hz band pass filtered signals) were applied before streaming the neural signals at 1Khz to a separate real-time BCI data processing computer via an Ethernet connection. The settings for the Neuroport system were controlled via software (Central, version 7.0.4, Blackrock Microsystems). There were then a series of signal processing, real-time visualization, and decoding steps using machine learning models on the real-time BCI machine (Ubuntu version 18.04 LTS) that were performed using custom code in MATLAB (Mathworks Inc.), Psychtoolbox, and in Python using NumPy, PyTorch, SciPy, scikit-</w:t>
      </w:r>
      <w:r>
        <w:rPr>
          <w:rFonts w:ascii="Arial" w:eastAsiaTheme="minorEastAsia" w:hAnsi="Arial" w:cs="Arial"/>
        </w:rPr>
        <w:lastRenderedPageBreak/>
        <w:t xml:space="preserve">learn, PyGame and PyBullet packages, with UDP communication between real-time BCI programs running in MATLAB and Python. As a re-referencing step to remove artifacts and background noise, we removed the common median signal across channels at each of the streaming 1KHz raw neural samples. Digital triggers from the real-time BCI machine tied to specific BCI task states and events were sent via an Arduino board to a separate data storage computer that also received raw streaming ECoG signals from the Neuroport system, allowing us to store task-synchronized raw neural data to disk. </w:t>
      </w:r>
    </w:p>
    <w:p w14:paraId="58D2BA5D" w14:textId="77777777" w:rsidR="00C74C59" w:rsidRDefault="00C74C59" w:rsidP="00C74C59">
      <w:pPr>
        <w:spacing w:line="288" w:lineRule="auto"/>
        <w:contextualSpacing/>
        <w:jc w:val="both"/>
        <w:rPr>
          <w:rFonts w:ascii="Arial" w:eastAsiaTheme="minorEastAsia" w:hAnsi="Arial" w:cs="Arial"/>
        </w:rPr>
      </w:pPr>
    </w:p>
    <w:p w14:paraId="27445F73" w14:textId="77777777" w:rsidR="00C74C59" w:rsidRPr="00CC02EF" w:rsidRDefault="00C74C59" w:rsidP="00C74C59">
      <w:pPr>
        <w:spacing w:line="288" w:lineRule="auto"/>
        <w:contextualSpacing/>
        <w:jc w:val="both"/>
        <w:rPr>
          <w:rFonts w:ascii="Arial" w:hAnsi="Arial" w:cs="Arial"/>
          <w:b/>
          <w:bCs/>
          <w:sz w:val="24"/>
          <w:szCs w:val="24"/>
        </w:rPr>
      </w:pPr>
      <w:r w:rsidRPr="00CC02EF">
        <w:rPr>
          <w:rFonts w:ascii="Arial" w:hAnsi="Arial" w:cs="Arial"/>
          <w:b/>
          <w:bCs/>
          <w:sz w:val="24"/>
          <w:szCs w:val="24"/>
        </w:rPr>
        <w:t>Design of</w:t>
      </w:r>
      <w:r>
        <w:rPr>
          <w:rFonts w:ascii="Arial" w:hAnsi="Arial" w:cs="Arial"/>
          <w:b/>
          <w:bCs/>
          <w:sz w:val="24"/>
          <w:szCs w:val="24"/>
        </w:rPr>
        <w:t xml:space="preserve"> hDoF</w:t>
      </w:r>
      <w:r w:rsidRPr="00CC02EF">
        <w:rPr>
          <w:rFonts w:ascii="Arial" w:hAnsi="Arial" w:cs="Arial"/>
          <w:b/>
          <w:bCs/>
          <w:sz w:val="24"/>
          <w:szCs w:val="24"/>
        </w:rPr>
        <w:t xml:space="preserve"> BCI </w:t>
      </w:r>
      <w:r>
        <w:rPr>
          <w:rFonts w:ascii="Arial" w:hAnsi="Arial" w:cs="Arial"/>
          <w:b/>
          <w:bCs/>
          <w:sz w:val="24"/>
          <w:szCs w:val="24"/>
        </w:rPr>
        <w:t xml:space="preserve">and robot </w:t>
      </w:r>
      <w:r w:rsidRPr="00CC02EF">
        <w:rPr>
          <w:rFonts w:ascii="Arial" w:hAnsi="Arial" w:cs="Arial"/>
          <w:b/>
          <w:bCs/>
          <w:sz w:val="24"/>
          <w:szCs w:val="24"/>
        </w:rPr>
        <w:t>tasks</w:t>
      </w:r>
    </w:p>
    <w:p w14:paraId="050E7435" w14:textId="77777777" w:rsidR="00C74C59" w:rsidRDefault="00C74C59" w:rsidP="00C74C59">
      <w:pPr>
        <w:spacing w:line="288" w:lineRule="auto"/>
        <w:contextualSpacing/>
        <w:jc w:val="both"/>
        <w:rPr>
          <w:rFonts w:ascii="Arial" w:eastAsiaTheme="minorEastAsia" w:hAnsi="Arial" w:cs="Arial"/>
          <w:i/>
          <w:iCs/>
        </w:rPr>
      </w:pPr>
      <w:r w:rsidRPr="00CB35DC">
        <w:rPr>
          <w:rFonts w:ascii="Arial" w:eastAsiaTheme="minorEastAsia" w:hAnsi="Arial" w:cs="Arial"/>
          <w:i/>
          <w:iCs/>
        </w:rPr>
        <w:t>Imagined movement data collection</w:t>
      </w:r>
      <w:r>
        <w:rPr>
          <w:rFonts w:ascii="Arial" w:eastAsiaTheme="minorEastAsia" w:hAnsi="Arial" w:cs="Arial"/>
          <w:i/>
          <w:iCs/>
        </w:rPr>
        <w:t xml:space="preserve"> for somatotopy</w:t>
      </w:r>
    </w:p>
    <w:p w14:paraId="168CB5ED" w14:textId="77777777" w:rsidR="00C74C59" w:rsidRDefault="00C74C59" w:rsidP="00C74C59">
      <w:pPr>
        <w:spacing w:line="288" w:lineRule="auto"/>
        <w:contextualSpacing/>
        <w:jc w:val="both"/>
        <w:rPr>
          <w:rFonts w:ascii="Arial" w:eastAsiaTheme="minorEastAsia" w:hAnsi="Arial" w:cs="Arial"/>
        </w:rPr>
      </w:pPr>
      <w:r>
        <w:rPr>
          <w:rFonts w:ascii="Arial" w:eastAsiaTheme="minorEastAsia" w:hAnsi="Arial" w:cs="Arial"/>
        </w:rPr>
        <w:t xml:space="preserve">To understand spatial somatotopy for a repertoire of imagined whole-body movements, we designed an event-related paradigm using Psychtoolbox. The structure of the trial is detailed in Fig. 1B. Each trial started with a text cue on the action to be imagined that was on screen for 4s, followed by the appearance of a red square indicating the subject to get ready (2s). The transitioning of the square color from red to green was the indicator for the subject to imagine performing the cued action (4s). After the trial ended, the screen turned black for a period of 3s as the inter-trial interval, and then the trial structure repeated. Each block of trials involved one repetition of the entire whole-body movement repertoire in a pseudorandom order, and we collected multiple blocks of trials across sessions. There were 30 such movements for B1 and a much limited number for B2 (~10 movements that varied each session) given clinical constraints. There was no online control in this task and collected data with time-markers for the trial events were saved for offline analyses. </w:t>
      </w:r>
    </w:p>
    <w:p w14:paraId="2F2C0011" w14:textId="77777777" w:rsidR="00C74C59" w:rsidRDefault="00C74C59" w:rsidP="00C74C59">
      <w:pPr>
        <w:spacing w:line="288" w:lineRule="auto"/>
        <w:contextualSpacing/>
        <w:jc w:val="both"/>
        <w:rPr>
          <w:rFonts w:ascii="Arial" w:eastAsiaTheme="minorEastAsia" w:hAnsi="Arial" w:cs="Arial"/>
        </w:rPr>
      </w:pPr>
    </w:p>
    <w:p w14:paraId="460B6424" w14:textId="77777777" w:rsidR="00C74C59" w:rsidRDefault="00C74C59" w:rsidP="00C74C59">
      <w:pPr>
        <w:spacing w:line="288" w:lineRule="auto"/>
        <w:contextualSpacing/>
        <w:jc w:val="both"/>
        <w:rPr>
          <w:rFonts w:ascii="Arial" w:eastAsiaTheme="minorEastAsia" w:hAnsi="Arial" w:cs="Arial"/>
          <w:i/>
          <w:iCs/>
        </w:rPr>
      </w:pPr>
      <w:r>
        <w:rPr>
          <w:rFonts w:ascii="Arial" w:eastAsiaTheme="minorEastAsia" w:hAnsi="Arial" w:cs="Arial"/>
          <w:i/>
          <w:iCs/>
        </w:rPr>
        <w:t>Discrete movement decoding when mapped to cardinal 3D directions in the perspective of a virtual Jaco arm</w:t>
      </w:r>
    </w:p>
    <w:p w14:paraId="3E0D9C5C" w14:textId="77777777" w:rsidR="00C74C59" w:rsidRDefault="00C74C59" w:rsidP="00C74C59">
      <w:pPr>
        <w:spacing w:line="288" w:lineRule="auto"/>
        <w:contextualSpacing/>
        <w:jc w:val="both"/>
        <w:rPr>
          <w:rFonts w:ascii="Arial" w:eastAsiaTheme="minorEastAsia" w:hAnsi="Arial" w:cs="Arial"/>
        </w:rPr>
      </w:pPr>
      <w:r>
        <w:rPr>
          <w:rFonts w:ascii="Arial" w:eastAsiaTheme="minorEastAsia" w:hAnsi="Arial" w:cs="Arial"/>
        </w:rPr>
        <w:t xml:space="preserve">The main experimental task to understand the regulation of the representational structure of stereotyped movements during hDoF control was performed in a custom Python environment with a virtual Kinova Jaco robotic arm (Kinova Robotics). The arm was placed in an egocentric right-handed perspective view of a workspace table. Each cardinal direction of 3D space, including the origin was mapped to a movement in a body-centric frame of reference that might be intuitive for control as shown in Fig. 2A. The X+ve and X-ve directions were mapped onto right and thumb movements, Y+ve and Y-ve movements were mapped onto head and left leg movements, Z +ve and Z-ve movements were mapped onto tongue and lip movements and the origin was mapped onto both middle fingers. Due to clinical and time constraints in B2, we were able to collect data from only four movements that were mapped to cardinal directions in a 2D workspace (X and Y axes). We first collected multiple trials of open-loop (OL) neural data during cued imagined access of targets (between 3-5s) along the cardinal directions. Each trial had fixed length inter-trial and preparatory intervals. Additionally, a consistent red arrow pointing in the direction of the cued movement was present on the screen for the entire trial duration, reinforcing the action to be imagined. In the case of the origin, a blue square at the origin was presented. Each block of trials had either 3 or 4 repetitions of each cardinal direction, resulting in either 21 or 28 trials per block for the seven movements. We collected multiple such blocks per session and resulting data were </w:t>
      </w:r>
      <w:r>
        <w:rPr>
          <w:rFonts w:ascii="Arial" w:eastAsiaTheme="minorEastAsia" w:hAnsi="Arial" w:cs="Arial"/>
        </w:rPr>
        <w:lastRenderedPageBreak/>
        <w:t xml:space="preserve">binned at the update rate of the decoder to be used in online closed-loop experiments. Closed-loop (CL) trials followed a similar structure to open-loop trials, with the major difference being that the subject now received visual feedback of their sensorimotor representation via the decoder output. Specifically, at each instant of the decoder update rate (between 5-10Hz) the direction of the red arrow was dependent on the classified movement. For example, if the right thumb was the decoded direction even if the cue was left leg, then the arrow pointed in the X+ve direction. In the case that both middle fingers were to be decoded then only a blue square at the origin to be visually presented. Subjects were instructed to imagine the correct action so that the arrow continued to be pointing towards the cued target. In case the decoder probability of selecting an action did not exceed a user-defined threshold, then no visual output would be displayed to the user. The trial ended if the subject was able to maintain the arrow pointing toward the cued target for multiple consecutive bins (varying between 1-5 bins). There were two types of closed-loop blocks: CL1 involved a decoder seeded only on open-loop data and CL2 involved a decoder seeded on both open-loop and CL1 data. To understand the stability and flexibility of representations, we conducted the experiment across multiple sessions, with each session starting with OL and culminating in CL2. This was done for 10 individual sessions with B1 and 4 sessions with B2 and 2 additional sessions with B2 involving only OL data. </w:t>
      </w:r>
    </w:p>
    <w:p w14:paraId="2B3442C0" w14:textId="77777777" w:rsidR="00C74C59" w:rsidRDefault="00C74C59" w:rsidP="00C74C59">
      <w:pPr>
        <w:spacing w:line="288" w:lineRule="auto"/>
        <w:contextualSpacing/>
        <w:jc w:val="both"/>
        <w:rPr>
          <w:rFonts w:ascii="Arial" w:eastAsiaTheme="minorEastAsia" w:hAnsi="Arial" w:cs="Arial"/>
        </w:rPr>
      </w:pPr>
    </w:p>
    <w:p w14:paraId="0EF1849D" w14:textId="6C81B487" w:rsidR="00C74C59" w:rsidRDefault="00C74C59" w:rsidP="00C74C59">
      <w:pPr>
        <w:spacing w:line="288" w:lineRule="auto"/>
        <w:contextualSpacing/>
        <w:jc w:val="both"/>
        <w:rPr>
          <w:rFonts w:ascii="Arial" w:eastAsiaTheme="minorEastAsia" w:hAnsi="Arial" w:cs="Arial"/>
        </w:rPr>
      </w:pPr>
      <w:r>
        <w:rPr>
          <w:rFonts w:ascii="Arial" w:eastAsiaTheme="minorEastAsia" w:hAnsi="Arial" w:cs="Arial"/>
        </w:rPr>
        <w:t>Perturbations in perspective were introduced by either changing the handedness of the robot from right to left or the view, from egocentric to allocentric, while requiring the mapping between movements and intended axial directions to be consistent. In this manner, we were able to test whether the subject could flexibly and proficiently reuse stereotyped movement commands regardless of shifts in visual perspective. In addition, we also increased the number of mappings to 9 by including two additional actions, left and wrist movements, simulating the left and right rotation of the robotic arm in the virtual environment respectively</w:t>
      </w:r>
      <w:del w:id="75" w:author="nikhilesh natraj" w:date="2023-07-31T17:35:00Z">
        <w:r w:rsidDel="00F63CEC">
          <w:rPr>
            <w:rFonts w:ascii="Arial" w:eastAsiaTheme="minorEastAsia" w:hAnsi="Arial" w:cs="Arial"/>
          </w:rPr>
          <w:delText xml:space="preserve"> (Fig. S5)</w:delText>
        </w:r>
      </w:del>
      <w:r>
        <w:rPr>
          <w:rFonts w:ascii="Arial" w:eastAsiaTheme="minorEastAsia" w:hAnsi="Arial" w:cs="Arial"/>
        </w:rPr>
        <w:t>. All the collected data with time-markers for the various task states and real-time decodes were saved for later offline analyses.</w:t>
      </w:r>
    </w:p>
    <w:p w14:paraId="62792BBD" w14:textId="77777777" w:rsidR="00C74C59" w:rsidRDefault="00C74C59" w:rsidP="00C74C59">
      <w:pPr>
        <w:spacing w:line="288" w:lineRule="auto"/>
        <w:contextualSpacing/>
        <w:jc w:val="both"/>
        <w:rPr>
          <w:rFonts w:ascii="Arial" w:eastAsiaTheme="minorEastAsia" w:hAnsi="Arial" w:cs="Arial"/>
        </w:rPr>
      </w:pPr>
    </w:p>
    <w:p w14:paraId="5D8FCE0C" w14:textId="77777777" w:rsidR="00C74C59" w:rsidRPr="00DB419F" w:rsidRDefault="00C74C59" w:rsidP="00C74C59">
      <w:pPr>
        <w:spacing w:line="288" w:lineRule="auto"/>
        <w:contextualSpacing/>
        <w:jc w:val="both"/>
        <w:rPr>
          <w:rFonts w:ascii="Arial" w:eastAsiaTheme="minorEastAsia" w:hAnsi="Arial" w:cs="Arial"/>
          <w:i/>
          <w:iCs/>
        </w:rPr>
      </w:pPr>
      <w:r w:rsidRPr="00DB419F">
        <w:rPr>
          <w:rFonts w:ascii="Arial" w:eastAsiaTheme="minorEastAsia" w:hAnsi="Arial" w:cs="Arial"/>
          <w:i/>
          <w:iCs/>
        </w:rPr>
        <w:t>Discrete PnP experiments</w:t>
      </w:r>
    </w:p>
    <w:p w14:paraId="70E07AC6" w14:textId="77777777" w:rsidR="00C74C59" w:rsidRDefault="00C74C59" w:rsidP="00C74C59">
      <w:pPr>
        <w:spacing w:line="288" w:lineRule="auto"/>
        <w:contextualSpacing/>
        <w:jc w:val="both"/>
        <w:rPr>
          <w:rFonts w:ascii="Arial" w:eastAsiaTheme="minorEastAsia" w:hAnsi="Arial" w:cs="Arial"/>
        </w:rPr>
      </w:pPr>
      <w:r>
        <w:rPr>
          <w:rFonts w:ascii="Arial" w:eastAsiaTheme="minorEastAsia" w:hAnsi="Arial" w:cs="Arial"/>
        </w:rPr>
        <w:t xml:space="preserve">The plug-and-play (PnP) version of this experiment was conducted only with B1; the online task structure remained unchanged, but now the same PnP decoder was used every session. All online trials timed out after 5s if the subject did not successfully imagine the appropriate movement and select the cube along the cued direction. The instructions to the subject were to imagine the appropriate action and select the cued direction as accurately and quickly as possible. We applied a 1s-width mode filter to the classifier outputs (e.g., 5 bins when running at 5Hz) at the start of the active task portion to accumulate decisions when making a classification. Specifically, the mode of the decoded outputs within the running bin, including the null output when a decision probability does not exceed a threshold, was used to make a classification of the subject’s neural data. This places a lower bound of 600ms of correctly selecting the cued target when using a classifier running at 5Hz.  </w:t>
      </w:r>
    </w:p>
    <w:p w14:paraId="6ED2E4A7" w14:textId="77777777" w:rsidR="00C74C59" w:rsidRDefault="00C74C59" w:rsidP="00C74C59">
      <w:pPr>
        <w:spacing w:line="288" w:lineRule="auto"/>
        <w:contextualSpacing/>
        <w:jc w:val="both"/>
        <w:rPr>
          <w:rFonts w:ascii="Arial" w:eastAsiaTheme="minorEastAsia" w:hAnsi="Arial" w:cs="Arial"/>
        </w:rPr>
      </w:pPr>
    </w:p>
    <w:p w14:paraId="2B9ADC12" w14:textId="77777777" w:rsidR="00C74C59" w:rsidRDefault="00C74C59" w:rsidP="00C74C59">
      <w:pPr>
        <w:spacing w:line="288" w:lineRule="auto"/>
        <w:contextualSpacing/>
        <w:jc w:val="both"/>
        <w:rPr>
          <w:rFonts w:ascii="Arial" w:eastAsiaTheme="minorEastAsia" w:hAnsi="Arial" w:cs="Arial"/>
          <w:i/>
          <w:iCs/>
        </w:rPr>
      </w:pPr>
      <w:r>
        <w:rPr>
          <w:rFonts w:ascii="Arial" w:eastAsiaTheme="minorEastAsia" w:hAnsi="Arial" w:cs="Arial"/>
          <w:i/>
          <w:iCs/>
        </w:rPr>
        <w:lastRenderedPageBreak/>
        <w:t>Continuous end-point kinematic control of the Jaco arm using discrete stereotyped movements as input velocity commands</w:t>
      </w:r>
    </w:p>
    <w:p w14:paraId="6EF96CB0" w14:textId="77777777" w:rsidR="00C74C59" w:rsidRDefault="00C74C59" w:rsidP="00C74C59">
      <w:pPr>
        <w:spacing w:line="288" w:lineRule="auto"/>
        <w:contextualSpacing/>
        <w:jc w:val="both"/>
        <w:rPr>
          <w:rFonts w:ascii="Arial" w:eastAsiaTheme="minorEastAsia" w:hAnsi="Arial" w:cs="Arial"/>
          <w:iCs/>
        </w:rPr>
      </w:pPr>
      <w:r>
        <w:rPr>
          <w:rFonts w:ascii="Arial" w:eastAsiaTheme="minorEastAsia" w:hAnsi="Arial" w:cs="Arial"/>
        </w:rPr>
        <w:t xml:space="preserve">To enable continuous end-point control of the Jaco arm, the discrete decodes were used as the control input to a virtual dynamic model (damped mass-spring dynamics) of the robot. Each discrete decode was modeled as a direction-specific acceleration of fixed-magnitude (see Fig. 7A and Robot control frameworks in Methods). </w:t>
      </w:r>
      <w:r>
        <w:rPr>
          <w:rFonts w:ascii="Arial" w:eastAsiaTheme="minorEastAsia" w:hAnsi="Arial" w:cs="Arial"/>
          <w:iCs/>
        </w:rPr>
        <w:t xml:space="preserve">The action corresponding to the origin, ‘both middle fingers,’ was used as a stop command to freeze the robot, or as a grasp command to select objects if the end-point of the Jaco was within the boundaries of the object. We termed this framework as IBID or Input Based Integrated control of continuous Dynamics. In the virtual environment, we conducted a range of experiments with different objectives. First, to test center-out control, we collected trials requiring reaching and selecting target cubes placed along each axial direction, with the robot position resetting to the center at the end of the trial. In terms of task structure, the task states were similar to the discrete experiment, with fixed length inter-trial and preparatory intervals in addition to active control states. To test off-axis and coarticulate control, the targets were also placed at diagonal locations in the XY plane within the 3D environment. All online trials were set to time out within 15s if the subject wasn’t able to successfully select the cued target. To further test the subjects’ proficiency in accurate velocity control, we designed a ‘path tracking’ task. This task required the subject to move the robot along a long predetermined path (colored in green, Fig. 7B) in 3D space and then select the cube target at the end of the path. Trials were set to time-out if the subject could not complete the task within 120s. In all the virtual experiments, the subject received two types of visual feedback: one was the actual motion of the robot itself in the virtual environment and the second was via the red arrow that pointed in the decoded direction (Fig. 7B). The subject thus received feedback on instantaneous velocity inputs in addition to estimating robot position, thereby allowing for more rapid error correction. </w:t>
      </w:r>
    </w:p>
    <w:p w14:paraId="71CB8715" w14:textId="77777777" w:rsidR="00C74C59" w:rsidRDefault="00C74C59" w:rsidP="00C74C59">
      <w:pPr>
        <w:spacing w:line="288" w:lineRule="auto"/>
        <w:contextualSpacing/>
        <w:jc w:val="both"/>
        <w:rPr>
          <w:rFonts w:ascii="Arial" w:eastAsiaTheme="minorEastAsia" w:hAnsi="Arial" w:cs="Arial"/>
          <w:iCs/>
        </w:rPr>
      </w:pPr>
    </w:p>
    <w:p w14:paraId="280A273E" w14:textId="77777777" w:rsidR="00C74C59" w:rsidRDefault="00C74C59" w:rsidP="00C74C59">
      <w:pPr>
        <w:spacing w:line="288" w:lineRule="auto"/>
        <w:contextualSpacing/>
        <w:jc w:val="both"/>
        <w:rPr>
          <w:rFonts w:ascii="Arial" w:eastAsiaTheme="minorEastAsia" w:hAnsi="Arial" w:cs="Arial"/>
          <w:iCs/>
        </w:rPr>
      </w:pPr>
      <w:r>
        <w:rPr>
          <w:rFonts w:ascii="Arial" w:eastAsiaTheme="minorEastAsia" w:hAnsi="Arial" w:cs="Arial"/>
          <w:iCs/>
        </w:rPr>
        <w:t xml:space="preserve">With the physical version of the Kinova Jaco, we also conducted center-out experiments to test continuous end-point control, with the robot placed at a distance greater than 6 feet in a left-handed perspective as shown in Fig. 8F due to FDA safety regulations. Before the start of each trial, the subject was verbally cued on which action to imagine and thus the direction to move the robot. The visual feedback received by the subject was only the physical movement of the robot itself. We also asked the subject to imagine the seventh action, ‘both middle fingers’, in the real-world experiments; here the subject received visual feedback by an alternating color change (between red and blue) of a square on a computer screen that was placed 6 feet away and close to the physical robot. </w:t>
      </w:r>
    </w:p>
    <w:p w14:paraId="28903DAE" w14:textId="77777777" w:rsidR="00C74C59" w:rsidRDefault="00C74C59" w:rsidP="00C74C59">
      <w:pPr>
        <w:spacing w:line="288" w:lineRule="auto"/>
        <w:contextualSpacing/>
        <w:jc w:val="both"/>
        <w:rPr>
          <w:rFonts w:ascii="Arial" w:eastAsiaTheme="minorEastAsia" w:hAnsi="Arial" w:cs="Arial"/>
          <w:iCs/>
        </w:rPr>
      </w:pPr>
    </w:p>
    <w:p w14:paraId="409B12FA" w14:textId="77777777" w:rsidR="00C74C59" w:rsidRDefault="00C74C59" w:rsidP="00C74C59">
      <w:pPr>
        <w:spacing w:line="288" w:lineRule="auto"/>
        <w:contextualSpacing/>
        <w:jc w:val="both"/>
        <w:rPr>
          <w:rFonts w:ascii="Arial" w:eastAsiaTheme="minorEastAsia" w:hAnsi="Arial" w:cs="Arial"/>
          <w:i/>
          <w:iCs/>
        </w:rPr>
      </w:pPr>
      <w:r>
        <w:rPr>
          <w:rFonts w:ascii="Arial" w:eastAsiaTheme="minorEastAsia" w:hAnsi="Arial" w:cs="Arial"/>
          <w:i/>
          <w:iCs/>
        </w:rPr>
        <w:t>Continuous hDoF reach-to-grasp and object manipulation control with the Jaco in virtual and real-world environments</w:t>
      </w:r>
    </w:p>
    <w:p w14:paraId="1833E7B3" w14:textId="77777777" w:rsidR="00C74C59" w:rsidRDefault="00C74C59" w:rsidP="00C74C59">
      <w:pPr>
        <w:spacing w:line="288" w:lineRule="auto"/>
        <w:contextualSpacing/>
        <w:jc w:val="both"/>
        <w:rPr>
          <w:rFonts w:ascii="Arial" w:eastAsiaTheme="minorEastAsia" w:hAnsi="Arial" w:cs="Arial"/>
        </w:rPr>
      </w:pPr>
      <w:r>
        <w:rPr>
          <w:rFonts w:ascii="Arial" w:eastAsiaTheme="minorEastAsia" w:hAnsi="Arial" w:cs="Arial"/>
        </w:rPr>
        <w:t xml:space="preserve">We extended our decoding framework using a mode-switch command to flexibly transition between end-point based transport phase and gripper-based control of the hand for grasping, releasing, rotating, and moving towards and away from objects (see Fig. 8A-B and Robot control frameworks in Methods). We then tested complex hDoF performance in a range of tasks in both virtual and real-world environments with the Kinova Jaco. The first task, in the virtual environment, </w:t>
      </w:r>
      <w:r>
        <w:rPr>
          <w:rFonts w:ascii="Arial" w:eastAsiaTheme="minorEastAsia" w:hAnsi="Arial" w:cs="Arial"/>
        </w:rPr>
        <w:lastRenderedPageBreak/>
        <w:t xml:space="preserve">was an object grasp and transport task (Fig. 8C). The robot was viewed from a right-handed perspective, and from the initial location, the subject was asked to reach toward a target cube placed on the center of a table in the virtual workspace. Having ‘grasped’ the object, the subject was then instructed to transport it without releasing or dropping it and place it on top of a white box. The color of the cube would change from green to red when grasped and would change to blue if released. The subject received three types of visual feedback: the robot’s position in the virtual environment, the decoded movement by the appearance and direction of a red arrow, and the mode-switch via a solid line at the bottom of the table. This line would change its color to indicate whether the subject was using the robot in the gripper (blue) or transport phase (red). The trial state structure was similar to other virtual tasks, with fixed length preparatory and inter-trial intervals and an active task phase. We collected multiple trials of this task over 10 experimental sessions to familiarize B1 with the mode-switch operation. </w:t>
      </w:r>
    </w:p>
    <w:p w14:paraId="1A4C8091" w14:textId="77777777" w:rsidR="00C74C59" w:rsidRDefault="00C74C59" w:rsidP="00C74C59">
      <w:pPr>
        <w:spacing w:line="288" w:lineRule="auto"/>
        <w:contextualSpacing/>
        <w:jc w:val="both"/>
        <w:rPr>
          <w:rFonts w:ascii="Arial" w:eastAsiaTheme="minorEastAsia" w:hAnsi="Arial" w:cs="Arial"/>
        </w:rPr>
      </w:pPr>
    </w:p>
    <w:p w14:paraId="03ECF98B" w14:textId="77777777" w:rsidR="00C74C59" w:rsidRDefault="00C74C59" w:rsidP="00C74C59">
      <w:pPr>
        <w:spacing w:line="288" w:lineRule="auto"/>
        <w:contextualSpacing/>
        <w:jc w:val="both"/>
        <w:rPr>
          <w:rFonts w:ascii="Arial" w:eastAsiaTheme="minorEastAsia" w:hAnsi="Arial" w:cs="Arial"/>
        </w:rPr>
      </w:pPr>
      <w:r>
        <w:rPr>
          <w:rFonts w:ascii="Arial" w:eastAsiaTheme="minorEastAsia" w:hAnsi="Arial" w:cs="Arial"/>
        </w:rPr>
        <w:t xml:space="preserve">After the subject obtained sufficient practice and became familiar with the mode-switch operation, we transitioned to hDoF control of the physical Jaco arm in the real-world environment. We tested two complex hDoF tasks: a wall task and a top-down reach and rotation task, which required the subject to complete grasps from the side or top of an object, respectively. Specifically, the wall task required B1 to reach and grasp a rectangular object at the center of a wall, transport and place it on one of four targeted locations along the corners of the wall (Fig. 8G). The object had a magnet on one of its sides that was used to attach it to the wall. There were three levels of difficulties associated with the initial approach to the object: Level 1, requiring only a 1D reach to the object, for example, if the starting position of the gripper were to be horizontally in line with the object, Level 2, requiring B1 to navigate 2D to reach the object, for example, if the gripper were to be in the same 2D plane as the object, and Level 3, requiring B1 to navigate all 3D cartesian space to reach the object. Note that the robot was not clamped and all DoF were possible; decoding errors would therefore lose the advantage of having an easier path to the object. Placing the object on the wall required full transport and gripper control in 3D space; the subject had to withdraw the object from the wall and navigate to the target location, and then place the object on the target location and release the gripper. An additional layer of difficulty was a variable initial distance between the Jaco and the object. A trial was deemed to be accurate if and only if B1 was able to complete all phases of the task successfully and the trial stop-time was recorded when B1 placed the object correctly at the target location and released the gripper. The rotation task involved </w:t>
      </w:r>
      <w:proofErr w:type="gramStart"/>
      <w:r>
        <w:rPr>
          <w:rFonts w:ascii="Arial" w:eastAsiaTheme="minorEastAsia" w:hAnsi="Arial" w:cs="Arial"/>
        </w:rPr>
        <w:t>a reach</w:t>
      </w:r>
      <w:proofErr w:type="gramEnd"/>
      <w:r>
        <w:rPr>
          <w:rFonts w:ascii="Arial" w:eastAsiaTheme="minorEastAsia" w:hAnsi="Arial" w:cs="Arial"/>
        </w:rPr>
        <w:t xml:space="preserve"> and grasp of an object on a box, followed by transporting the object back to the starting location, and rotating and precisely placing the reoriented object at a target location (Fig. 8H). A trial was deemed to be accurate if and only if B1 was able to complete all phases of the task successfully and correctly orient the object when placing it on the target box. We collected multiple trials each session over many months and using a PnP recurrent neural network (RNN) based decoder. We initially focused experiments with the wall task given its complexity and introduced the rotation task much later on in the PnP experiments. </w:t>
      </w:r>
    </w:p>
    <w:p w14:paraId="352E0C2F" w14:textId="77777777" w:rsidR="00C74C59" w:rsidRDefault="00C74C59" w:rsidP="00C74C59">
      <w:pPr>
        <w:spacing w:line="288" w:lineRule="auto"/>
        <w:contextualSpacing/>
        <w:jc w:val="both"/>
        <w:rPr>
          <w:rFonts w:ascii="Arial" w:eastAsiaTheme="minorEastAsia" w:hAnsi="Arial" w:cs="Arial"/>
          <w:i/>
          <w:iCs/>
        </w:rPr>
      </w:pPr>
    </w:p>
    <w:p w14:paraId="429633E0" w14:textId="77777777" w:rsidR="00C74C59" w:rsidRDefault="00C74C59" w:rsidP="00C74C59">
      <w:pPr>
        <w:spacing w:line="288" w:lineRule="auto"/>
        <w:contextualSpacing/>
        <w:jc w:val="both"/>
        <w:rPr>
          <w:rFonts w:ascii="Arial" w:eastAsiaTheme="minorEastAsia" w:hAnsi="Arial" w:cs="Arial"/>
          <w:i/>
          <w:iCs/>
        </w:rPr>
      </w:pPr>
      <w:r>
        <w:rPr>
          <w:rFonts w:ascii="Arial" w:eastAsiaTheme="minorEastAsia" w:hAnsi="Arial" w:cs="Arial"/>
          <w:i/>
          <w:iCs/>
        </w:rPr>
        <w:t>Continuous end-point control of the virtual Jaco arm using ReFit Kalman Filter</w:t>
      </w:r>
    </w:p>
    <w:p w14:paraId="1750F92F" w14:textId="77777777" w:rsidR="00C74C59" w:rsidRDefault="00C74C59" w:rsidP="00C74C59">
      <w:pPr>
        <w:spacing w:line="288" w:lineRule="auto"/>
        <w:contextualSpacing/>
        <w:jc w:val="both"/>
        <w:rPr>
          <w:rFonts w:ascii="Arial" w:eastAsiaTheme="minorEastAsia" w:hAnsi="Arial" w:cs="Arial"/>
          <w:iCs/>
        </w:rPr>
      </w:pPr>
      <w:r>
        <w:rPr>
          <w:rFonts w:ascii="Arial" w:eastAsiaTheme="minorEastAsia" w:hAnsi="Arial" w:cs="Arial"/>
          <w:iCs/>
        </w:rPr>
        <w:lastRenderedPageBreak/>
        <w:t xml:space="preserve">To compare IBID end-point control with denovo biomimetic continuous velocity commands, we utilized a Re-Fit Kalman Filter whose parameters were updated using Smooth Batch </w:t>
      </w:r>
      <w:r>
        <w:rPr>
          <w:rFonts w:ascii="Arial" w:eastAsiaTheme="minorEastAsia" w:hAnsi="Arial" w:cs="Arial"/>
          <w:iCs/>
        </w:rPr>
        <w:fldChar w:fldCharType="begin">
          <w:fldData xml:space="preserve">PEVuZE5vdGU+PENpdGU+PEF1dGhvcj5TaWx2ZXJzbWl0aDwvQXV0aG9yPjxZZWFyPjIwMjE8L1ll
YXI+PFJlY051bT45NzwvUmVjTnVtPjxEaXNwbGF5VGV4dD4oR2lsamEgZXQgYWwuLCAyMDEyOyBP
cnNib3JuIGV0IGFsLiwgMjAxMjsgU2lsdmVyc21pdGggZXQgYWwuLCAyMDIxKTwvRGlzcGxheVRl
eHQ+PHJlY29yZD48cmVjLW51bWJlcj45NzwvcmVjLW51bWJlcj48Zm9yZWlnbi1rZXlzPjxrZXkg
YXBwPSJFTiIgZGItaWQ9IjA5NXZ6ZjJ6enZhcnBhZXphZDl4dzUwdXd2endzZDU5ZWRmOSIgdGlt
ZXN0YW1wPSIxNjA3ODk5NTQ1Ij45Nzwva2V5PjwvZm9yZWlnbi1rZXlzPjxyZWYtdHlwZSBuYW1l
PSJKb3VybmFsIEFydGljbGUiPjE3PC9yZWYtdHlwZT48Y29udHJpYnV0b3JzPjxhdXRob3JzPjxh
dXRob3I+U2lsdmVyc21pdGgsIERhbmllbCBCPC9hdXRob3I+PGF1dGhvcj5BYmlyaSwgUmV6YTwv
YXV0aG9yPjxhdXRob3I+SGFyZHksIE5pY2hvbGFzIEY8L2F1dGhvcj48YXV0aG9yPk5hdHJhaiwg
TmlraGlsZXNoPC9hdXRob3I+PGF1dGhvcj5UdS1DaGFuLCBBZGVseW48L2F1dGhvcj48YXV0aG9y
PkNoYW5nLCBFZHdhcmQgRjwvYXV0aG9yPjxhdXRob3I+R2FuZ3VseSwgS2FydW5lc2g8L2F1dGhv
cj48L2F1dGhvcnM+PC9jb250cmlidXRvcnM+PHRpdGxlcz48dGl0bGU+UGx1Zy1hbmQtcGxheSBj
b250cm9sIG9mIGEgYnJhaW7igJNjb21wdXRlciBpbnRlcmZhY2UgdGhyb3VnaCBuZXVyYWwgbWFw
IHN0YWJpbGl6YXRpb248L3RpdGxlPjxzZWNvbmRhcnktdGl0bGU+TmF0dXJlIEJpb3RlY2hub2xv
Z3k8L3NlY29uZGFyeS10aXRsZT48L3RpdGxlcz48cGVyaW9kaWNhbD48ZnVsbC10aXRsZT5OYXR1
cmUgQmlvdGVjaG5vbG9neTwvZnVsbC10aXRsZT48L3BlcmlvZGljYWw+PHBhZ2VzPjMyNi0zMzU8
L3BhZ2VzPjx2b2x1bWU+MzkgPC92b2x1bWU+PG51bWJlcj4zPC9udW1iZXI+PGRhdGVzPjx5ZWFy
PjIwMjE8L3llYXI+PC9kYXRlcz48aXNibj4xNTQ2LTE2OTY8L2lzYm4+PHVybHM+PC91cmxzPjwv
cmVjb3JkPjwvQ2l0ZT48Q2l0ZT48QXV0aG9yPkdpbGphPC9BdXRob3I+PFllYXI+MjAxMjwvWWVh
cj48UmVjTnVtPjI4ODwvUmVjTnVtPjxyZWNvcmQ+PHJlYy1udW1iZXI+Mjg4PC9yZWMtbnVtYmVy
Pjxmb3JlaWduLWtleXM+PGtleSBhcHA9IkVOIiBkYi1pZD0iMDk1dnpmMnp6dmFycGFlemFkOXh3
NTB1d3Z6d3NkNTllZGY5IiB0aW1lc3RhbXA9IjE2NzIwNDQzNjgiPjI4ODwva2V5PjwvZm9yZWln
bi1rZXlzPjxyZWYtdHlwZSBuYW1lPSJKb3VybmFsIEFydGljbGUiPjE3PC9yZWYtdHlwZT48Y29u
dHJpYnV0b3JzPjxhdXRob3JzPjxhdXRob3I+R2lsamEsIFZpa2FzaDwvYXV0aG9yPjxhdXRob3I+
TnV5dWp1a2lhbiwgUGF1bDwvYXV0aG9yPjxhdXRob3I+Q2hlc3RlaywgQ2luZHkgQTwvYXV0aG9y
PjxhdXRob3I+Q3VubmluZ2hhbSwgSm9obiBQPC9hdXRob3I+PGF1dGhvcj5ZdSwgQnlyb24gTTwv
YXV0aG9yPjxhdXRob3I+RmFuLCBKb2xpbmUgTTwvYXV0aG9yPjxhdXRob3I+Q2h1cmNobGFuZCwg
TWFyayBNPC9hdXRob3I+PGF1dGhvcj5LYXVmbWFuLCBNYXR0aGV3IFQ8L2F1dGhvcj48YXV0aG9y
PkthbywgSm9uYXRoYW4gQzwvYXV0aG9yPjxhdXRob3I+Unl1LCBTdGVwaGVuIEk8L2F1dGhvcj48
L2F1dGhvcnM+PC9jb250cmlidXRvcnM+PHRpdGxlcz48dGl0bGU+QSBoaWdoLXBlcmZvcm1hbmNl
IG5ldXJhbCBwcm9zdGhlc2lzIGVuYWJsZWQgYnkgY29udHJvbCBhbGdvcml0aG0gZGVzaWduPC90
aXRsZT48c2Vjb25kYXJ5LXRpdGxlPk5hdHVyZSBuZXVyb3NjaWVuY2U8L3NlY29uZGFyeS10aXRs
ZT48L3RpdGxlcz48cGVyaW9kaWNhbD48ZnVsbC10aXRsZT5OYXR1cmUgbmV1cm9zY2llbmNlPC9m
dWxsLXRpdGxlPjwvcGVyaW9kaWNhbD48cGFnZXM+MTc1Mi0xNzU3PC9wYWdlcz48dm9sdW1lPjE1
PC92b2x1bWU+PG51bWJlcj4xMjwvbnVtYmVyPjxkYXRlcz48eWVhcj4yMDEyPC95ZWFyPjwvZGF0
ZXM+PGlzYm4+MTU0Ni0xNzI2PC9pc2JuPjx1cmxzPjwvdXJscz48L3JlY29yZD48L0NpdGU+PENp
dGU+PEF1dGhvcj5PcnNib3JuPC9BdXRob3I+PFllYXI+MjAxMjwvWWVhcj48UmVjTnVtPjM0MTwv
UmVjTnVtPjxyZWNvcmQ+PHJlYy1udW1iZXI+MzQxPC9yZWMtbnVtYmVyPjxmb3JlaWduLWtleXM+
PGtleSBhcHA9IkVOIiBkYi1pZD0iMDk1dnpmMnp6dmFycGFlemFkOXh3NTB1d3Z6d3NkNTllZGY5
IiB0aW1lc3RhbXA9IjE2ODAwNjk2NTMiPjM0MTwva2V5PjwvZm9yZWlnbi1rZXlzPjxyZWYtdHlw
ZSBuYW1lPSJKb3VybmFsIEFydGljbGUiPjE3PC9yZWYtdHlwZT48Y29udHJpYnV0b3JzPjxhdXRo
b3JzPjxhdXRob3I+T3JzYm9ybiwgQW15IEw8L2F1dGhvcj48YXV0aG9yPkRhbmdpLCBTaWRkaGFy
dGg8L2F1dGhvcj48YXV0aG9yPk1vb3JtYW4sIEhlbGVuZSBHPC9hdXRob3I+PGF1dGhvcj5DYXJt
ZW5hLCBKb3NlIE08L2F1dGhvcj48L2F1dGhvcnM+PC9jb250cmlidXRvcnM+PHRpdGxlcz48dGl0
bGU+Q2xvc2VkLWxvb3AgZGVjb2RlciBhZGFwdGF0aW9uIG9uIGludGVybWVkaWF0ZSB0aW1lLXNj
YWxlcyBmYWNpbGl0YXRlcyByYXBpZCBCTUkgcGVyZm9ybWFuY2UgaW1wcm92ZW1lbnRzIGluZGVw
ZW5kZW50IG9mIGRlY29kZXIgaW5pdGlhbGl6YXRpb24gY29uZGl0aW9uczwvdGl0bGU+PHNlY29u
ZGFyeS10aXRsZT5JRUVFIFRyYW5zYWN0aW9ucyBvbiBOZXVyYWwgU3lzdGVtcyBhbmQgUmVoYWJp
bGl0YXRpb24gRW5naW5lZXJpbmc8L3NlY29uZGFyeS10aXRsZT48L3RpdGxlcz48cGVyaW9kaWNh
bD48ZnVsbC10aXRsZT5JRUVFIFRyYW5zYWN0aW9ucyBvbiBOZXVyYWwgU3lzdGVtcyBhbmQgUmVo
YWJpbGl0YXRpb24gRW5naW5lZXJpbmc8L2Z1bGwtdGl0bGU+PC9wZXJpb2RpY2FsPjxwYWdlcz40
NjgtNDc3PC9wYWdlcz48dm9sdW1lPjIwPC92b2x1bWU+PG51bWJlcj40PC9udW1iZXI+PGRhdGVz
Pjx5ZWFyPjIwMTI8L3llYXI+PC9kYXRlcz48aXNibj4xNTM0LTQzMjA8L2lzYm4+PHVybHM+PC91
cmxzPjwvcmVjb3JkPjwvQ2l0ZT48L0VuZE5vdGU+AG==
</w:fldData>
        </w:fldChar>
      </w:r>
      <w:r>
        <w:rPr>
          <w:rFonts w:ascii="Arial" w:eastAsiaTheme="minorEastAsia" w:hAnsi="Arial" w:cs="Arial"/>
          <w:iCs/>
        </w:rPr>
        <w:instrText xml:space="preserve"> ADDIN EN.CITE </w:instrText>
      </w:r>
      <w:r>
        <w:rPr>
          <w:rFonts w:ascii="Arial" w:eastAsiaTheme="minorEastAsia" w:hAnsi="Arial" w:cs="Arial"/>
          <w:iCs/>
        </w:rPr>
        <w:fldChar w:fldCharType="begin">
          <w:fldData xml:space="preserve">PEVuZE5vdGU+PENpdGU+PEF1dGhvcj5TaWx2ZXJzbWl0aDwvQXV0aG9yPjxZZWFyPjIwMjE8L1ll
YXI+PFJlY051bT45NzwvUmVjTnVtPjxEaXNwbGF5VGV4dD4oR2lsamEgZXQgYWwuLCAyMDEyOyBP
cnNib3JuIGV0IGFsLiwgMjAxMjsgU2lsdmVyc21pdGggZXQgYWwuLCAyMDIxKTwvRGlzcGxheVRl
eHQ+PHJlY29yZD48cmVjLW51bWJlcj45NzwvcmVjLW51bWJlcj48Zm9yZWlnbi1rZXlzPjxrZXkg
YXBwPSJFTiIgZGItaWQ9IjA5NXZ6ZjJ6enZhcnBhZXphZDl4dzUwdXd2endzZDU5ZWRmOSIgdGlt
ZXN0YW1wPSIxNjA3ODk5NTQ1Ij45Nzwva2V5PjwvZm9yZWlnbi1rZXlzPjxyZWYtdHlwZSBuYW1l
PSJKb3VybmFsIEFydGljbGUiPjE3PC9yZWYtdHlwZT48Y29udHJpYnV0b3JzPjxhdXRob3JzPjxh
dXRob3I+U2lsdmVyc21pdGgsIERhbmllbCBCPC9hdXRob3I+PGF1dGhvcj5BYmlyaSwgUmV6YTwv
YXV0aG9yPjxhdXRob3I+SGFyZHksIE5pY2hvbGFzIEY8L2F1dGhvcj48YXV0aG9yPk5hdHJhaiwg
TmlraGlsZXNoPC9hdXRob3I+PGF1dGhvcj5UdS1DaGFuLCBBZGVseW48L2F1dGhvcj48YXV0aG9y
PkNoYW5nLCBFZHdhcmQgRjwvYXV0aG9yPjxhdXRob3I+R2FuZ3VseSwgS2FydW5lc2g8L2F1dGhv
cj48L2F1dGhvcnM+PC9jb250cmlidXRvcnM+PHRpdGxlcz48dGl0bGU+UGx1Zy1hbmQtcGxheSBj
b250cm9sIG9mIGEgYnJhaW7igJNjb21wdXRlciBpbnRlcmZhY2UgdGhyb3VnaCBuZXVyYWwgbWFw
IHN0YWJpbGl6YXRpb248L3RpdGxlPjxzZWNvbmRhcnktdGl0bGU+TmF0dXJlIEJpb3RlY2hub2xv
Z3k8L3NlY29uZGFyeS10aXRsZT48L3RpdGxlcz48cGVyaW9kaWNhbD48ZnVsbC10aXRsZT5OYXR1
cmUgQmlvdGVjaG5vbG9neTwvZnVsbC10aXRsZT48L3BlcmlvZGljYWw+PHBhZ2VzPjMyNi0zMzU8
L3BhZ2VzPjx2b2x1bWU+MzkgPC92b2x1bWU+PG51bWJlcj4zPC9udW1iZXI+PGRhdGVzPjx5ZWFy
PjIwMjE8L3llYXI+PC9kYXRlcz48aXNibj4xNTQ2LTE2OTY8L2lzYm4+PHVybHM+PC91cmxzPjwv
cmVjb3JkPjwvQ2l0ZT48Q2l0ZT48QXV0aG9yPkdpbGphPC9BdXRob3I+PFllYXI+MjAxMjwvWWVh
cj48UmVjTnVtPjI4ODwvUmVjTnVtPjxyZWNvcmQ+PHJlYy1udW1iZXI+Mjg4PC9yZWMtbnVtYmVy
Pjxmb3JlaWduLWtleXM+PGtleSBhcHA9IkVOIiBkYi1pZD0iMDk1dnpmMnp6dmFycGFlemFkOXh3
NTB1d3Z6d3NkNTllZGY5IiB0aW1lc3RhbXA9IjE2NzIwNDQzNjgiPjI4ODwva2V5PjwvZm9yZWln
bi1rZXlzPjxyZWYtdHlwZSBuYW1lPSJKb3VybmFsIEFydGljbGUiPjE3PC9yZWYtdHlwZT48Y29u
dHJpYnV0b3JzPjxhdXRob3JzPjxhdXRob3I+R2lsamEsIFZpa2FzaDwvYXV0aG9yPjxhdXRob3I+
TnV5dWp1a2lhbiwgUGF1bDwvYXV0aG9yPjxhdXRob3I+Q2hlc3RlaywgQ2luZHkgQTwvYXV0aG9y
PjxhdXRob3I+Q3VubmluZ2hhbSwgSm9obiBQPC9hdXRob3I+PGF1dGhvcj5ZdSwgQnlyb24gTTwv
YXV0aG9yPjxhdXRob3I+RmFuLCBKb2xpbmUgTTwvYXV0aG9yPjxhdXRob3I+Q2h1cmNobGFuZCwg
TWFyayBNPC9hdXRob3I+PGF1dGhvcj5LYXVmbWFuLCBNYXR0aGV3IFQ8L2F1dGhvcj48YXV0aG9y
PkthbywgSm9uYXRoYW4gQzwvYXV0aG9yPjxhdXRob3I+Unl1LCBTdGVwaGVuIEk8L2F1dGhvcj48
L2F1dGhvcnM+PC9jb250cmlidXRvcnM+PHRpdGxlcz48dGl0bGU+QSBoaWdoLXBlcmZvcm1hbmNl
IG5ldXJhbCBwcm9zdGhlc2lzIGVuYWJsZWQgYnkgY29udHJvbCBhbGdvcml0aG0gZGVzaWduPC90
aXRsZT48c2Vjb25kYXJ5LXRpdGxlPk5hdHVyZSBuZXVyb3NjaWVuY2U8L3NlY29uZGFyeS10aXRs
ZT48L3RpdGxlcz48cGVyaW9kaWNhbD48ZnVsbC10aXRsZT5OYXR1cmUgbmV1cm9zY2llbmNlPC9m
dWxsLXRpdGxlPjwvcGVyaW9kaWNhbD48cGFnZXM+MTc1Mi0xNzU3PC9wYWdlcz48dm9sdW1lPjE1
PC92b2x1bWU+PG51bWJlcj4xMjwvbnVtYmVyPjxkYXRlcz48eWVhcj4yMDEyPC95ZWFyPjwvZGF0
ZXM+PGlzYm4+MTU0Ni0xNzI2PC9pc2JuPjx1cmxzPjwvdXJscz48L3JlY29yZD48L0NpdGU+PENp
dGU+PEF1dGhvcj5PcnNib3JuPC9BdXRob3I+PFllYXI+MjAxMjwvWWVhcj48UmVjTnVtPjM0MTwv
UmVjTnVtPjxyZWNvcmQ+PHJlYy1udW1iZXI+MzQxPC9yZWMtbnVtYmVyPjxmb3JlaWduLWtleXM+
PGtleSBhcHA9IkVOIiBkYi1pZD0iMDk1dnpmMnp6dmFycGFlemFkOXh3NTB1d3Z6d3NkNTllZGY5
IiB0aW1lc3RhbXA9IjE2ODAwNjk2NTMiPjM0MTwva2V5PjwvZm9yZWlnbi1rZXlzPjxyZWYtdHlw
ZSBuYW1lPSJKb3VybmFsIEFydGljbGUiPjE3PC9yZWYtdHlwZT48Y29udHJpYnV0b3JzPjxhdXRo
b3JzPjxhdXRob3I+T3JzYm9ybiwgQW15IEw8L2F1dGhvcj48YXV0aG9yPkRhbmdpLCBTaWRkaGFy
dGg8L2F1dGhvcj48YXV0aG9yPk1vb3JtYW4sIEhlbGVuZSBHPC9hdXRob3I+PGF1dGhvcj5DYXJt
ZW5hLCBKb3NlIE08L2F1dGhvcj48L2F1dGhvcnM+PC9jb250cmlidXRvcnM+PHRpdGxlcz48dGl0
bGU+Q2xvc2VkLWxvb3AgZGVjb2RlciBhZGFwdGF0aW9uIG9uIGludGVybWVkaWF0ZSB0aW1lLXNj
YWxlcyBmYWNpbGl0YXRlcyByYXBpZCBCTUkgcGVyZm9ybWFuY2UgaW1wcm92ZW1lbnRzIGluZGVw
ZW5kZW50IG9mIGRlY29kZXIgaW5pdGlhbGl6YXRpb24gY29uZGl0aW9uczwvdGl0bGU+PHNlY29u
ZGFyeS10aXRsZT5JRUVFIFRyYW5zYWN0aW9ucyBvbiBOZXVyYWwgU3lzdGVtcyBhbmQgUmVoYWJp
bGl0YXRpb24gRW5naW5lZXJpbmc8L3NlY29uZGFyeS10aXRsZT48L3RpdGxlcz48cGVyaW9kaWNh
bD48ZnVsbC10aXRsZT5JRUVFIFRyYW5zYWN0aW9ucyBvbiBOZXVyYWwgU3lzdGVtcyBhbmQgUmVo
YWJpbGl0YXRpb24gRW5naW5lZXJpbmc8L2Z1bGwtdGl0bGU+PC9wZXJpb2RpY2FsPjxwYWdlcz40
NjgtNDc3PC9wYWdlcz48dm9sdW1lPjIwPC92b2x1bWU+PG51bWJlcj40PC9udW1iZXI+PGRhdGVz
Pjx5ZWFyPjIwMTI8L3llYXI+PC9kYXRlcz48aXNibj4xNTM0LTQzMjA8L2lzYm4+PHVybHM+PC91
cmxzPjwvcmVjb3JkPjwvQ2l0ZT48L0VuZE5vdGU+AG==
</w:fldData>
        </w:fldChar>
      </w:r>
      <w:r>
        <w:rPr>
          <w:rFonts w:ascii="Arial" w:eastAsiaTheme="minorEastAsia" w:hAnsi="Arial" w:cs="Arial"/>
          <w:iCs/>
        </w:rPr>
        <w:instrText xml:space="preserve"> ADDIN EN.CITE.DATA </w:instrText>
      </w:r>
      <w:r>
        <w:rPr>
          <w:rFonts w:ascii="Arial" w:eastAsiaTheme="minorEastAsia" w:hAnsi="Arial" w:cs="Arial"/>
          <w:iCs/>
        </w:rPr>
      </w:r>
      <w:r>
        <w:rPr>
          <w:rFonts w:ascii="Arial" w:eastAsiaTheme="minorEastAsia" w:hAnsi="Arial" w:cs="Arial"/>
          <w:iCs/>
        </w:rPr>
        <w:fldChar w:fldCharType="end"/>
      </w:r>
      <w:r>
        <w:rPr>
          <w:rFonts w:ascii="Arial" w:eastAsiaTheme="minorEastAsia" w:hAnsi="Arial" w:cs="Arial"/>
          <w:iCs/>
        </w:rPr>
      </w:r>
      <w:r>
        <w:rPr>
          <w:rFonts w:ascii="Arial" w:eastAsiaTheme="minorEastAsia" w:hAnsi="Arial" w:cs="Arial"/>
          <w:iCs/>
        </w:rPr>
        <w:fldChar w:fldCharType="separate"/>
      </w:r>
      <w:r>
        <w:rPr>
          <w:rFonts w:ascii="Arial" w:eastAsiaTheme="minorEastAsia" w:hAnsi="Arial" w:cs="Arial"/>
          <w:iCs/>
          <w:noProof/>
        </w:rPr>
        <w:t>(Gilja et al., 2012; Orsborn et al., 2012; Silversmith et al., 2021)</w:t>
      </w:r>
      <w:r>
        <w:rPr>
          <w:rFonts w:ascii="Arial" w:eastAsiaTheme="minorEastAsia" w:hAnsi="Arial" w:cs="Arial"/>
          <w:iCs/>
        </w:rPr>
        <w:fldChar w:fldCharType="end"/>
      </w:r>
      <w:r>
        <w:rPr>
          <w:rFonts w:ascii="Arial" w:eastAsiaTheme="minorEastAsia" w:hAnsi="Arial" w:cs="Arial"/>
          <w:iCs/>
        </w:rPr>
        <w:t xml:space="preserve">. We designed the experiments like the discrete action selection experiments. Each session started with open-loop trials where B1 observed the robot smoothly move from the initial starting location at the origin to targets along the axial directions in a center-out fashion. B1 was instructed to imagine biomimetic hand and arm commands to control the robot's motion during observation. The imagined neural and generated kinematic data were then used to seed a ReFit Kalman Filter to decode instantaneous 3D end-point velocities. Online control was tested in a closed-loop control block (similar to CL1 in the discrete action selection experiment) where the ReFit-KF parameters were kept fixed. We then updated the ReFit-KF parameters using CL1 data and ran a second closed-loop control block with the updated decoder (similar to CL2 in the discrete action selection experiment). This process of seeding and updating a new ReFit-KF each day was repeated across five experimental sessions. Note that we did not carry over the weights across days, and reinitialized daily as we wanted to examine the daily stability of denovo end-point biomimetic velocity commands. Similar to other virtual experiments, each block had multiple trials and the trial structure was consistent, with a preparatory and inter-trial intervals and an active task state. </w:t>
      </w:r>
    </w:p>
    <w:p w14:paraId="18744DA1" w14:textId="77777777" w:rsidR="00C74C59" w:rsidRDefault="00C74C59" w:rsidP="00C74C59">
      <w:pPr>
        <w:spacing w:line="288" w:lineRule="auto"/>
        <w:contextualSpacing/>
        <w:jc w:val="both"/>
        <w:rPr>
          <w:rFonts w:ascii="Arial" w:hAnsi="Arial" w:cs="Arial"/>
          <w:b/>
          <w:bCs/>
          <w:sz w:val="24"/>
          <w:szCs w:val="24"/>
        </w:rPr>
      </w:pPr>
    </w:p>
    <w:p w14:paraId="40D2CCE4" w14:textId="77777777" w:rsidR="00C74C59" w:rsidRDefault="00C74C59" w:rsidP="00C74C59">
      <w:pPr>
        <w:spacing w:line="288" w:lineRule="auto"/>
        <w:contextualSpacing/>
        <w:jc w:val="both"/>
        <w:rPr>
          <w:rFonts w:ascii="Arial" w:hAnsi="Arial" w:cs="Arial"/>
          <w:b/>
          <w:bCs/>
          <w:sz w:val="24"/>
          <w:szCs w:val="24"/>
        </w:rPr>
      </w:pPr>
      <w:r w:rsidRPr="00CC02EF">
        <w:rPr>
          <w:rFonts w:ascii="Arial" w:hAnsi="Arial" w:cs="Arial"/>
          <w:b/>
          <w:bCs/>
          <w:sz w:val="24"/>
          <w:szCs w:val="24"/>
        </w:rPr>
        <w:t>Real-time signal processing</w:t>
      </w:r>
      <w:r>
        <w:rPr>
          <w:rFonts w:ascii="Arial" w:hAnsi="Arial" w:cs="Arial"/>
          <w:b/>
          <w:bCs/>
          <w:sz w:val="24"/>
          <w:szCs w:val="24"/>
        </w:rPr>
        <w:t xml:space="preserve"> and feature extraction</w:t>
      </w:r>
    </w:p>
    <w:p w14:paraId="720B1187" w14:textId="77777777" w:rsidR="00C74C59" w:rsidRDefault="00C74C59" w:rsidP="00C74C59">
      <w:pPr>
        <w:spacing w:line="288" w:lineRule="auto"/>
        <w:contextualSpacing/>
        <w:jc w:val="both"/>
        <w:rPr>
          <w:rFonts w:ascii="Arial" w:eastAsiaTheme="minorEastAsia" w:hAnsi="Arial" w:cs="Arial"/>
        </w:rPr>
      </w:pPr>
      <w:r>
        <w:rPr>
          <w:rFonts w:ascii="Arial" w:eastAsiaTheme="minorEastAsia" w:hAnsi="Arial" w:cs="Arial"/>
          <w:i/>
          <w:iCs/>
        </w:rPr>
        <w:t>Spatial feature extraction for somatotopic decoders</w:t>
      </w:r>
    </w:p>
    <w:p w14:paraId="2DAC6BEB" w14:textId="77777777" w:rsidR="00C74C59" w:rsidRDefault="00C74C59" w:rsidP="00C74C59">
      <w:pPr>
        <w:spacing w:line="288" w:lineRule="auto"/>
        <w:contextualSpacing/>
        <w:jc w:val="both"/>
        <w:rPr>
          <w:rFonts w:ascii="Arial" w:eastAsiaTheme="minorEastAsia" w:hAnsi="Arial" w:cs="Arial"/>
        </w:rPr>
      </w:pPr>
      <w:r>
        <w:rPr>
          <w:rFonts w:ascii="Arial" w:eastAsiaTheme="minorEastAsia" w:hAnsi="Arial" w:cs="Arial"/>
        </w:rPr>
        <w:t xml:space="preserve">For neural decoding using only spatial activity patterns (e.g., with feedforward neural networks), we computed the binned power of the streaming neural activity in three frequency bands at each channel of the 8X16 grid: </w:t>
      </w:r>
      <m:oMath>
        <m:r>
          <w:rPr>
            <w:rFonts w:ascii="Cambria Math" w:eastAsiaTheme="minorEastAsia" w:hAnsi="Cambria Math" w:cs="Arial"/>
          </w:rPr>
          <m:t>δ (0.5-4Hz)</m:t>
        </m:r>
      </m:oMath>
      <w:r>
        <w:rPr>
          <w:rFonts w:ascii="Arial" w:eastAsiaTheme="minorEastAsia" w:hAnsi="Arial" w:cs="Arial"/>
        </w:rPr>
        <w:t xml:space="preserve">, </w:t>
      </w:r>
      <m:oMath>
        <m:r>
          <w:rPr>
            <w:rFonts w:ascii="Cambria Math" w:eastAsiaTheme="minorEastAsia" w:hAnsi="Cambria Math" w:cs="Arial"/>
          </w:rPr>
          <m:t>β (13-30Hz)</m:t>
        </m:r>
      </m:oMath>
      <w:r>
        <w:rPr>
          <w:rFonts w:ascii="Arial" w:eastAsiaTheme="minorEastAsia" w:hAnsi="Arial" w:cs="Arial"/>
        </w:rPr>
        <w:t xml:space="preserve"> and </w:t>
      </w:r>
      <m:oMath>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H</m:t>
            </m:r>
          </m:sub>
        </m:sSub>
        <m:r>
          <w:rPr>
            <w:rFonts w:ascii="Cambria Math" w:eastAsiaTheme="minorEastAsia" w:hAnsi="Cambria Math" w:cs="Arial"/>
          </w:rPr>
          <m:t xml:space="preserve"> (70-150Hz)</m:t>
        </m:r>
      </m:oMath>
      <w:r>
        <w:rPr>
          <w:rFonts w:ascii="Arial" w:eastAsiaTheme="minorEastAsia" w:hAnsi="Arial" w:cs="Arial"/>
        </w:rPr>
        <w:t xml:space="preserve">. The temporal width of the bins was dependent on the decoder update rate, which typically varied between 5 and 10Hz. For example, a decoder running at 5Hz would bin neural activity with 200ms intervals. Third-order Butterworth Infinite Impulse Response band-pass filters were used to extract the neural features real-time. To compute power more accurately in the slower </w:t>
      </w:r>
      <m:oMath>
        <m:r>
          <w:rPr>
            <w:rFonts w:ascii="Cambria Math" w:eastAsiaTheme="minorEastAsia" w:hAnsi="Cambria Math" w:cs="Arial"/>
          </w:rPr>
          <m:t>δ</m:t>
        </m:r>
      </m:oMath>
      <w:r>
        <w:rPr>
          <w:rFonts w:ascii="Arial" w:eastAsiaTheme="minorEastAsia" w:hAnsi="Arial" w:cs="Arial"/>
        </w:rPr>
        <w:t xml:space="preserve"> band, the real-time PC had a running circular 2s buffer that was updated with raw neural activity at the decoder update rate. The filter was then applied to the entire 2s buffer and the most recent bin-width of </w:t>
      </w:r>
      <m:oMath>
        <m:r>
          <w:rPr>
            <w:rFonts w:ascii="Cambria Math" w:eastAsiaTheme="minorEastAsia" w:hAnsi="Cambria Math" w:cs="Arial"/>
          </w:rPr>
          <m:t>δ</m:t>
        </m:r>
      </m:oMath>
      <w:r>
        <w:rPr>
          <w:rFonts w:ascii="Arial" w:eastAsiaTheme="minorEastAsia" w:hAnsi="Arial" w:cs="Arial"/>
        </w:rPr>
        <w:t xml:space="preserve"> band filtered activity was extracted. At the channel level, each sample of the filtered signal within the bin was squared and then averaged over time with a log transform to get an estimate of binned </w:t>
      </w:r>
      <m:oMath>
        <m:r>
          <w:rPr>
            <w:rFonts w:ascii="Cambria Math" w:eastAsiaTheme="minorEastAsia" w:hAnsi="Cambria Math" w:cs="Arial"/>
          </w:rPr>
          <m:t>δ</m:t>
        </m:r>
      </m:oMath>
      <w:r>
        <w:rPr>
          <w:rFonts w:ascii="Arial" w:eastAsiaTheme="minorEastAsia" w:hAnsi="Arial" w:cs="Arial"/>
        </w:rPr>
        <w:t xml:space="preserve"> power. For faster rhythms, we utilized a filter bank approach before computing power and without the need for a running buffer. </w:t>
      </w:r>
      <m:oMath>
        <m:r>
          <w:rPr>
            <w:rFonts w:ascii="Cambria Math" w:eastAsiaTheme="minorEastAsia" w:hAnsi="Cambria Math" w:cs="Arial"/>
          </w:rPr>
          <m:t>β</m:t>
        </m:r>
      </m:oMath>
      <w:r>
        <w:rPr>
          <w:rFonts w:ascii="Arial" w:eastAsiaTheme="minorEastAsia" w:hAnsi="Arial" w:cs="Arial"/>
        </w:rPr>
        <w:t xml:space="preserve"> power at each channel was computed by averaging binned power within </w:t>
      </w:r>
      <m:oMath>
        <m:r>
          <w:rPr>
            <w:rFonts w:ascii="Cambria Math" w:eastAsiaTheme="minorEastAsia" w:hAnsi="Cambria Math" w:cs="Arial"/>
          </w:rPr>
          <m:t>13-19Hz, 19-30Hz</m:t>
        </m:r>
      </m:oMath>
      <w:r>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H</m:t>
            </m:r>
          </m:sub>
        </m:sSub>
      </m:oMath>
      <w:r>
        <w:rPr>
          <w:rFonts w:ascii="Arial" w:eastAsiaTheme="minorEastAsia" w:hAnsi="Arial" w:cs="Arial"/>
        </w:rPr>
        <w:t xml:space="preserve"> power at each channel was computed by averaging binned power within logarithmically spaced frequency bands </w:t>
      </w:r>
      <m:oMath>
        <m:r>
          <w:rPr>
            <w:rFonts w:ascii="Cambria Math" w:eastAsiaTheme="minorEastAsia" w:hAnsi="Cambria Math" w:cs="Arial"/>
          </w:rPr>
          <m:t>70-77Hz,  77-85Hz,  85-93Hz,  93-102Hz,  102-113Hz,  113-124Hz,  124-136Hz,  136-150Hz</m:t>
        </m:r>
      </m:oMath>
      <w:r>
        <w:rPr>
          <w:rFonts w:ascii="Arial" w:eastAsiaTheme="minorEastAsia" w:hAnsi="Arial" w:cs="Arial"/>
        </w:rPr>
        <w:t xml:space="preserve">. To denoise signal features further and increase single-trial SNR and somatotopic differences given the geometry, density, and impedances of the ECoG grid, we performed both temporal and spatial averaging. The former was achieved by having a 1s online running average of the binned power within each of the three bands and at each channel. The latter was achieved via a 2X2 spatial averaging kernel that was rolled over the 8X16 grid with stride 2 (no padding) and within each frequency band. As a result, the 8X16 grid dimensions were reduced to 4X8 which were then flattened into a </w:t>
      </w:r>
      <m:oMath>
        <m:r>
          <w:rPr>
            <w:rFonts w:ascii="Cambria Math" w:eastAsiaTheme="minorEastAsia" w:hAnsi="Cambria Math" w:cs="Arial"/>
          </w:rPr>
          <m:t>32×1</m:t>
        </m:r>
      </m:oMath>
      <w:r>
        <w:rPr>
          <w:rFonts w:ascii="Arial" w:eastAsiaTheme="minorEastAsia" w:hAnsi="Arial" w:cs="Arial"/>
        </w:rPr>
        <w:t xml:space="preserve"> vector for </w:t>
      </w:r>
      <w:r>
        <w:rPr>
          <w:rFonts w:ascii="Arial" w:eastAsiaTheme="minorEastAsia" w:hAnsi="Arial" w:cs="Arial"/>
        </w:rPr>
        <w:lastRenderedPageBreak/>
        <w:t xml:space="preserve">each of the three frequency bands. The concatenation of these vectors at each moment of the decoder update rate resulted in a </w:t>
      </w:r>
      <m:oMath>
        <m:r>
          <w:rPr>
            <w:rFonts w:ascii="Cambria Math" w:eastAsiaTheme="minorEastAsia" w:hAnsi="Cambria Math" w:cs="Arial"/>
          </w:rPr>
          <m:t>96×1</m:t>
        </m:r>
      </m:oMath>
      <w:r>
        <w:rPr>
          <w:rFonts w:ascii="Arial" w:eastAsiaTheme="minorEastAsia" w:hAnsi="Arial" w:cs="Arial"/>
        </w:rPr>
        <w:t xml:space="preserve"> vector that formed the neural features. The final step was a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oMath>
      <w:r>
        <w:rPr>
          <w:rFonts w:ascii="Arial" w:eastAsiaTheme="minorEastAsia" w:hAnsi="Arial" w:cs="Arial"/>
        </w:rPr>
        <w:t xml:space="preserve">  normalization of the 96-dimensional feature vector at individual each bin during the experiment. Instantaneous samples of the neural features were fed to neural networks for online decoding and to autoencoders offline for representational similarity analyses. At the start of each session, we collected two minutes of resting state data where the subject was instructed to relax and look at a blank screen. This formed the baseline data with respect to which raw experimental data were z-scored in real-time. Similarly, individual power at each channel within the three bands (before spatiotemporal smoothing) was also z-scored relative to their respective baseline power statistics. </w:t>
      </w:r>
    </w:p>
    <w:p w14:paraId="4AB4E439" w14:textId="77777777" w:rsidR="00C74C59" w:rsidRDefault="00C74C59" w:rsidP="00C74C59">
      <w:pPr>
        <w:spacing w:line="288" w:lineRule="auto"/>
        <w:contextualSpacing/>
        <w:jc w:val="both"/>
        <w:rPr>
          <w:rFonts w:ascii="Arial" w:eastAsiaTheme="minorEastAsia" w:hAnsi="Arial" w:cs="Arial"/>
        </w:rPr>
      </w:pPr>
    </w:p>
    <w:p w14:paraId="18A42DFC" w14:textId="77777777" w:rsidR="00C74C59" w:rsidRDefault="00C74C59" w:rsidP="00C74C59">
      <w:pPr>
        <w:spacing w:line="288" w:lineRule="auto"/>
        <w:contextualSpacing/>
        <w:jc w:val="both"/>
        <w:rPr>
          <w:rFonts w:ascii="Arial" w:eastAsiaTheme="minorEastAsia" w:hAnsi="Arial" w:cs="Arial"/>
        </w:rPr>
      </w:pPr>
      <w:r>
        <w:rPr>
          <w:rFonts w:ascii="Arial" w:eastAsiaTheme="minorEastAsia" w:hAnsi="Arial" w:cs="Arial"/>
          <w:i/>
          <w:iCs/>
        </w:rPr>
        <w:t>Spatiotemporal feature extraction for RNNs</w:t>
      </w:r>
    </w:p>
    <w:p w14:paraId="6D84D6C4" w14:textId="77777777" w:rsidR="00C74C59" w:rsidRDefault="00C74C59" w:rsidP="00C74C59">
      <w:pPr>
        <w:spacing w:line="288" w:lineRule="auto"/>
        <w:contextualSpacing/>
        <w:jc w:val="both"/>
        <w:rPr>
          <w:rFonts w:ascii="Arial" w:eastAsiaTheme="minorEastAsia" w:hAnsi="Arial" w:cs="Arial"/>
        </w:rPr>
      </w:pPr>
      <w:r>
        <w:rPr>
          <w:rFonts w:ascii="Arial" w:eastAsiaTheme="minorEastAsia" w:hAnsi="Arial" w:cs="Arial"/>
        </w:rPr>
        <w:t xml:space="preserve">For neural decoding using spatiotemporal activity patterns (e.g., with recurrent neural networks, RNNs), we extracted features differently. First, the real-time BCI system always had a running circular buffer that was typically between 800 and 1000ms. The buffer was updated with the most recent broadband raw 1KHz streaming data at the update rate of the decoder. The raw data were z-scored to the baseline statistics at each channel (baseline mean and standard deviation), obtained via two minutes of resting state data at the start of each session. Note that the baseline z-scoring for the RNN was only on the raw streaming signals and not on the individual frequency features. Next, rather than have separate </w:t>
      </w:r>
      <m:oMath>
        <m:r>
          <w:rPr>
            <w:rFonts w:ascii="Cambria Math" w:eastAsiaTheme="minorEastAsia" w:hAnsi="Cambria Math" w:cs="Arial"/>
          </w:rPr>
          <m:t>δ</m:t>
        </m:r>
      </m:oMath>
      <w:r>
        <w:rPr>
          <w:rFonts w:ascii="Arial" w:eastAsiaTheme="minorEastAsia" w:hAnsi="Arial" w:cs="Arial"/>
        </w:rPr>
        <w:t xml:space="preserve"> and </w:t>
      </w:r>
      <m:oMath>
        <m:r>
          <w:rPr>
            <w:rFonts w:ascii="Cambria Math" w:eastAsiaTheme="minorEastAsia" w:hAnsi="Cambria Math" w:cs="Arial"/>
          </w:rPr>
          <m:t>β</m:t>
        </m:r>
      </m:oMath>
      <w:r>
        <w:rPr>
          <w:rFonts w:ascii="Arial" w:eastAsiaTheme="minorEastAsia" w:hAnsi="Arial" w:cs="Arial"/>
        </w:rPr>
        <w:t>, we extracted a more general time-varying low-frequency signal via a 4</w:t>
      </w:r>
      <w:r w:rsidRPr="00574F2D">
        <w:rPr>
          <w:rFonts w:ascii="Arial" w:eastAsiaTheme="minorEastAsia" w:hAnsi="Arial" w:cs="Arial"/>
          <w:vertAlign w:val="superscript"/>
        </w:rPr>
        <w:t>th</w:t>
      </w:r>
      <w:r>
        <w:rPr>
          <w:rFonts w:ascii="Arial" w:eastAsiaTheme="minorEastAsia" w:hAnsi="Arial" w:cs="Arial"/>
        </w:rPr>
        <w:t xml:space="preserve"> order low-pass Butterworth filter with a cutoff of 25Hz. We retained the same logarithmically spaced filter bank and averaged over the sub-bands to compute time-varying </w:t>
      </w:r>
      <m:oMath>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H</m:t>
            </m:r>
          </m:sub>
        </m:sSub>
      </m:oMath>
      <w:r>
        <w:rPr>
          <w:rFonts w:ascii="Arial" w:eastAsiaTheme="minorEastAsia" w:hAnsi="Arial" w:cs="Arial"/>
        </w:rPr>
        <w:t xml:space="preserve"> power at each channel from the buffer. Each spatiotemporal feature data consisted of a matrix of dimensions </w:t>
      </w:r>
      <m:oMath>
        <m:r>
          <w:rPr>
            <w:rFonts w:ascii="Cambria Math" w:eastAsiaTheme="minorEastAsia" w:hAnsi="Cambria Math" w:cs="Arial"/>
          </w:rPr>
          <m:t>128×t, t∈[800,1000]</m:t>
        </m:r>
      </m:oMath>
      <w:r>
        <w:rPr>
          <w:rFonts w:ascii="Arial" w:eastAsiaTheme="minorEastAsia" w:hAnsi="Arial" w:cs="Arial"/>
        </w:rPr>
        <w:t xml:space="preserve"> which was then down-sampled in time by a factor of 10 using an anti-aliasing low-pass filter. Signals were then artifact corrected, wherein spikes in activity at any time and channel that was higher than a specified threshold would be replaced with extremely low variance Gaussian noise. Note that the down-sampled and hence smoothed low-frequency signal is analogous to low-frequency local motor potentials which have been shown to carry considerable movement-specific information in ECoG during both overt and BCI commands </w:t>
      </w:r>
      <w:r>
        <w:rPr>
          <w:rFonts w:ascii="Arial" w:eastAsiaTheme="minorEastAsia" w:hAnsi="Arial" w:cs="Arial"/>
        </w:rPr>
        <w:fldChar w:fldCharType="begin">
          <w:fldData xml:space="preserve">PEVuZE5vdGU+PENpdGU+PEF1dGhvcj5QaXN0b2hsPC9BdXRob3I+PFllYXI+MjAwODwvWWVhcj48
UmVjTnVtPjYxPC9SZWNOdW0+PERpc3BsYXlUZXh0PihTY2hhbGsgZXQgYWwuLCAyMDA3OyBQaXN0
b2hsIGV0IGFsLiwgMjAwODsgUmFtYW5hdGhhbiBldCBhbC4sIDIwMTg7IEFudW1hbmNoaXBhbGxp
IGV0IGFsLiwgMjAxOTsgTWV0emdlciBldCBhbC4sIDIwMjI7IE5hdHJhaiBldCBhbC4sIDIwMjIp
PC9EaXNwbGF5VGV4dD48cmVjb3JkPjxyZWMtbnVtYmVyPjYxPC9yZWMtbnVtYmVyPjxmb3JlaWdu
LWtleXM+PGtleSBhcHA9IkVOIiBkYi1pZD0iMDk1dnpmMnp6dmFycGFlemFkOXh3NTB1d3Z6d3Nk
NTllZGY5IiB0aW1lc3RhbXA9IjE1OTI0MjIwNDIiPjYxPC9rZXk+PC9mb3JlaWduLWtleXM+PHJl
Zi10eXBlIG5hbWU9IkpvdXJuYWwgQXJ0aWNsZSI+MTc8L3JlZi10eXBlPjxjb250cmlidXRvcnM+
PGF1dGhvcnM+PGF1dGhvcj5QaXN0b2hsLCBUb2JpYXM8L2F1dGhvcj48YXV0aG9yPkJhbGwsIFRv
bmlvPC9hdXRob3I+PGF1dGhvcj5TY2h1bHplLUJvbmhhZ2UsIEFuZHJlYXM8L2F1dGhvcj48YXV0
aG9yPkFlcnRzZW4sIEFkPC9hdXRob3I+PGF1dGhvcj5NZWhyaW5nLCBDYXJzdGVuPC9hdXRob3I+
PC9hdXRob3JzPjwvY29udHJpYnV0b3JzPjx0aXRsZXM+PHRpdGxlPlByZWRpY3Rpb24gb2YgYXJt
IG1vdmVtZW50IHRyYWplY3RvcmllcyBmcm9tIEVDb0ctcmVjb3JkaW5ncyBpbiBodW1hbnM8L3Rp
dGxlPjxzZWNvbmRhcnktdGl0bGU+Sm91cm5hbCBvZiBuZXVyb3NjaWVuY2UgbWV0aG9kczwvc2Vj
b25kYXJ5LXRpdGxlPjwvdGl0bGVzPjxwZXJpb2RpY2FsPjxmdWxsLXRpdGxlPkpvdXJuYWwgb2Yg
bmV1cm9zY2llbmNlIG1ldGhvZHM8L2Z1bGwtdGl0bGU+PC9wZXJpb2RpY2FsPjxwYWdlcz4xMDUt
MTE0PC9wYWdlcz48dm9sdW1lPjE2Nzwvdm9sdW1lPjxudW1iZXI+MTwvbnVtYmVyPjxkYXRlcz48
eWVhcj4yMDA4PC95ZWFyPjwvZGF0ZXM+PGlzYm4+MDE2NS0wMjcwPC9pc2JuPjx1cmxzPjwvdXJs
cz48L3JlY29yZD48L0NpdGU+PENpdGU+PEF1dGhvcj5TY2hhbGs8L0F1dGhvcj48WWVhcj4yMDA3
PC9ZZWFyPjxSZWNOdW0+MzA8L1JlY051bT48cmVjb3JkPjxyZWMtbnVtYmVyPjMwPC9yZWMtbnVt
YmVyPjxmb3JlaWduLWtleXM+PGtleSBhcHA9IkVOIiBkYi1pZD0iMDk1dnpmMnp6dmFycGFlemFk
OXh3NTB1d3Z6d3NkNTllZGY5IiB0aW1lc3RhbXA9IjE1ODgxMjY0NDAiPjMwPC9rZXk+PC9mb3Jl
aWduLWtleXM+PHJlZi10eXBlIG5hbWU9IkpvdXJuYWwgQXJ0aWNsZSI+MTc8L3JlZi10eXBlPjxj
b250cmlidXRvcnM+PGF1dGhvcnM+PGF1dGhvcj5TY2hhbGssIEc8L2F1dGhvcj48YXV0aG9yPkt1
YmFuZWssIEo8L2F1dGhvcj48YXV0aG9yPk1pbGxlciwgS0o8L2F1dGhvcj48YXV0aG9yPkFuZGVy
c29uLCBOUjwvYXV0aG9yPjxhdXRob3I+TGV1dGhhcmR0LCBFQzwvYXV0aG9yPjxhdXRob3I+T2pl
bWFubiwgSkc8L2F1dGhvcj48YXV0aG9yPkxpbWJyaWNrLCBEYXZlPC9hdXRob3I+PGF1dGhvcj5N
b3JhbiwgRDwvYXV0aG9yPjxhdXRob3I+R2VyaGFyZHQsIExBPC9hdXRob3I+PGF1dGhvcj5Xb2xw
YXcsIEpSPC9hdXRob3I+PC9hdXRob3JzPjwvY29udHJpYnV0b3JzPjx0aXRsZXM+PHRpdGxlPkRl
Y29kaW5nIHR3by1kaW1lbnNpb25hbCBtb3ZlbWVudCB0cmFqZWN0b3JpZXMgdXNpbmcgZWxlY3Ry
b2NvcnRpY29ncmFwaGljIHNpZ25hbHMgaW4gaHVtYW5zPC90aXRsZT48c2Vjb25kYXJ5LXRpdGxl
PkpvdXJuYWwgb2YgbmV1cmFsIGVuZ2luZWVyaW5nPC9zZWNvbmRhcnktdGl0bGU+PC90aXRsZXM+
PHBlcmlvZGljYWw+PGZ1bGwtdGl0bGU+Sm91cm5hbCBvZiBuZXVyYWwgZW5naW5lZXJpbmc8L2Z1
bGwtdGl0bGU+PC9wZXJpb2RpY2FsPjxwYWdlcz4yNjQ8L3BhZ2VzPjx2b2x1bWU+NDwvdm9sdW1l
PjxudW1iZXI+MzwvbnVtYmVyPjxkYXRlcz48eWVhcj4yMDA3PC95ZWFyPjwvZGF0ZXM+PGlzYm4+
MTc0MS0yNTUyPC9pc2JuPjx1cmxzPjwvdXJscz48L3JlY29yZD48L0NpdGU+PENpdGU+PEF1dGhv
cj5NZXR6Z2VyPC9BdXRob3I+PFllYXI+MjAyMjwvWWVhcj48UmVjTnVtPjMzMDwvUmVjTnVtPjxy
ZWNvcmQ+PHJlYy1udW1iZXI+MzMwPC9yZWMtbnVtYmVyPjxmb3JlaWduLWtleXM+PGtleSBhcHA9
IkVOIiBkYi1pZD0iMDk1dnpmMnp6dmFycGFlemFkOXh3NTB1d3Z6d3NkNTllZGY5IiB0aW1lc3Rh
bXA9IjE2NzUyODk4MDYiPjMzMDwva2V5PjwvZm9yZWlnbi1rZXlzPjxyZWYtdHlwZSBuYW1lPSJK
b3VybmFsIEFydGljbGUiPjE3PC9yZWYtdHlwZT48Y29udHJpYnV0b3JzPjxhdXRob3JzPjxhdXRo
b3I+TWV0emdlciwgU2VhbiBMPC9hdXRob3I+PGF1dGhvcj5MaXUsIEplc3NpZSBSPC9hdXRob3I+
PGF1dGhvcj5Nb3NlcywgRGF2aWQgQTwvYXV0aG9yPjxhdXRob3I+RG91Z2hlcnR5LCBNYXhpbWls
aWFuIEU8L2F1dGhvcj48YXV0aG9yPlNlYXRvbiwgTWFyZ2FyZXQgUDwvYXV0aG9yPjxhdXRob3I+
TGl0dGxlam9obiwgS2F5bG8gVDwvYXV0aG9yPjxhdXRob3I+Q2hhcnRpZXIsIEpvc2g8L2F1dGhv
cj48YXV0aG9yPkFudW1hbmNoaXBhbGxpLCBHb3BhbGEgSzwvYXV0aG9yPjxhdXRob3I+VHUtQ2hh
biwgQWRlbHluPC9hdXRob3I+PGF1dGhvcj5HYW5ndWx5LCBLYXJ1bmVzaDwvYXV0aG9yPjwvYXV0
aG9ycz48L2NvbnRyaWJ1dG9ycz48dGl0bGVzPjx0aXRsZT5HZW5lcmFsaXphYmxlIHNwZWxsaW5n
IHVzaW5nIGEgc3BlZWNoIG5ldXJvcHJvc3RoZXNpcyBpbiBhbiBpbmRpdmlkdWFsIHdpdGggc2V2
ZXJlIGxpbWIgYW5kIHZvY2FsIHBhcmFseXNpczwvdGl0bGU+PHNlY29uZGFyeS10aXRsZT5OYXR1
cmUgQ29tbXVuaWNhdGlvbnM8L3NlY29uZGFyeS10aXRsZT48L3RpdGxlcz48cGVyaW9kaWNhbD48
ZnVsbC10aXRsZT5OYXR1cmUgY29tbXVuaWNhdGlvbnM8L2Z1bGwtdGl0bGU+PC9wZXJpb2RpY2Fs
PjxwYWdlcz42NTEwPC9wYWdlcz48dm9sdW1lPjEzPC92b2x1bWU+PG51bWJlcj4xPC9udW1iZXI+
PGRhdGVzPjx5ZWFyPjIwMjI8L3llYXI+PC9kYXRlcz48aXNibj4yMDQxLTE3MjM8L2lzYm4+PHVy
bHM+PC91cmxzPjwvcmVjb3JkPjwvQ2l0ZT48Q2l0ZT48QXV0aG9yPkFudW1hbmNoaXBhbGxpPC9B
dXRob3I+PFllYXI+MjAxOTwvWWVhcj48UmVjTnVtPjMzMTwvUmVjTnVtPjxyZWNvcmQ+PHJlYy1u
dW1iZXI+MzMxPC9yZWMtbnVtYmVyPjxmb3JlaWduLWtleXM+PGtleSBhcHA9IkVOIiBkYi1pZD0i
MDk1dnpmMnp6dmFycGFlemFkOXh3NTB1d3Z6d3NkNTllZGY5IiB0aW1lc3RhbXA9IjE2NzUzMjQ2
MTUiPjMzMTwva2V5PjwvZm9yZWlnbi1rZXlzPjxyZWYtdHlwZSBuYW1lPSJKb3VybmFsIEFydGlj
bGUiPjE3PC9yZWYtdHlwZT48Y29udHJpYnV0b3JzPjxhdXRob3JzPjxhdXRob3I+QW51bWFuY2hp
cGFsbGksIEdvcGFsYSBLPC9hdXRob3I+PGF1dGhvcj5DaGFydGllciwgSm9zaDwvYXV0aG9yPjxh
dXRob3I+Q2hhbmcsIEVkd2FyZCBGPC9hdXRob3I+PC9hdXRob3JzPjwvY29udHJpYnV0b3JzPjx0
aXRsZXM+PHRpdGxlPlNwZWVjaCBzeW50aGVzaXMgZnJvbSBuZXVyYWwgZGVjb2Rpbmcgb2Ygc3Bv
a2VuIHNlbnRlbmNlczwvdGl0bGU+PHNlY29uZGFyeS10aXRsZT5OYXR1cmU8L3NlY29uZGFyeS10
aXRsZT48L3RpdGxlcz48cGVyaW9kaWNhbD48ZnVsbC10aXRsZT5OYXR1cmU8L2Z1bGwtdGl0bGU+
PC9wZXJpb2RpY2FsPjxwYWdlcz40OTMtNDk4PC9wYWdlcz48dm9sdW1lPjU2ODwvdm9sdW1lPjxu
dW1iZXI+Nzc1MzwvbnVtYmVyPjxkYXRlcz48eWVhcj4yMDE5PC95ZWFyPjwvZGF0ZXM+PGlzYm4+
MTQ3Ni00Njg3PC9pc2JuPjx1cmxzPjwvdXJscz48L3JlY29yZD48L0NpdGU+PENpdGU+PEF1dGhv
cj5SYW1hbmF0aGFuPC9BdXRob3I+PFllYXI+MjAxODwvWWVhcj48UmVjTnVtPjEyPC9SZWNOdW0+
PHJlY29yZD48cmVjLW51bWJlcj4xMjwvcmVjLW51bWJlcj48Zm9yZWlnbi1rZXlzPjxrZXkgYXBw
PSJFTiIgZGItaWQ9IjA5NXZ6ZjJ6enZhcnBhZXphZDl4dzUwdXd2endzZDU5ZWRmOSIgdGltZXN0
YW1wPSIxNTg3OTU5MzAzIj4xMjwva2V5PjwvZm9yZWlnbi1rZXlzPjxyZWYtdHlwZSBuYW1lPSJK
b3VybmFsIEFydGljbGUiPjE3PC9yZWYtdHlwZT48Y29udHJpYnV0b3JzPjxhdXRob3JzPjxhdXRo
b3I+UmFtYW5hdGhhbiwgRGhha3NoaW4gUzwvYXV0aG9yPjxhdXRob3I+R3VvLCBMaW5nPC9hdXRo
b3I+PGF1dGhvcj5HdWxhdGksIFRhbnVqPC9hdXRob3I+PGF1dGhvcj5EYXZpZHNvbiwgR3JheTwv
YXV0aG9yPjxhdXRob3I+SGlzaGludW1hLCBBcHJpbCBLPC9hdXRob3I+PGF1dGhvcj5Xb24sIFNl
b2stSm9vbjwvYXV0aG9yPjxhdXRob3I+S25pZ2h0LCBSb2JlcnQgVDwvYXV0aG9yPjxhdXRob3I+
Q2hhbmcsIEVkd2FyZCBGPC9hdXRob3I+PGF1dGhvcj5Td2Fuc29uLCBSYXltb25kIEE8L2F1dGhv
cj48YXV0aG9yPkdhbmd1bHksIEthcnVuZXNoPC9hdXRob3I+PC9hdXRob3JzPjwvY29udHJpYnV0
b3JzPjx0aXRsZXM+PHRpdGxlPkxvdy1mcmVxdWVuY3kgY29ydGljYWwgYWN0aXZpdHkgaXMgYSBu
ZXVyb21vZHVsYXRvcnkgdGFyZ2V0IHRoYXQgdHJhY2tzIHJlY292ZXJ5IGFmdGVyIHN0cm9rZTwv
dGl0bGU+PHNlY29uZGFyeS10aXRsZT5OYXR1cmUgbWVkaWNpbmU8L3NlY29uZGFyeS10aXRsZT48
L3RpdGxlcz48cGVyaW9kaWNhbD48ZnVsbC10aXRsZT5OYXR1cmUgbWVkaWNpbmU8L2Z1bGwtdGl0
bGU+PC9wZXJpb2RpY2FsPjxwYWdlcz4xMjU3LTEyNjc8L3BhZ2VzPjx2b2x1bWU+MjQ8L3ZvbHVt
ZT48bnVtYmVyPjg8L251bWJlcj48ZGF0ZXM+PHllYXI+MjAxODwveWVhcj48L2RhdGVzPjxpc2Ju
PjE1NDYtMTcwWDwvaXNibj48dXJscz48L3VybHM+PC9yZWNvcmQ+PC9DaXRlPjxDaXRlPjxBdXRo
b3I+TmF0cmFqPC9BdXRob3I+PFllYXI+MjAyMjwvWWVhcj48UmVjTnVtPjI4NzwvUmVjTnVtPjxy
ZWNvcmQ+PHJlYy1udW1iZXI+Mjg3PC9yZWMtbnVtYmVyPjxmb3JlaWduLWtleXM+PGtleSBhcHA9
IkVOIiBkYi1pZD0iMDk1dnpmMnp6dmFycGFlemFkOXh3NTB1d3Z6d3NkNTllZGY5IiB0aW1lc3Rh
bXA9IjE2NzIwNDM3MjAiPjI4Nzwva2V5PjwvZm9yZWlnbi1rZXlzPjxyZWYtdHlwZSBuYW1lPSJK
b3VybmFsIEFydGljbGUiPjE3PC9yZWYtdHlwZT48Y29udHJpYnV0b3JzPjxhdXRob3JzPjxhdXRo
b3I+TmF0cmFqLCBOaWtoaWxlc2g8L2F1dGhvcj48YXV0aG9yPlNpbHZlcnNtaXRoLCBEYW5pZWwg
QjwvYXV0aG9yPjxhdXRob3I+Q2hhbmcsIEVkd2FyZCBGPC9hdXRob3I+PGF1dGhvcj5HYW5ndWx5
LCBLYXJ1bmVzaDwvYXV0aG9yPjwvYXV0aG9ycz48L2NvbnRyaWJ1dG9ycz48dGl0bGVzPjx0aXRs
ZT5Db21wYXJ0bWVudGFsaXplZCBkeW5hbWljcyB3aXRoaW4gYSBjb21tb24gbXVsdGktYXJlYSBt
ZXNvc2NhbGUgbWFuaWZvbGQgcmVwcmVzZW50IGEgcmVwZXJ0b2lyZSBvZiBodW1hbiBoYW5kIG1v
dmVtZW50czwvdGl0bGU+PHNlY29uZGFyeS10aXRsZT5OZXVyb248L3NlY29uZGFyeS10aXRsZT48
L3RpdGxlcz48cGVyaW9kaWNhbD48ZnVsbC10aXRsZT5OZXVyb248L2Z1bGwtdGl0bGU+PC9wZXJp
b2RpY2FsPjxwYWdlcz4xNTQtMTc0LiBlMTI8L3BhZ2VzPjx2b2x1bWU+MTEwPC92b2x1bWU+PG51
bWJlcj4xPC9udW1iZXI+PGRhdGVzPjx5ZWFyPjIwMjI8L3llYXI+PC9kYXRlcz48aXNibj4wODk2
LTYyNzM8L2lzYm4+PHVybHM+PC91cmxzPjwvcmVjb3JkPjwvQ2l0ZT48L0VuZE5vdGU+AG==
</w:fldData>
        </w:fldChar>
      </w:r>
      <w:r>
        <w:rPr>
          <w:rFonts w:ascii="Arial" w:eastAsiaTheme="minorEastAsia" w:hAnsi="Arial" w:cs="Arial"/>
        </w:rPr>
        <w:instrText xml:space="preserve"> ADDIN EN.CITE </w:instrText>
      </w:r>
      <w:r>
        <w:rPr>
          <w:rFonts w:ascii="Arial" w:eastAsiaTheme="minorEastAsia" w:hAnsi="Arial" w:cs="Arial"/>
        </w:rPr>
        <w:fldChar w:fldCharType="begin">
          <w:fldData xml:space="preserve">PEVuZE5vdGU+PENpdGU+PEF1dGhvcj5QaXN0b2hsPC9BdXRob3I+PFllYXI+MjAwODwvWWVhcj48
UmVjTnVtPjYxPC9SZWNOdW0+PERpc3BsYXlUZXh0PihTY2hhbGsgZXQgYWwuLCAyMDA3OyBQaXN0
b2hsIGV0IGFsLiwgMjAwODsgUmFtYW5hdGhhbiBldCBhbC4sIDIwMTg7IEFudW1hbmNoaXBhbGxp
IGV0IGFsLiwgMjAxOTsgTWV0emdlciBldCBhbC4sIDIwMjI7IE5hdHJhaiBldCBhbC4sIDIwMjIp
PC9EaXNwbGF5VGV4dD48cmVjb3JkPjxyZWMtbnVtYmVyPjYxPC9yZWMtbnVtYmVyPjxmb3JlaWdu
LWtleXM+PGtleSBhcHA9IkVOIiBkYi1pZD0iMDk1dnpmMnp6dmFycGFlemFkOXh3NTB1d3Z6d3Nk
NTllZGY5IiB0aW1lc3RhbXA9IjE1OTI0MjIwNDIiPjYxPC9rZXk+PC9mb3JlaWduLWtleXM+PHJl
Zi10eXBlIG5hbWU9IkpvdXJuYWwgQXJ0aWNsZSI+MTc8L3JlZi10eXBlPjxjb250cmlidXRvcnM+
PGF1dGhvcnM+PGF1dGhvcj5QaXN0b2hsLCBUb2JpYXM8L2F1dGhvcj48YXV0aG9yPkJhbGwsIFRv
bmlvPC9hdXRob3I+PGF1dGhvcj5TY2h1bHplLUJvbmhhZ2UsIEFuZHJlYXM8L2F1dGhvcj48YXV0
aG9yPkFlcnRzZW4sIEFkPC9hdXRob3I+PGF1dGhvcj5NZWhyaW5nLCBDYXJzdGVuPC9hdXRob3I+
PC9hdXRob3JzPjwvY29udHJpYnV0b3JzPjx0aXRsZXM+PHRpdGxlPlByZWRpY3Rpb24gb2YgYXJt
IG1vdmVtZW50IHRyYWplY3RvcmllcyBmcm9tIEVDb0ctcmVjb3JkaW5ncyBpbiBodW1hbnM8L3Rp
dGxlPjxzZWNvbmRhcnktdGl0bGU+Sm91cm5hbCBvZiBuZXVyb3NjaWVuY2UgbWV0aG9kczwvc2Vj
b25kYXJ5LXRpdGxlPjwvdGl0bGVzPjxwZXJpb2RpY2FsPjxmdWxsLXRpdGxlPkpvdXJuYWwgb2Yg
bmV1cm9zY2llbmNlIG1ldGhvZHM8L2Z1bGwtdGl0bGU+PC9wZXJpb2RpY2FsPjxwYWdlcz4xMDUt
MTE0PC9wYWdlcz48dm9sdW1lPjE2Nzwvdm9sdW1lPjxudW1iZXI+MTwvbnVtYmVyPjxkYXRlcz48
eWVhcj4yMDA4PC95ZWFyPjwvZGF0ZXM+PGlzYm4+MDE2NS0wMjcwPC9pc2JuPjx1cmxzPjwvdXJs
cz48L3JlY29yZD48L0NpdGU+PENpdGU+PEF1dGhvcj5TY2hhbGs8L0F1dGhvcj48WWVhcj4yMDA3
PC9ZZWFyPjxSZWNOdW0+MzA8L1JlY051bT48cmVjb3JkPjxyZWMtbnVtYmVyPjMwPC9yZWMtbnVt
YmVyPjxmb3JlaWduLWtleXM+PGtleSBhcHA9IkVOIiBkYi1pZD0iMDk1dnpmMnp6dmFycGFlemFk
OXh3NTB1d3Z6d3NkNTllZGY5IiB0aW1lc3RhbXA9IjE1ODgxMjY0NDAiPjMwPC9rZXk+PC9mb3Jl
aWduLWtleXM+PHJlZi10eXBlIG5hbWU9IkpvdXJuYWwgQXJ0aWNsZSI+MTc8L3JlZi10eXBlPjxj
b250cmlidXRvcnM+PGF1dGhvcnM+PGF1dGhvcj5TY2hhbGssIEc8L2F1dGhvcj48YXV0aG9yPkt1
YmFuZWssIEo8L2F1dGhvcj48YXV0aG9yPk1pbGxlciwgS0o8L2F1dGhvcj48YXV0aG9yPkFuZGVy
c29uLCBOUjwvYXV0aG9yPjxhdXRob3I+TGV1dGhhcmR0LCBFQzwvYXV0aG9yPjxhdXRob3I+T2pl
bWFubiwgSkc8L2F1dGhvcj48YXV0aG9yPkxpbWJyaWNrLCBEYXZlPC9hdXRob3I+PGF1dGhvcj5N
b3JhbiwgRDwvYXV0aG9yPjxhdXRob3I+R2VyaGFyZHQsIExBPC9hdXRob3I+PGF1dGhvcj5Xb2xw
YXcsIEpSPC9hdXRob3I+PC9hdXRob3JzPjwvY29udHJpYnV0b3JzPjx0aXRsZXM+PHRpdGxlPkRl
Y29kaW5nIHR3by1kaW1lbnNpb25hbCBtb3ZlbWVudCB0cmFqZWN0b3JpZXMgdXNpbmcgZWxlY3Ry
b2NvcnRpY29ncmFwaGljIHNpZ25hbHMgaW4gaHVtYW5zPC90aXRsZT48c2Vjb25kYXJ5LXRpdGxl
PkpvdXJuYWwgb2YgbmV1cmFsIGVuZ2luZWVyaW5nPC9zZWNvbmRhcnktdGl0bGU+PC90aXRsZXM+
PHBlcmlvZGljYWw+PGZ1bGwtdGl0bGU+Sm91cm5hbCBvZiBuZXVyYWwgZW5naW5lZXJpbmc8L2Z1
bGwtdGl0bGU+PC9wZXJpb2RpY2FsPjxwYWdlcz4yNjQ8L3BhZ2VzPjx2b2x1bWU+NDwvdm9sdW1l
PjxudW1iZXI+MzwvbnVtYmVyPjxkYXRlcz48eWVhcj4yMDA3PC95ZWFyPjwvZGF0ZXM+PGlzYm4+
MTc0MS0yNTUyPC9pc2JuPjx1cmxzPjwvdXJscz48L3JlY29yZD48L0NpdGU+PENpdGU+PEF1dGhv
cj5NZXR6Z2VyPC9BdXRob3I+PFllYXI+MjAyMjwvWWVhcj48UmVjTnVtPjMzMDwvUmVjTnVtPjxy
ZWNvcmQ+PHJlYy1udW1iZXI+MzMwPC9yZWMtbnVtYmVyPjxmb3JlaWduLWtleXM+PGtleSBhcHA9
IkVOIiBkYi1pZD0iMDk1dnpmMnp6dmFycGFlemFkOXh3NTB1d3Z6d3NkNTllZGY5IiB0aW1lc3Rh
bXA9IjE2NzUyODk4MDYiPjMzMDwva2V5PjwvZm9yZWlnbi1rZXlzPjxyZWYtdHlwZSBuYW1lPSJK
b3VybmFsIEFydGljbGUiPjE3PC9yZWYtdHlwZT48Y29udHJpYnV0b3JzPjxhdXRob3JzPjxhdXRo
b3I+TWV0emdlciwgU2VhbiBMPC9hdXRob3I+PGF1dGhvcj5MaXUsIEplc3NpZSBSPC9hdXRob3I+
PGF1dGhvcj5Nb3NlcywgRGF2aWQgQTwvYXV0aG9yPjxhdXRob3I+RG91Z2hlcnR5LCBNYXhpbWls
aWFuIEU8L2F1dGhvcj48YXV0aG9yPlNlYXRvbiwgTWFyZ2FyZXQgUDwvYXV0aG9yPjxhdXRob3I+
TGl0dGxlam9obiwgS2F5bG8gVDwvYXV0aG9yPjxhdXRob3I+Q2hhcnRpZXIsIEpvc2g8L2F1dGhv
cj48YXV0aG9yPkFudW1hbmNoaXBhbGxpLCBHb3BhbGEgSzwvYXV0aG9yPjxhdXRob3I+VHUtQ2hh
biwgQWRlbHluPC9hdXRob3I+PGF1dGhvcj5HYW5ndWx5LCBLYXJ1bmVzaDwvYXV0aG9yPjwvYXV0
aG9ycz48L2NvbnRyaWJ1dG9ycz48dGl0bGVzPjx0aXRsZT5HZW5lcmFsaXphYmxlIHNwZWxsaW5n
IHVzaW5nIGEgc3BlZWNoIG5ldXJvcHJvc3RoZXNpcyBpbiBhbiBpbmRpdmlkdWFsIHdpdGggc2V2
ZXJlIGxpbWIgYW5kIHZvY2FsIHBhcmFseXNpczwvdGl0bGU+PHNlY29uZGFyeS10aXRsZT5OYXR1
cmUgQ29tbXVuaWNhdGlvbnM8L3NlY29uZGFyeS10aXRsZT48L3RpdGxlcz48cGVyaW9kaWNhbD48
ZnVsbC10aXRsZT5OYXR1cmUgY29tbXVuaWNhdGlvbnM8L2Z1bGwtdGl0bGU+PC9wZXJpb2RpY2Fs
PjxwYWdlcz42NTEwPC9wYWdlcz48dm9sdW1lPjEzPC92b2x1bWU+PG51bWJlcj4xPC9udW1iZXI+
PGRhdGVzPjx5ZWFyPjIwMjI8L3llYXI+PC9kYXRlcz48aXNibj4yMDQxLTE3MjM8L2lzYm4+PHVy
bHM+PC91cmxzPjwvcmVjb3JkPjwvQ2l0ZT48Q2l0ZT48QXV0aG9yPkFudW1hbmNoaXBhbGxpPC9B
dXRob3I+PFllYXI+MjAxOTwvWWVhcj48UmVjTnVtPjMzMTwvUmVjTnVtPjxyZWNvcmQ+PHJlYy1u
dW1iZXI+MzMxPC9yZWMtbnVtYmVyPjxmb3JlaWduLWtleXM+PGtleSBhcHA9IkVOIiBkYi1pZD0i
MDk1dnpmMnp6dmFycGFlemFkOXh3NTB1d3Z6d3NkNTllZGY5IiB0aW1lc3RhbXA9IjE2NzUzMjQ2
MTUiPjMzMTwva2V5PjwvZm9yZWlnbi1rZXlzPjxyZWYtdHlwZSBuYW1lPSJKb3VybmFsIEFydGlj
bGUiPjE3PC9yZWYtdHlwZT48Y29udHJpYnV0b3JzPjxhdXRob3JzPjxhdXRob3I+QW51bWFuY2hp
cGFsbGksIEdvcGFsYSBLPC9hdXRob3I+PGF1dGhvcj5DaGFydGllciwgSm9zaDwvYXV0aG9yPjxh
dXRob3I+Q2hhbmcsIEVkd2FyZCBGPC9hdXRob3I+PC9hdXRob3JzPjwvY29udHJpYnV0b3JzPjx0
aXRsZXM+PHRpdGxlPlNwZWVjaCBzeW50aGVzaXMgZnJvbSBuZXVyYWwgZGVjb2Rpbmcgb2Ygc3Bv
a2VuIHNlbnRlbmNlczwvdGl0bGU+PHNlY29uZGFyeS10aXRsZT5OYXR1cmU8L3NlY29uZGFyeS10
aXRsZT48L3RpdGxlcz48cGVyaW9kaWNhbD48ZnVsbC10aXRsZT5OYXR1cmU8L2Z1bGwtdGl0bGU+
PC9wZXJpb2RpY2FsPjxwYWdlcz40OTMtNDk4PC9wYWdlcz48dm9sdW1lPjU2ODwvdm9sdW1lPjxu
dW1iZXI+Nzc1MzwvbnVtYmVyPjxkYXRlcz48eWVhcj4yMDE5PC95ZWFyPjwvZGF0ZXM+PGlzYm4+
MTQ3Ni00Njg3PC9pc2JuPjx1cmxzPjwvdXJscz48L3JlY29yZD48L0NpdGU+PENpdGU+PEF1dGhv
cj5SYW1hbmF0aGFuPC9BdXRob3I+PFllYXI+MjAxODwvWWVhcj48UmVjTnVtPjEyPC9SZWNOdW0+
PHJlY29yZD48cmVjLW51bWJlcj4xMjwvcmVjLW51bWJlcj48Zm9yZWlnbi1rZXlzPjxrZXkgYXBw
PSJFTiIgZGItaWQ9IjA5NXZ6ZjJ6enZhcnBhZXphZDl4dzUwdXd2endzZDU5ZWRmOSIgdGltZXN0
YW1wPSIxNTg3OTU5MzAzIj4xMjwva2V5PjwvZm9yZWlnbi1rZXlzPjxyZWYtdHlwZSBuYW1lPSJK
b3VybmFsIEFydGljbGUiPjE3PC9yZWYtdHlwZT48Y29udHJpYnV0b3JzPjxhdXRob3JzPjxhdXRo
b3I+UmFtYW5hdGhhbiwgRGhha3NoaW4gUzwvYXV0aG9yPjxhdXRob3I+R3VvLCBMaW5nPC9hdXRo
b3I+PGF1dGhvcj5HdWxhdGksIFRhbnVqPC9hdXRob3I+PGF1dGhvcj5EYXZpZHNvbiwgR3JheTwv
YXV0aG9yPjxhdXRob3I+SGlzaGludW1hLCBBcHJpbCBLPC9hdXRob3I+PGF1dGhvcj5Xb24sIFNl
b2stSm9vbjwvYXV0aG9yPjxhdXRob3I+S25pZ2h0LCBSb2JlcnQgVDwvYXV0aG9yPjxhdXRob3I+
Q2hhbmcsIEVkd2FyZCBGPC9hdXRob3I+PGF1dGhvcj5Td2Fuc29uLCBSYXltb25kIEE8L2F1dGhv
cj48YXV0aG9yPkdhbmd1bHksIEthcnVuZXNoPC9hdXRob3I+PC9hdXRob3JzPjwvY29udHJpYnV0
b3JzPjx0aXRsZXM+PHRpdGxlPkxvdy1mcmVxdWVuY3kgY29ydGljYWwgYWN0aXZpdHkgaXMgYSBu
ZXVyb21vZHVsYXRvcnkgdGFyZ2V0IHRoYXQgdHJhY2tzIHJlY292ZXJ5IGFmdGVyIHN0cm9rZTwv
dGl0bGU+PHNlY29uZGFyeS10aXRsZT5OYXR1cmUgbWVkaWNpbmU8L3NlY29uZGFyeS10aXRsZT48
L3RpdGxlcz48cGVyaW9kaWNhbD48ZnVsbC10aXRsZT5OYXR1cmUgbWVkaWNpbmU8L2Z1bGwtdGl0
bGU+PC9wZXJpb2RpY2FsPjxwYWdlcz4xMjU3LTEyNjc8L3BhZ2VzPjx2b2x1bWU+MjQ8L3ZvbHVt
ZT48bnVtYmVyPjg8L251bWJlcj48ZGF0ZXM+PHllYXI+MjAxODwveWVhcj48L2RhdGVzPjxpc2Ju
PjE1NDYtMTcwWDwvaXNibj48dXJscz48L3VybHM+PC9yZWNvcmQ+PC9DaXRlPjxDaXRlPjxBdXRo
b3I+TmF0cmFqPC9BdXRob3I+PFllYXI+MjAyMjwvWWVhcj48UmVjTnVtPjI4NzwvUmVjTnVtPjxy
ZWNvcmQ+PHJlYy1udW1iZXI+Mjg3PC9yZWMtbnVtYmVyPjxmb3JlaWduLWtleXM+PGtleSBhcHA9
IkVOIiBkYi1pZD0iMDk1dnpmMnp6dmFycGFlemFkOXh3NTB1d3Z6d3NkNTllZGY5IiB0aW1lc3Rh
bXA9IjE2NzIwNDM3MjAiPjI4Nzwva2V5PjwvZm9yZWlnbi1rZXlzPjxyZWYtdHlwZSBuYW1lPSJK
b3VybmFsIEFydGljbGUiPjE3PC9yZWYtdHlwZT48Y29udHJpYnV0b3JzPjxhdXRob3JzPjxhdXRo
b3I+TmF0cmFqLCBOaWtoaWxlc2g8L2F1dGhvcj48YXV0aG9yPlNpbHZlcnNtaXRoLCBEYW5pZWwg
QjwvYXV0aG9yPjxhdXRob3I+Q2hhbmcsIEVkd2FyZCBGPC9hdXRob3I+PGF1dGhvcj5HYW5ndWx5
LCBLYXJ1bmVzaDwvYXV0aG9yPjwvYXV0aG9ycz48L2NvbnRyaWJ1dG9ycz48dGl0bGVzPjx0aXRs
ZT5Db21wYXJ0bWVudGFsaXplZCBkeW5hbWljcyB3aXRoaW4gYSBjb21tb24gbXVsdGktYXJlYSBt
ZXNvc2NhbGUgbWFuaWZvbGQgcmVwcmVzZW50IGEgcmVwZXJ0b2lyZSBvZiBodW1hbiBoYW5kIG1v
dmVtZW50czwvdGl0bGU+PHNlY29uZGFyeS10aXRsZT5OZXVyb248L3NlY29uZGFyeS10aXRsZT48
L3RpdGxlcz48cGVyaW9kaWNhbD48ZnVsbC10aXRsZT5OZXVyb248L2Z1bGwtdGl0bGU+PC9wZXJp
b2RpY2FsPjxwYWdlcz4xNTQtMTc0LiBlMTI8L3BhZ2VzPjx2b2x1bWU+MTEwPC92b2x1bWU+PG51
bWJlcj4xPC9udW1iZXI+PGRhdGVzPjx5ZWFyPjIwMjI8L3llYXI+PC9kYXRlcz48aXNibj4wODk2
LTYyNzM8L2lzYm4+PHVybHM+PC91cmxzPjwvcmVjb3JkPjwvQ2l0ZT48L0VuZE5vdGU+AG==
</w:fldData>
        </w:fldChar>
      </w:r>
      <w:r>
        <w:rPr>
          <w:rFonts w:ascii="Arial" w:eastAsiaTheme="minorEastAsia" w:hAnsi="Arial" w:cs="Arial"/>
        </w:rPr>
        <w:instrText xml:space="preserve"> ADDIN EN.CITE.DATA </w:instrText>
      </w:r>
      <w:r>
        <w:rPr>
          <w:rFonts w:ascii="Arial" w:eastAsiaTheme="minorEastAsia" w:hAnsi="Arial" w:cs="Arial"/>
        </w:rPr>
      </w:r>
      <w:r>
        <w:rPr>
          <w:rFonts w:ascii="Arial" w:eastAsiaTheme="minorEastAsia" w:hAnsi="Arial" w:cs="Arial"/>
        </w:rPr>
        <w:fldChar w:fldCharType="end"/>
      </w:r>
      <w:r>
        <w:rPr>
          <w:rFonts w:ascii="Arial" w:eastAsiaTheme="minorEastAsia" w:hAnsi="Arial" w:cs="Arial"/>
        </w:rPr>
      </w:r>
      <w:r>
        <w:rPr>
          <w:rFonts w:ascii="Arial" w:eastAsiaTheme="minorEastAsia" w:hAnsi="Arial" w:cs="Arial"/>
        </w:rPr>
        <w:fldChar w:fldCharType="separate"/>
      </w:r>
      <w:r>
        <w:rPr>
          <w:rFonts w:ascii="Arial" w:eastAsiaTheme="minorEastAsia" w:hAnsi="Arial" w:cs="Arial"/>
          <w:noProof/>
        </w:rPr>
        <w:t>(Schalk et al., 2007; Pistohl et al., 2008; Ramanathan et al., 2018; Anumanchipalli et al., 2019; Metzger et al., 2022; Natraj et al., 2022)</w:t>
      </w:r>
      <w:r>
        <w:rPr>
          <w:rFonts w:ascii="Arial" w:eastAsiaTheme="minorEastAsia" w:hAnsi="Arial" w:cs="Arial"/>
        </w:rPr>
        <w:fldChar w:fldCharType="end"/>
      </w:r>
      <w:r>
        <w:rPr>
          <w:rFonts w:ascii="Arial" w:eastAsiaTheme="minorEastAsia" w:hAnsi="Arial" w:cs="Arial"/>
        </w:rPr>
        <w:t xml:space="preserve">. Given the differences in signal magnitude between low-frequency signals and </w:t>
      </w:r>
      <m:oMath>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H</m:t>
            </m:r>
          </m:sub>
        </m:sSub>
      </m:oMath>
      <w:r>
        <w:rPr>
          <w:rFonts w:ascii="Arial" w:eastAsiaTheme="minorEastAsia" w:hAnsi="Arial" w:cs="Arial"/>
        </w:rPr>
        <w:t xml:space="preserve"> due to the inverse power law in neurophysiological signals, each feature data matrix was min-max scaled to be between 0 and 1. Finally, each feature data matrix was transformed to have an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oMath>
      <w:r>
        <w:rPr>
          <w:rFonts w:ascii="Arial" w:eastAsiaTheme="minorEastAsia" w:hAnsi="Arial" w:cs="Arial"/>
        </w:rPr>
        <w:t xml:space="preserve"> norm of 1 and concatenated together. This created a 256-dimensional data matrix over time, and this formed the online input sample to the RNN decoders. </w:t>
      </w:r>
    </w:p>
    <w:p w14:paraId="1C2FFC37" w14:textId="77777777" w:rsidR="00C74C59" w:rsidRPr="00CC02EF" w:rsidRDefault="00C74C59" w:rsidP="00C74C59">
      <w:pPr>
        <w:spacing w:line="288" w:lineRule="auto"/>
        <w:contextualSpacing/>
        <w:jc w:val="both"/>
        <w:rPr>
          <w:rFonts w:ascii="Arial" w:hAnsi="Arial" w:cs="Arial"/>
          <w:b/>
          <w:bCs/>
          <w:sz w:val="24"/>
          <w:szCs w:val="24"/>
        </w:rPr>
      </w:pPr>
    </w:p>
    <w:p w14:paraId="77EB89BE" w14:textId="77777777" w:rsidR="00C74C59" w:rsidRDefault="00C74C59" w:rsidP="00C74C59">
      <w:pPr>
        <w:spacing w:line="288" w:lineRule="auto"/>
        <w:contextualSpacing/>
        <w:jc w:val="both"/>
        <w:rPr>
          <w:rFonts w:ascii="Arial" w:hAnsi="Arial" w:cs="Arial"/>
          <w:b/>
          <w:bCs/>
          <w:sz w:val="24"/>
          <w:szCs w:val="24"/>
        </w:rPr>
      </w:pPr>
      <w:r w:rsidRPr="00CC02EF">
        <w:rPr>
          <w:rFonts w:ascii="Arial" w:hAnsi="Arial" w:cs="Arial"/>
          <w:b/>
          <w:bCs/>
          <w:sz w:val="24"/>
          <w:szCs w:val="24"/>
        </w:rPr>
        <w:t xml:space="preserve">Design of </w:t>
      </w:r>
      <w:r>
        <w:rPr>
          <w:rFonts w:ascii="Arial" w:hAnsi="Arial" w:cs="Arial"/>
          <w:b/>
          <w:bCs/>
          <w:sz w:val="24"/>
          <w:szCs w:val="24"/>
        </w:rPr>
        <w:t xml:space="preserve">hDoF </w:t>
      </w:r>
      <w:r w:rsidRPr="00CC02EF">
        <w:rPr>
          <w:rFonts w:ascii="Arial" w:hAnsi="Arial" w:cs="Arial"/>
          <w:b/>
          <w:bCs/>
          <w:sz w:val="24"/>
          <w:szCs w:val="24"/>
        </w:rPr>
        <w:t>BCI decoders</w:t>
      </w:r>
      <w:r>
        <w:rPr>
          <w:rFonts w:ascii="Arial" w:hAnsi="Arial" w:cs="Arial"/>
          <w:b/>
          <w:bCs/>
          <w:sz w:val="24"/>
          <w:szCs w:val="24"/>
        </w:rPr>
        <w:t xml:space="preserve"> for a repertoire of stereotyped movements</w:t>
      </w:r>
    </w:p>
    <w:p w14:paraId="22102DF8" w14:textId="77777777" w:rsidR="00C74C59" w:rsidRDefault="00C74C59" w:rsidP="00C74C59">
      <w:pPr>
        <w:spacing w:line="288" w:lineRule="auto"/>
        <w:contextualSpacing/>
        <w:jc w:val="both"/>
        <w:rPr>
          <w:rFonts w:ascii="Arial" w:eastAsiaTheme="minorEastAsia" w:hAnsi="Arial" w:cs="Arial"/>
          <w:i/>
          <w:iCs/>
        </w:rPr>
      </w:pPr>
      <w:r>
        <w:rPr>
          <w:rFonts w:ascii="Arial" w:eastAsiaTheme="minorEastAsia" w:hAnsi="Arial" w:cs="Arial"/>
          <w:i/>
          <w:iCs/>
        </w:rPr>
        <w:t>Somatotopic decoders based on spatial activity patterns</w:t>
      </w:r>
    </w:p>
    <w:p w14:paraId="61C044F4" w14:textId="77777777" w:rsidR="00C74C59" w:rsidRDefault="00C74C59" w:rsidP="00C74C59">
      <w:pPr>
        <w:spacing w:line="288" w:lineRule="auto"/>
        <w:contextualSpacing/>
        <w:jc w:val="both"/>
        <w:rPr>
          <w:rFonts w:ascii="Arial" w:eastAsiaTheme="minorEastAsia" w:hAnsi="Arial" w:cs="Arial"/>
          <w:iCs/>
        </w:rPr>
      </w:pPr>
      <w:r>
        <w:rPr>
          <w:rFonts w:ascii="Arial" w:eastAsiaTheme="minorEastAsia" w:hAnsi="Arial" w:cs="Arial"/>
          <w:iCs/>
        </w:rPr>
        <w:t xml:space="preserve">We utilized feedforward neural networks or a multi-layer perceptron (MLP) as classifiers to decode the type of movement based on purely spatial activity patterns. This network was built for each session in the initial stages of the experiment to understand the daily discernability of the movement classes. The input to the network was the 96-dimensional vector of spatially smoothed </w:t>
      </w:r>
      <w:r>
        <w:rPr>
          <w:rFonts w:ascii="Arial" w:eastAsiaTheme="minorEastAsia" w:hAnsi="Arial" w:cs="Arial"/>
          <w:iCs/>
        </w:rPr>
        <w:lastRenderedPageBreak/>
        <w:t xml:space="preserve">and temporally averaged grid-wise neural activity (see </w:t>
      </w:r>
      <w:r w:rsidRPr="001D0105">
        <w:rPr>
          <w:rFonts w:ascii="Arial" w:eastAsiaTheme="minorEastAsia" w:hAnsi="Arial" w:cs="Arial"/>
          <w:i/>
        </w:rPr>
        <w:t xml:space="preserve">Spatial feature extraction </w:t>
      </w:r>
      <w:r>
        <w:rPr>
          <w:rFonts w:ascii="Arial" w:eastAsiaTheme="minorEastAsia" w:hAnsi="Arial" w:cs="Arial"/>
          <w:iCs/>
        </w:rPr>
        <w:t xml:space="preserve">steps in earlier sections) from individual bins during the active portions of the task. During open-loop control blocks, these bins represented ground truth labels of movement class membership. During closed-loop control blocks, irrespective of the decoder output, we assumed that subject always intended to imagine the movement associated with the cued direction (ReFit assumption </w:t>
      </w:r>
      <w:r>
        <w:rPr>
          <w:rFonts w:ascii="Arial" w:eastAsiaTheme="minorEastAsia" w:hAnsi="Arial" w:cs="Arial"/>
          <w:iCs/>
        </w:rPr>
        <w:fldChar w:fldCharType="begin"/>
      </w:r>
      <w:r>
        <w:rPr>
          <w:rFonts w:ascii="Arial" w:eastAsiaTheme="minorEastAsia" w:hAnsi="Arial" w:cs="Arial"/>
          <w:iCs/>
        </w:rPr>
        <w:instrText xml:space="preserve"> ADDIN EN.CITE &lt;EndNote&gt;&lt;Cite&gt;&lt;Author&gt;Gilja&lt;/Author&gt;&lt;Year&gt;2012&lt;/Year&gt;&lt;RecNum&gt;288&lt;/RecNum&gt;&lt;DisplayText&gt;(Gilja et al., 2012)&lt;/DisplayText&gt;&lt;record&gt;&lt;rec-number&gt;288&lt;/rec-number&gt;&lt;foreign-keys&gt;&lt;key app="EN" db-id="095vzf2zzvarpaezad9xw50uwvzwsd59edf9" timestamp="1672044368"&gt;288&lt;/key&gt;&lt;/foreign-keys&gt;&lt;ref-type name="Journal Article"&gt;17&lt;/ref-type&gt;&lt;contributors&gt;&lt;authors&gt;&lt;author&gt;Gilja, Vikash&lt;/author&gt;&lt;author&gt;Nuyujukian, Paul&lt;/author&gt;&lt;author&gt;Chestek, Cindy A&lt;/author&gt;&lt;author&gt;Cunningham, John P&lt;/author&gt;&lt;author&gt;Yu, Byron M&lt;/author&gt;&lt;author&gt;Fan, Joline M&lt;/author&gt;&lt;author&gt;Churchland, Mark M&lt;/author&gt;&lt;author&gt;Kaufman, Matthew T&lt;/author&gt;&lt;author&gt;Kao, Jonathan C&lt;/author&gt;&lt;author&gt;Ryu, Stephen I&lt;/author&gt;&lt;/authors&gt;&lt;/contributors&gt;&lt;titles&gt;&lt;title&gt;A high-performance neural prosthesis enabled by control algorithm design&lt;/title&gt;&lt;secondary-title&gt;Nature neuroscience&lt;/secondary-title&gt;&lt;/titles&gt;&lt;periodical&gt;&lt;full-title&gt;Nature neuroscience&lt;/full-title&gt;&lt;/periodical&gt;&lt;pages&gt;1752-1757&lt;/pages&gt;&lt;volume&gt;15&lt;/volume&gt;&lt;number&gt;12&lt;/number&gt;&lt;dates&gt;&lt;year&gt;2012&lt;/year&gt;&lt;/dates&gt;&lt;isbn&gt;1546-1726&lt;/isbn&gt;&lt;urls&gt;&lt;/urls&gt;&lt;/record&gt;&lt;/Cite&gt;&lt;/EndNote&gt;</w:instrText>
      </w:r>
      <w:r>
        <w:rPr>
          <w:rFonts w:ascii="Arial" w:eastAsiaTheme="minorEastAsia" w:hAnsi="Arial" w:cs="Arial"/>
          <w:iCs/>
        </w:rPr>
        <w:fldChar w:fldCharType="separate"/>
      </w:r>
      <w:r>
        <w:rPr>
          <w:rFonts w:ascii="Arial" w:eastAsiaTheme="minorEastAsia" w:hAnsi="Arial" w:cs="Arial"/>
          <w:iCs/>
          <w:noProof/>
        </w:rPr>
        <w:t>(Gilja et al., 2012)</w:t>
      </w:r>
      <w:r>
        <w:rPr>
          <w:rFonts w:ascii="Arial" w:eastAsiaTheme="minorEastAsia" w:hAnsi="Arial" w:cs="Arial"/>
          <w:iCs/>
        </w:rPr>
        <w:fldChar w:fldCharType="end"/>
      </w:r>
      <w:r>
        <w:rPr>
          <w:rFonts w:ascii="Arial" w:eastAsiaTheme="minorEastAsia" w:hAnsi="Arial" w:cs="Arial"/>
          <w:iCs/>
        </w:rPr>
        <w:t xml:space="preserve">). </w:t>
      </w:r>
      <w:proofErr w:type="gramStart"/>
      <w:r>
        <w:rPr>
          <w:rFonts w:ascii="Arial" w:eastAsiaTheme="minorEastAsia" w:hAnsi="Arial" w:cs="Arial"/>
          <w:iCs/>
        </w:rPr>
        <w:t>Accordingly</w:t>
      </w:r>
      <w:proofErr w:type="gramEnd"/>
      <w:r>
        <w:rPr>
          <w:rFonts w:ascii="Arial" w:eastAsiaTheme="minorEastAsia" w:hAnsi="Arial" w:cs="Arial"/>
          <w:iCs/>
        </w:rPr>
        <w:t xml:space="preserve"> we re-labeled the decodes when using closed-loop data for decoder updates. To train the classifier, the data were randomly split into a training and validation set. Data augmentation techniques (detailed in subsequent sections) were also used. Using coarse grid-search, the architecture of the MLP was as follows: 3 hidden layers, 64 units per hidden layer, ReLU activation at each unit, dropout of 0.3, and weight regularization (</w:t>
      </w:r>
      <m:oMath>
        <m:r>
          <w:rPr>
            <w:rFonts w:ascii="Cambria Math" w:eastAsiaTheme="minorEastAsia" w:hAnsi="Cambria Math" w:cs="Arial"/>
          </w:rPr>
          <m:t>α</m:t>
        </m:r>
      </m:oMath>
      <w:r>
        <w:rPr>
          <w:rFonts w:ascii="Arial" w:eastAsiaTheme="minorEastAsia" w:hAnsi="Arial" w:cs="Arial"/>
          <w:iCs/>
        </w:rPr>
        <w:t xml:space="preserve"> ranging from </w:t>
      </w:r>
      <m:oMath>
        <m:r>
          <w:rPr>
            <w:rFonts w:ascii="Cambria Math" w:eastAsiaTheme="minorEastAsia" w:hAnsi="Cambria Math" w:cs="Arial"/>
          </w:rPr>
          <m:t>0.2 to 0.5</m:t>
        </m:r>
      </m:oMath>
      <w:r>
        <w:rPr>
          <w:rFonts w:ascii="Arial" w:eastAsiaTheme="minorEastAsia" w:hAnsi="Arial" w:cs="Arial"/>
          <w:iCs/>
        </w:rPr>
        <w:t xml:space="preserve">). Parameters of the MLP were learned via backpropagation over multiple training epochs (batch size of 32), based on cross-entropy loss with the Adam optimizer (default values </w:t>
      </w:r>
      <w:r>
        <w:rPr>
          <w:rFonts w:ascii="Arial" w:eastAsiaTheme="minorEastAsia" w:hAnsi="Arial" w:cs="Arial"/>
          <w:iCs/>
        </w:rPr>
        <w:fldChar w:fldCharType="begin"/>
      </w:r>
      <w:r>
        <w:rPr>
          <w:rFonts w:ascii="Arial" w:eastAsiaTheme="minorEastAsia" w:hAnsi="Arial" w:cs="Arial"/>
          <w:iCs/>
        </w:rPr>
        <w:instrText xml:space="preserve"> ADDIN EN.CITE &lt;EndNote&gt;&lt;Cite&gt;&lt;Author&gt;Kingma&lt;/Author&gt;&lt;Year&gt;2014&lt;/Year&gt;&lt;RecNum&gt;357&lt;/RecNum&gt;&lt;DisplayText&gt;(Kingma and Ba, 2014)&lt;/DisplayText&gt;&lt;record&gt;&lt;rec-number&gt;357&lt;/rec-number&gt;&lt;foreign-keys&gt;&lt;key app="EN" db-id="095vzf2zzvarpaezad9xw50uwvzwsd59edf9" timestamp="1682698171"&gt;357&lt;/key&gt;&lt;/foreign-keys&gt;&lt;ref-type name="Journal Article"&gt;17&lt;/ref-type&gt;&lt;contributors&gt;&lt;authors&gt;&lt;author&gt;Kingma, Diederik P&lt;/author&gt;&lt;author&gt;Ba, Jimmy&lt;/author&gt;&lt;/authors&gt;&lt;/contributors&gt;&lt;titles&gt;&lt;title&gt;Adam: A method for stochastic optimization&lt;/title&gt;&lt;secondary-title&gt;arXiv preprint arXiv:1412.6980&lt;/secondary-title&gt;&lt;/titles&gt;&lt;periodical&gt;&lt;full-title&gt;arXiv preprint arXiv:1412.6980&lt;/full-title&gt;&lt;/periodical&gt;&lt;dates&gt;&lt;year&gt;2014&lt;/year&gt;&lt;/dates&gt;&lt;urls&gt;&lt;/urls&gt;&lt;/record&gt;&lt;/Cite&gt;&lt;/EndNote&gt;</w:instrText>
      </w:r>
      <w:r>
        <w:rPr>
          <w:rFonts w:ascii="Arial" w:eastAsiaTheme="minorEastAsia" w:hAnsi="Arial" w:cs="Arial"/>
          <w:iCs/>
        </w:rPr>
        <w:fldChar w:fldCharType="separate"/>
      </w:r>
      <w:r>
        <w:rPr>
          <w:rFonts w:ascii="Arial" w:eastAsiaTheme="minorEastAsia" w:hAnsi="Arial" w:cs="Arial"/>
          <w:iCs/>
          <w:noProof/>
        </w:rPr>
        <w:t>(Kingma and Ba, 2014)</w:t>
      </w:r>
      <w:r>
        <w:rPr>
          <w:rFonts w:ascii="Arial" w:eastAsiaTheme="minorEastAsia" w:hAnsi="Arial" w:cs="Arial"/>
          <w:iCs/>
        </w:rPr>
        <w:fldChar w:fldCharType="end"/>
      </w:r>
      <w:r>
        <w:rPr>
          <w:rFonts w:ascii="Arial" w:eastAsiaTheme="minorEastAsia" w:hAnsi="Arial" w:cs="Arial"/>
          <w:iCs/>
        </w:rPr>
        <w:t xml:space="preserve">), and with piecewise decreases in the learning rate. Early stopping was used to measure convergence during model training. Specifically, training was halted if the validation loss did not improve for six consecutive training epochs, and the saved model weights from the training epoch just before the decay in validation loss performance were used to construct the classifier. During online control, the decoder was typically run between 5Hz-10Hz. In experiments, we found that roughly equivalent performance could be achieved when using a more user-friendly training program, MATLAB’s </w:t>
      </w:r>
      <w:proofErr w:type="gramStart"/>
      <w:r w:rsidRPr="00C601CF">
        <w:rPr>
          <w:rFonts w:ascii="Arial" w:eastAsiaTheme="minorEastAsia" w:hAnsi="Arial" w:cs="Arial"/>
          <w:i/>
        </w:rPr>
        <w:t>patternnet(</w:t>
      </w:r>
      <w:proofErr w:type="gramEnd"/>
      <w:r w:rsidRPr="00C601CF">
        <w:rPr>
          <w:rFonts w:ascii="Arial" w:eastAsiaTheme="minorEastAsia" w:hAnsi="Arial" w:cs="Arial"/>
          <w:i/>
        </w:rPr>
        <w:t>)</w:t>
      </w:r>
      <w:r>
        <w:rPr>
          <w:rFonts w:ascii="Arial" w:eastAsiaTheme="minorEastAsia" w:hAnsi="Arial" w:cs="Arial"/>
          <w:iCs/>
        </w:rPr>
        <w:t xml:space="preserve"> function, with its default parameters and with the same number of hidden layers, unit size, and regularization. In initial experiments, we built an MLP daily to examine our main focus on the representation of stereotyped movements. For a plug-and-play decoder, we utilized multi-day data across all three experiment types when building the MLP.</w:t>
      </w:r>
    </w:p>
    <w:p w14:paraId="282237E2" w14:textId="77777777" w:rsidR="00C74C59" w:rsidRDefault="00C74C59" w:rsidP="00C74C59">
      <w:pPr>
        <w:spacing w:line="288" w:lineRule="auto"/>
        <w:contextualSpacing/>
        <w:jc w:val="both"/>
        <w:rPr>
          <w:rFonts w:ascii="Arial" w:eastAsiaTheme="minorEastAsia" w:hAnsi="Arial" w:cs="Arial"/>
          <w:i/>
          <w:iCs/>
        </w:rPr>
      </w:pPr>
    </w:p>
    <w:p w14:paraId="43C69A84" w14:textId="77777777" w:rsidR="00C74C59" w:rsidRDefault="00C74C59" w:rsidP="00C74C59">
      <w:pPr>
        <w:spacing w:line="288" w:lineRule="auto"/>
        <w:contextualSpacing/>
        <w:jc w:val="both"/>
        <w:rPr>
          <w:rFonts w:ascii="Arial" w:eastAsiaTheme="minorEastAsia" w:hAnsi="Arial" w:cs="Arial"/>
          <w:i/>
          <w:iCs/>
        </w:rPr>
      </w:pPr>
      <w:r>
        <w:rPr>
          <w:rFonts w:ascii="Arial" w:eastAsiaTheme="minorEastAsia" w:hAnsi="Arial" w:cs="Arial"/>
          <w:i/>
          <w:iCs/>
        </w:rPr>
        <w:t>RNN decoders based on spatiotemporal activity patterns</w:t>
      </w:r>
    </w:p>
    <w:p w14:paraId="35228362" w14:textId="77777777" w:rsidR="00C74C59" w:rsidRDefault="00C74C59" w:rsidP="00C74C59">
      <w:pPr>
        <w:spacing w:line="288" w:lineRule="auto"/>
        <w:contextualSpacing/>
        <w:jc w:val="both"/>
        <w:rPr>
          <w:rFonts w:ascii="Arial" w:eastAsiaTheme="minorEastAsia" w:hAnsi="Arial" w:cs="Arial"/>
          <w:iCs/>
        </w:rPr>
      </w:pPr>
      <w:r>
        <w:rPr>
          <w:rFonts w:ascii="Arial" w:eastAsiaTheme="minorEastAsia" w:hAnsi="Arial" w:cs="Arial"/>
          <w:iCs/>
        </w:rPr>
        <w:t xml:space="preserve">With the collection of longitudinal ECoG data and to improve decoding performance, we transitioned to deep learning-based decoders to better interpret spatiotemporal data </w:t>
      </w:r>
      <w:r>
        <w:rPr>
          <w:rFonts w:ascii="Arial" w:eastAsiaTheme="minorEastAsia" w:hAnsi="Arial" w:cs="Arial"/>
          <w:iCs/>
        </w:rPr>
        <w:fldChar w:fldCharType="begin">
          <w:fldData xml:space="preserve">PEVuZE5vdGU+PENpdGU+PEF1dGhvcj5XYW5nPC9BdXRob3I+PFllYXI+MjAxODwvWWVhcj48UmVj
TnVtPjM4OTwvUmVjTnVtPjxEaXNwbGF5VGV4dD4oV2FuZyBldCBhbC4sIDIwMTg7IEFudW1hbmNo
aXBhbGxpIGV0IGFsLiwgMjAxOTsgTW9zZXMgZXQgYWwuLCAyMDIxOyBNZXR6Z2VyIGV0IGFsLiwg
MjAyMik8L0Rpc3BsYXlUZXh0PjxyZWNvcmQ+PHJlYy1udW1iZXI+Mzg5PC9yZWMtbnVtYmVyPjxm
b3JlaWduLWtleXM+PGtleSBhcHA9IkVOIiBkYi1pZD0iMDk1dnpmMnp6dmFycGFlemFkOXh3NTB1
d3Z6d3NkNTllZGY5IiB0aW1lc3RhbXA9IjE2ODg5NzUxODciPjM4OTwva2V5PjwvZm9yZWlnbi1r
ZXlzPjxyZWYtdHlwZSBuYW1lPSJDb25mZXJlbmNlIFByb2NlZWRpbmdzIj4xMDwvcmVmLXR5cGU+
PGNvbnRyaWJ1dG9ycz48YXV0aG9ycz48YXV0aG9yPldhbmcsIE5hbmN5PC9hdXRob3I+PGF1dGhv
cj5GYXJoYWRpLCBBbGk8L2F1dGhvcj48YXV0aG9yPlJhbywgUmFqZXNoPC9hdXRob3I+PGF1dGhv
cj5CcnVudG9uLCBCaW5nbmk8L2F1dGhvcj48L2F1dGhvcnM+PC9jb250cmlidXRvcnM+PHRpdGxl
cz48dGl0bGU+QWppbGUgbW92ZW1lbnQgcHJlZGljdGlvbjogTXVsdGltb2RhbCBkZWVwIGxlYXJu
aW5nIGZvciBuYXR1cmFsIGh1bWFuIG5ldXJhbCByZWNvcmRpbmdzIGFuZCB2aWRlbzwvdGl0bGU+
PHNlY29uZGFyeS10aXRsZT5Qcm9jZWVkaW5ncyBvZiB0aGUgQUFBSSBDb25mZXJlbmNlIG9uIEFy
dGlmaWNpYWwgSW50ZWxsaWdlbmNlPC9zZWNvbmRhcnktdGl0bGU+PC90aXRsZXM+PHZvbHVtZT4z
Mjwvdm9sdW1lPjxudW1iZXI+MTwvbnVtYmVyPjxkYXRlcz48eWVhcj4yMDE4PC95ZWFyPjwvZGF0
ZXM+PGlzYm4+MjM3NC0zNDY4PC9pc2JuPjx1cmxzPjwvdXJscz48L3JlY29yZD48L0NpdGU+PENp
dGU+PEF1dGhvcj5NZXR6Z2VyPC9BdXRob3I+PFllYXI+MjAyMjwvWWVhcj48UmVjTnVtPjMzMDwv
UmVjTnVtPjxyZWNvcmQ+PHJlYy1udW1iZXI+MzMwPC9yZWMtbnVtYmVyPjxmb3JlaWduLWtleXM+
PGtleSBhcHA9IkVOIiBkYi1pZD0iMDk1dnpmMnp6dmFycGFlemFkOXh3NTB1d3Z6d3NkNTllZGY5
IiB0aW1lc3RhbXA9IjE2NzUyODk4MDYiPjMzMDwva2V5PjwvZm9yZWlnbi1rZXlzPjxyZWYtdHlw
ZSBuYW1lPSJKb3VybmFsIEFydGljbGUiPjE3PC9yZWYtdHlwZT48Y29udHJpYnV0b3JzPjxhdXRo
b3JzPjxhdXRob3I+TWV0emdlciwgU2VhbiBMPC9hdXRob3I+PGF1dGhvcj5MaXUsIEplc3NpZSBS
PC9hdXRob3I+PGF1dGhvcj5Nb3NlcywgRGF2aWQgQTwvYXV0aG9yPjxhdXRob3I+RG91Z2hlcnR5
LCBNYXhpbWlsaWFuIEU8L2F1dGhvcj48YXV0aG9yPlNlYXRvbiwgTWFyZ2FyZXQgUDwvYXV0aG9y
PjxhdXRob3I+TGl0dGxlam9obiwgS2F5bG8gVDwvYXV0aG9yPjxhdXRob3I+Q2hhcnRpZXIsIEpv
c2g8L2F1dGhvcj48YXV0aG9yPkFudW1hbmNoaXBhbGxpLCBHb3BhbGEgSzwvYXV0aG9yPjxhdXRo
b3I+VHUtQ2hhbiwgQWRlbHluPC9hdXRob3I+PGF1dGhvcj5HYW5ndWx5LCBLYXJ1bmVzaDwvYXV0
aG9yPjwvYXV0aG9ycz48L2NvbnRyaWJ1dG9ycz48dGl0bGVzPjx0aXRsZT5HZW5lcmFsaXphYmxl
IHNwZWxsaW5nIHVzaW5nIGEgc3BlZWNoIG5ldXJvcHJvc3RoZXNpcyBpbiBhbiBpbmRpdmlkdWFs
IHdpdGggc2V2ZXJlIGxpbWIgYW5kIHZvY2FsIHBhcmFseXNpczwvdGl0bGU+PHNlY29uZGFyeS10
aXRsZT5OYXR1cmUgQ29tbXVuaWNhdGlvbnM8L3NlY29uZGFyeS10aXRsZT48L3RpdGxlcz48cGVy
aW9kaWNhbD48ZnVsbC10aXRsZT5OYXR1cmUgY29tbXVuaWNhdGlvbnM8L2Z1bGwtdGl0bGU+PC9w
ZXJpb2RpY2FsPjxwYWdlcz42NTEwPC9wYWdlcz48dm9sdW1lPjEzPC92b2x1bWU+PG51bWJlcj4x
PC9udW1iZXI+PGRhdGVzPjx5ZWFyPjIwMjI8L3llYXI+PC9kYXRlcz48aXNibj4yMDQxLTE3MjM8
L2lzYm4+PHVybHM+PC91cmxzPjwvcmVjb3JkPjwvQ2l0ZT48Q2l0ZT48QXV0aG9yPk1vc2VzPC9B
dXRob3I+PFllYXI+MjAyMTwvWWVhcj48UmVjTnVtPjMyNDwvUmVjTnVtPjxyZWNvcmQ+PHJlYy1u
dW1iZXI+MzI0PC9yZWMtbnVtYmVyPjxmb3JlaWduLWtleXM+PGtleSBhcHA9IkVOIiBkYi1pZD0i
MDk1dnpmMnp6dmFycGFlemFkOXh3NTB1d3Z6d3NkNTllZGY5IiB0aW1lc3RhbXA9IjE2NzUyNzc0
NzMiPjMyNDwva2V5PjwvZm9yZWlnbi1rZXlzPjxyZWYtdHlwZSBuYW1lPSJKb3VybmFsIEFydGlj
bGUiPjE3PC9yZWYtdHlwZT48Y29udHJpYnV0b3JzPjxhdXRob3JzPjxhdXRob3I+TW9zZXMsIERh
dmlkIEE8L2F1dGhvcj48YXV0aG9yPk1ldHpnZXIsIFNlYW4gTDwvYXV0aG9yPjxhdXRob3I+TGl1
LCBKZXNzaWUgUjwvYXV0aG9yPjxhdXRob3I+QW51bWFuY2hpcGFsbGksIEdvcGFsYSBLPC9hdXRo
b3I+PGF1dGhvcj5NYWtpbiwgSm9zZXBoIEc8L2F1dGhvcj48YXV0aG9yPlN1biwgUGVuZ2ZlaSBG
PC9hdXRob3I+PGF1dGhvcj5DaGFydGllciwgSm9zaDwvYXV0aG9yPjxhdXRob3I+RG91Z2hlcnR5
LCBNYXhpbWlsaWFuIEU8L2F1dGhvcj48YXV0aG9yPkxpdSwgUGF0cmljaWEgTTwvYXV0aG9yPjxh
dXRob3I+QWJyYW1zLCBHYXJ5IE08L2F1dGhvcj48L2F1dGhvcnM+PC9jb250cmlidXRvcnM+PHRp
dGxlcz48dGl0bGU+TmV1cm9wcm9zdGhlc2lzIGZvciBkZWNvZGluZyBzcGVlY2ggaW4gYSBwYXJh
bHl6ZWQgcGVyc29uIHdpdGggYW5hcnRocmlhPC90aXRsZT48c2Vjb25kYXJ5LXRpdGxlPk5ldyBF
bmdsYW5kIEpvdXJuYWwgb2YgTWVkaWNpbmU8L3NlY29uZGFyeS10aXRsZT48L3RpdGxlcz48cGVy
aW9kaWNhbD48ZnVsbC10aXRsZT5OZXcgRW5nbGFuZCBKb3VybmFsIG9mIE1lZGljaW5lPC9mdWxs
LXRpdGxlPjwvcGVyaW9kaWNhbD48cGFnZXM+MjE3LTIyNzwvcGFnZXM+PHZvbHVtZT4zODU8L3Zv
bHVtZT48bnVtYmVyPjM8L251bWJlcj48ZGF0ZXM+PHllYXI+MjAyMTwveWVhcj48L2RhdGVzPjxp
c2JuPjAwMjgtNDc5MzwvaXNibj48dXJscz48L3VybHM+PC9yZWNvcmQ+PC9DaXRlPjxDaXRlPjxB
dXRob3I+QW51bWFuY2hpcGFsbGk8L0F1dGhvcj48WWVhcj4yMDE5PC9ZZWFyPjxSZWNOdW0+MzMx
PC9SZWNOdW0+PHJlY29yZD48cmVjLW51bWJlcj4zMzE8L3JlYy1udW1iZXI+PGZvcmVpZ24ta2V5
cz48a2V5IGFwcD0iRU4iIGRiLWlkPSIwOTV2emYyenp2YXJwYWV6YWQ5eHc1MHV3dnp3c2Q1OWVk
ZjkiIHRpbWVzdGFtcD0iMTY3NTMyNDYxNSI+MzMxPC9rZXk+PC9mb3JlaWduLWtleXM+PHJlZi10
eXBlIG5hbWU9IkpvdXJuYWwgQXJ0aWNsZSI+MTc8L3JlZi10eXBlPjxjb250cmlidXRvcnM+PGF1
dGhvcnM+PGF1dGhvcj5BbnVtYW5jaGlwYWxsaSwgR29wYWxhIEs8L2F1dGhvcj48YXV0aG9yPkNo
YXJ0aWVyLCBKb3NoPC9hdXRob3I+PGF1dGhvcj5DaGFuZywgRWR3YXJkIEY8L2F1dGhvcj48L2F1
dGhvcnM+PC9jb250cmlidXRvcnM+PHRpdGxlcz48dGl0bGU+U3BlZWNoIHN5bnRoZXNpcyBmcm9t
IG5ldXJhbCBkZWNvZGluZyBvZiBzcG9rZW4gc2VudGVuY2VzPC90aXRsZT48c2Vjb25kYXJ5LXRp
dGxlPk5hdHVyZTwvc2Vjb25kYXJ5LXRpdGxlPjwvdGl0bGVzPjxwZXJpb2RpY2FsPjxmdWxsLXRp
dGxlPk5hdHVyZTwvZnVsbC10aXRsZT48L3BlcmlvZGljYWw+PHBhZ2VzPjQ5My00OTg8L3BhZ2Vz
Pjx2b2x1bWU+NTY4PC92b2x1bWU+PG51bWJlcj43NzUzPC9udW1iZXI+PGRhdGVzPjx5ZWFyPjIw
MTk8L3llYXI+PC9kYXRlcz48aXNibj4xNDc2LTQ2ODc8L2lzYm4+PHVybHM+PC91cmxzPjwvcmVj
b3JkPjwvQ2l0ZT48L0VuZE5vdGU+AG==
</w:fldData>
        </w:fldChar>
      </w:r>
      <w:r>
        <w:rPr>
          <w:rFonts w:ascii="Arial" w:eastAsiaTheme="minorEastAsia" w:hAnsi="Arial" w:cs="Arial"/>
          <w:iCs/>
        </w:rPr>
        <w:instrText xml:space="preserve"> ADDIN EN.CITE </w:instrText>
      </w:r>
      <w:r>
        <w:rPr>
          <w:rFonts w:ascii="Arial" w:eastAsiaTheme="minorEastAsia" w:hAnsi="Arial" w:cs="Arial"/>
          <w:iCs/>
        </w:rPr>
        <w:fldChar w:fldCharType="begin">
          <w:fldData xml:space="preserve">PEVuZE5vdGU+PENpdGU+PEF1dGhvcj5XYW5nPC9BdXRob3I+PFllYXI+MjAxODwvWWVhcj48UmVj
TnVtPjM4OTwvUmVjTnVtPjxEaXNwbGF5VGV4dD4oV2FuZyBldCBhbC4sIDIwMTg7IEFudW1hbmNo
aXBhbGxpIGV0IGFsLiwgMjAxOTsgTW9zZXMgZXQgYWwuLCAyMDIxOyBNZXR6Z2VyIGV0IGFsLiwg
MjAyMik8L0Rpc3BsYXlUZXh0PjxyZWNvcmQ+PHJlYy1udW1iZXI+Mzg5PC9yZWMtbnVtYmVyPjxm
b3JlaWduLWtleXM+PGtleSBhcHA9IkVOIiBkYi1pZD0iMDk1dnpmMnp6dmFycGFlemFkOXh3NTB1
d3Z6d3NkNTllZGY5IiB0aW1lc3RhbXA9IjE2ODg5NzUxODciPjM4OTwva2V5PjwvZm9yZWlnbi1r
ZXlzPjxyZWYtdHlwZSBuYW1lPSJDb25mZXJlbmNlIFByb2NlZWRpbmdzIj4xMDwvcmVmLXR5cGU+
PGNvbnRyaWJ1dG9ycz48YXV0aG9ycz48YXV0aG9yPldhbmcsIE5hbmN5PC9hdXRob3I+PGF1dGhv
cj5GYXJoYWRpLCBBbGk8L2F1dGhvcj48YXV0aG9yPlJhbywgUmFqZXNoPC9hdXRob3I+PGF1dGhv
cj5CcnVudG9uLCBCaW5nbmk8L2F1dGhvcj48L2F1dGhvcnM+PC9jb250cmlidXRvcnM+PHRpdGxl
cz48dGl0bGU+QWppbGUgbW92ZW1lbnQgcHJlZGljdGlvbjogTXVsdGltb2RhbCBkZWVwIGxlYXJu
aW5nIGZvciBuYXR1cmFsIGh1bWFuIG5ldXJhbCByZWNvcmRpbmdzIGFuZCB2aWRlbzwvdGl0bGU+
PHNlY29uZGFyeS10aXRsZT5Qcm9jZWVkaW5ncyBvZiB0aGUgQUFBSSBDb25mZXJlbmNlIG9uIEFy
dGlmaWNpYWwgSW50ZWxsaWdlbmNlPC9zZWNvbmRhcnktdGl0bGU+PC90aXRsZXM+PHZvbHVtZT4z
Mjwvdm9sdW1lPjxudW1iZXI+MTwvbnVtYmVyPjxkYXRlcz48eWVhcj4yMDE4PC95ZWFyPjwvZGF0
ZXM+PGlzYm4+MjM3NC0zNDY4PC9pc2JuPjx1cmxzPjwvdXJscz48L3JlY29yZD48L0NpdGU+PENp
dGU+PEF1dGhvcj5NZXR6Z2VyPC9BdXRob3I+PFllYXI+MjAyMjwvWWVhcj48UmVjTnVtPjMzMDwv
UmVjTnVtPjxyZWNvcmQ+PHJlYy1udW1iZXI+MzMwPC9yZWMtbnVtYmVyPjxmb3JlaWduLWtleXM+
PGtleSBhcHA9IkVOIiBkYi1pZD0iMDk1dnpmMnp6dmFycGFlemFkOXh3NTB1d3Z6d3NkNTllZGY5
IiB0aW1lc3RhbXA9IjE2NzUyODk4MDYiPjMzMDwva2V5PjwvZm9yZWlnbi1rZXlzPjxyZWYtdHlw
ZSBuYW1lPSJKb3VybmFsIEFydGljbGUiPjE3PC9yZWYtdHlwZT48Y29udHJpYnV0b3JzPjxhdXRo
b3JzPjxhdXRob3I+TWV0emdlciwgU2VhbiBMPC9hdXRob3I+PGF1dGhvcj5MaXUsIEplc3NpZSBS
PC9hdXRob3I+PGF1dGhvcj5Nb3NlcywgRGF2aWQgQTwvYXV0aG9yPjxhdXRob3I+RG91Z2hlcnR5
LCBNYXhpbWlsaWFuIEU8L2F1dGhvcj48YXV0aG9yPlNlYXRvbiwgTWFyZ2FyZXQgUDwvYXV0aG9y
PjxhdXRob3I+TGl0dGxlam9obiwgS2F5bG8gVDwvYXV0aG9yPjxhdXRob3I+Q2hhcnRpZXIsIEpv
c2g8L2F1dGhvcj48YXV0aG9yPkFudW1hbmNoaXBhbGxpLCBHb3BhbGEgSzwvYXV0aG9yPjxhdXRo
b3I+VHUtQ2hhbiwgQWRlbHluPC9hdXRob3I+PGF1dGhvcj5HYW5ndWx5LCBLYXJ1bmVzaDwvYXV0
aG9yPjwvYXV0aG9ycz48L2NvbnRyaWJ1dG9ycz48dGl0bGVzPjx0aXRsZT5HZW5lcmFsaXphYmxl
IHNwZWxsaW5nIHVzaW5nIGEgc3BlZWNoIG5ldXJvcHJvc3RoZXNpcyBpbiBhbiBpbmRpdmlkdWFs
IHdpdGggc2V2ZXJlIGxpbWIgYW5kIHZvY2FsIHBhcmFseXNpczwvdGl0bGU+PHNlY29uZGFyeS10
aXRsZT5OYXR1cmUgQ29tbXVuaWNhdGlvbnM8L3NlY29uZGFyeS10aXRsZT48L3RpdGxlcz48cGVy
aW9kaWNhbD48ZnVsbC10aXRsZT5OYXR1cmUgY29tbXVuaWNhdGlvbnM8L2Z1bGwtdGl0bGU+PC9w
ZXJpb2RpY2FsPjxwYWdlcz42NTEwPC9wYWdlcz48dm9sdW1lPjEzPC92b2x1bWU+PG51bWJlcj4x
PC9udW1iZXI+PGRhdGVzPjx5ZWFyPjIwMjI8L3llYXI+PC9kYXRlcz48aXNibj4yMDQxLTE3MjM8
L2lzYm4+PHVybHM+PC91cmxzPjwvcmVjb3JkPjwvQ2l0ZT48Q2l0ZT48QXV0aG9yPk1vc2VzPC9B
dXRob3I+PFllYXI+MjAyMTwvWWVhcj48UmVjTnVtPjMyNDwvUmVjTnVtPjxyZWNvcmQ+PHJlYy1u
dW1iZXI+MzI0PC9yZWMtbnVtYmVyPjxmb3JlaWduLWtleXM+PGtleSBhcHA9IkVOIiBkYi1pZD0i
MDk1dnpmMnp6dmFycGFlemFkOXh3NTB1d3Z6d3NkNTllZGY5IiB0aW1lc3RhbXA9IjE2NzUyNzc0
NzMiPjMyNDwva2V5PjwvZm9yZWlnbi1rZXlzPjxyZWYtdHlwZSBuYW1lPSJKb3VybmFsIEFydGlj
bGUiPjE3PC9yZWYtdHlwZT48Y29udHJpYnV0b3JzPjxhdXRob3JzPjxhdXRob3I+TW9zZXMsIERh
dmlkIEE8L2F1dGhvcj48YXV0aG9yPk1ldHpnZXIsIFNlYW4gTDwvYXV0aG9yPjxhdXRob3I+TGl1
LCBKZXNzaWUgUjwvYXV0aG9yPjxhdXRob3I+QW51bWFuY2hpcGFsbGksIEdvcGFsYSBLPC9hdXRo
b3I+PGF1dGhvcj5NYWtpbiwgSm9zZXBoIEc8L2F1dGhvcj48YXV0aG9yPlN1biwgUGVuZ2ZlaSBG
PC9hdXRob3I+PGF1dGhvcj5DaGFydGllciwgSm9zaDwvYXV0aG9yPjxhdXRob3I+RG91Z2hlcnR5
LCBNYXhpbWlsaWFuIEU8L2F1dGhvcj48YXV0aG9yPkxpdSwgUGF0cmljaWEgTTwvYXV0aG9yPjxh
dXRob3I+QWJyYW1zLCBHYXJ5IE08L2F1dGhvcj48L2F1dGhvcnM+PC9jb250cmlidXRvcnM+PHRp
dGxlcz48dGl0bGU+TmV1cm9wcm9zdGhlc2lzIGZvciBkZWNvZGluZyBzcGVlY2ggaW4gYSBwYXJh
bHl6ZWQgcGVyc29uIHdpdGggYW5hcnRocmlhPC90aXRsZT48c2Vjb25kYXJ5LXRpdGxlPk5ldyBF
bmdsYW5kIEpvdXJuYWwgb2YgTWVkaWNpbmU8L3NlY29uZGFyeS10aXRsZT48L3RpdGxlcz48cGVy
aW9kaWNhbD48ZnVsbC10aXRsZT5OZXcgRW5nbGFuZCBKb3VybmFsIG9mIE1lZGljaW5lPC9mdWxs
LXRpdGxlPjwvcGVyaW9kaWNhbD48cGFnZXM+MjE3LTIyNzwvcGFnZXM+PHZvbHVtZT4zODU8L3Zv
bHVtZT48bnVtYmVyPjM8L251bWJlcj48ZGF0ZXM+PHllYXI+MjAyMTwveWVhcj48L2RhdGVzPjxp
c2JuPjAwMjgtNDc5MzwvaXNibj48dXJscz48L3VybHM+PC9yZWNvcmQ+PC9DaXRlPjxDaXRlPjxB
dXRob3I+QW51bWFuY2hpcGFsbGk8L0F1dGhvcj48WWVhcj4yMDE5PC9ZZWFyPjxSZWNOdW0+MzMx
PC9SZWNOdW0+PHJlY29yZD48cmVjLW51bWJlcj4zMzE8L3JlYy1udW1iZXI+PGZvcmVpZ24ta2V5
cz48a2V5IGFwcD0iRU4iIGRiLWlkPSIwOTV2emYyenp2YXJwYWV6YWQ5eHc1MHV3dnp3c2Q1OWVk
ZjkiIHRpbWVzdGFtcD0iMTY3NTMyNDYxNSI+MzMxPC9rZXk+PC9mb3JlaWduLWtleXM+PHJlZi10
eXBlIG5hbWU9IkpvdXJuYWwgQXJ0aWNsZSI+MTc8L3JlZi10eXBlPjxjb250cmlidXRvcnM+PGF1
dGhvcnM+PGF1dGhvcj5BbnVtYW5jaGlwYWxsaSwgR29wYWxhIEs8L2F1dGhvcj48YXV0aG9yPkNo
YXJ0aWVyLCBKb3NoPC9hdXRob3I+PGF1dGhvcj5DaGFuZywgRWR3YXJkIEY8L2F1dGhvcj48L2F1
dGhvcnM+PC9jb250cmlidXRvcnM+PHRpdGxlcz48dGl0bGU+U3BlZWNoIHN5bnRoZXNpcyBmcm9t
IG5ldXJhbCBkZWNvZGluZyBvZiBzcG9rZW4gc2VudGVuY2VzPC90aXRsZT48c2Vjb25kYXJ5LXRp
dGxlPk5hdHVyZTwvc2Vjb25kYXJ5LXRpdGxlPjwvdGl0bGVzPjxwZXJpb2RpY2FsPjxmdWxsLXRp
dGxlPk5hdHVyZTwvZnVsbC10aXRsZT48L3BlcmlvZGljYWw+PHBhZ2VzPjQ5My00OTg8L3BhZ2Vz
Pjx2b2x1bWU+NTY4PC92b2x1bWU+PG51bWJlcj43NzUzPC9udW1iZXI+PGRhdGVzPjx5ZWFyPjIw
MTk8L3llYXI+PC9kYXRlcz48aXNibj4xNDc2LTQ2ODc8L2lzYm4+PHVybHM+PC91cmxzPjwvcmVj
b3JkPjwvQ2l0ZT48L0VuZE5vdGU+AG==
</w:fldData>
        </w:fldChar>
      </w:r>
      <w:r>
        <w:rPr>
          <w:rFonts w:ascii="Arial" w:eastAsiaTheme="minorEastAsia" w:hAnsi="Arial" w:cs="Arial"/>
          <w:iCs/>
        </w:rPr>
        <w:instrText xml:space="preserve"> ADDIN EN.CITE.DATA </w:instrText>
      </w:r>
      <w:r>
        <w:rPr>
          <w:rFonts w:ascii="Arial" w:eastAsiaTheme="minorEastAsia" w:hAnsi="Arial" w:cs="Arial"/>
          <w:iCs/>
        </w:rPr>
      </w:r>
      <w:r>
        <w:rPr>
          <w:rFonts w:ascii="Arial" w:eastAsiaTheme="minorEastAsia" w:hAnsi="Arial" w:cs="Arial"/>
          <w:iCs/>
        </w:rPr>
        <w:fldChar w:fldCharType="end"/>
      </w:r>
      <w:r>
        <w:rPr>
          <w:rFonts w:ascii="Arial" w:eastAsiaTheme="minorEastAsia" w:hAnsi="Arial" w:cs="Arial"/>
          <w:iCs/>
        </w:rPr>
      </w:r>
      <w:r>
        <w:rPr>
          <w:rFonts w:ascii="Arial" w:eastAsiaTheme="minorEastAsia" w:hAnsi="Arial" w:cs="Arial"/>
          <w:iCs/>
        </w:rPr>
        <w:fldChar w:fldCharType="separate"/>
      </w:r>
      <w:r>
        <w:rPr>
          <w:rFonts w:ascii="Arial" w:eastAsiaTheme="minorEastAsia" w:hAnsi="Arial" w:cs="Arial"/>
          <w:iCs/>
          <w:noProof/>
        </w:rPr>
        <w:t>(Wang et al., 2018; Anumanchipalli et al., 2019; Moses et al., 2021; Metzger et al., 2022)</w:t>
      </w:r>
      <w:r>
        <w:rPr>
          <w:rFonts w:ascii="Arial" w:eastAsiaTheme="minorEastAsia" w:hAnsi="Arial" w:cs="Arial"/>
          <w:iCs/>
        </w:rPr>
        <w:fldChar w:fldCharType="end"/>
      </w:r>
      <w:r>
        <w:rPr>
          <w:rFonts w:ascii="Arial" w:eastAsiaTheme="minorEastAsia" w:hAnsi="Arial" w:cs="Arial"/>
          <w:iCs/>
        </w:rPr>
        <w:t xml:space="preserve">. We specifically used bidirectional LSTMs (biLSTMs </w:t>
      </w:r>
      <w:r>
        <w:rPr>
          <w:rFonts w:ascii="Arial" w:eastAsiaTheme="minorEastAsia" w:hAnsi="Arial" w:cs="Arial"/>
          <w:iCs/>
        </w:rPr>
        <w:fldChar w:fldCharType="begin"/>
      </w:r>
      <w:r>
        <w:rPr>
          <w:rFonts w:ascii="Arial" w:eastAsiaTheme="minorEastAsia" w:hAnsi="Arial" w:cs="Arial"/>
          <w:iCs/>
        </w:rPr>
        <w:instrText xml:space="preserve"> ADDIN EN.CITE &lt;EndNote&gt;&lt;Cite&gt;&lt;Author&gt;Hochreiter&lt;/Author&gt;&lt;Year&gt;1997&lt;/Year&gt;&lt;RecNum&gt;344&lt;/RecNum&gt;&lt;DisplayText&gt;(Hochreiter and Schmidhuber, 1997)&lt;/DisplayText&gt;&lt;record&gt;&lt;rec-number&gt;344&lt;/rec-number&gt;&lt;foreign-keys&gt;&lt;key app="EN" db-id="095vzf2zzvarpaezad9xw50uwvzwsd59edf9" timestamp="1681611563"&gt;344&lt;/key&gt;&lt;/foreign-keys&gt;&lt;ref-type name="Journal Article"&gt;17&lt;/ref-type&gt;&lt;contributors&gt;&lt;authors&gt;&lt;author&gt;Hochreiter, Sepp&lt;/author&gt;&lt;author&gt;Schmidhuber, Jürgen&lt;/author&gt;&lt;/authors&gt;&lt;/contributors&gt;&lt;titles&gt;&lt;title&gt;Long short-term memory&lt;/title&gt;&lt;secondary-title&gt;Neural computation&lt;/secondary-title&gt;&lt;/titles&gt;&lt;periodical&gt;&lt;full-title&gt;Neural computation&lt;/full-title&gt;&lt;/periodical&gt;&lt;pages&gt;1735-1780&lt;/pages&gt;&lt;volume&gt;9&lt;/volume&gt;&lt;number&gt;8&lt;/number&gt;&lt;dates&gt;&lt;year&gt;1997&lt;/year&gt;&lt;/dates&gt;&lt;isbn&gt;0899-7667&lt;/isbn&gt;&lt;urls&gt;&lt;/urls&gt;&lt;/record&gt;&lt;/Cite&gt;&lt;/EndNote&gt;</w:instrText>
      </w:r>
      <w:r>
        <w:rPr>
          <w:rFonts w:ascii="Arial" w:eastAsiaTheme="minorEastAsia" w:hAnsi="Arial" w:cs="Arial"/>
          <w:iCs/>
        </w:rPr>
        <w:fldChar w:fldCharType="separate"/>
      </w:r>
      <w:r>
        <w:rPr>
          <w:rFonts w:ascii="Arial" w:eastAsiaTheme="minorEastAsia" w:hAnsi="Arial" w:cs="Arial"/>
          <w:iCs/>
          <w:noProof/>
        </w:rPr>
        <w:t>(Hochreiter and Schmidhuber, 1997)</w:t>
      </w:r>
      <w:r>
        <w:rPr>
          <w:rFonts w:ascii="Arial" w:eastAsiaTheme="minorEastAsia" w:hAnsi="Arial" w:cs="Arial"/>
          <w:iCs/>
        </w:rPr>
        <w:fldChar w:fldCharType="end"/>
      </w:r>
      <w:r>
        <w:rPr>
          <w:rFonts w:ascii="Arial" w:eastAsiaTheme="minorEastAsia" w:hAnsi="Arial" w:cs="Arial"/>
          <w:iCs/>
        </w:rPr>
        <w:t xml:space="preserve">) a form of recurrent neural network for decoding spatiotemporal ECoG data. The architecture of the network and input data frames are detailed in Fig. S9. Briefly, rather than inputting smoothed spatial activity patterns, the input sample to the network during online control at each moment of the decoder update rate was the previous window of low-frequency and </w:t>
      </w:r>
      <m:oMath>
        <m:sSub>
          <m:sSubPr>
            <m:ctrlPr>
              <w:rPr>
                <w:rFonts w:ascii="Cambria Math" w:eastAsiaTheme="minorEastAsia" w:hAnsi="Cambria Math" w:cs="Arial"/>
                <w:i/>
                <w:iCs/>
              </w:rPr>
            </m:ctrlPr>
          </m:sSubPr>
          <m:e>
            <m:r>
              <w:rPr>
                <w:rFonts w:ascii="Cambria Math" w:eastAsiaTheme="minorEastAsia" w:hAnsi="Cambria Math" w:cs="Arial"/>
              </w:rPr>
              <m:t>γ</m:t>
            </m:r>
          </m:e>
          <m:sub>
            <m:r>
              <w:rPr>
                <w:rFonts w:ascii="Cambria Math" w:eastAsiaTheme="minorEastAsia" w:hAnsi="Cambria Math" w:cs="Arial"/>
              </w:rPr>
              <m:t>H</m:t>
            </m:r>
          </m:sub>
        </m:sSub>
      </m:oMath>
      <w:r>
        <w:rPr>
          <w:rFonts w:ascii="Arial" w:eastAsiaTheme="minorEastAsia" w:hAnsi="Arial" w:cs="Arial"/>
          <w:iCs/>
        </w:rPr>
        <w:t xml:space="preserve"> features over the entire grid, resulting in input dimensions of 256 </w:t>
      </w:r>
      <w:r>
        <w:rPr>
          <w:rFonts w:ascii="Arial" w:eastAsiaTheme="minorEastAsia" w:hAnsi="Arial" w:cs="Arial"/>
        </w:rPr>
        <w:t xml:space="preserve">as detailed previously in </w:t>
      </w:r>
      <w:r w:rsidRPr="000F7EA5">
        <w:rPr>
          <w:rFonts w:ascii="Arial" w:eastAsiaTheme="minorEastAsia" w:hAnsi="Arial" w:cs="Arial"/>
          <w:i/>
          <w:iCs/>
        </w:rPr>
        <w:t>Spatiotemporal feature extraction for RNNs</w:t>
      </w:r>
      <w:r>
        <w:rPr>
          <w:rFonts w:ascii="Arial" w:eastAsiaTheme="minorEastAsia" w:hAnsi="Arial" w:cs="Arial"/>
        </w:rPr>
        <w:t xml:space="preserve">. Using coarse grid-search, the parameters of the decoder were the following: the 256-dimensional sequence input was passed to two layers of stacked biLSTMs with 150 and 75 hidden units respectively with tanh and sigmoid activation functions within the LSTM cell. The hidden state of the first RNN across all the time-points formed the sequence input to the second RNN. A dropout of 30% was applied to the layers of both RNNs along with layer normalization techniques. The final hidden state of the second RNN formed the input to two linear feedforward fully connected layers. The first layer consisted of 25 </w:t>
      </w:r>
      <w:proofErr w:type="gramStart"/>
      <w:r>
        <w:rPr>
          <w:rFonts w:ascii="Arial" w:eastAsiaTheme="minorEastAsia" w:hAnsi="Arial" w:cs="Arial"/>
        </w:rPr>
        <w:t>units and</w:t>
      </w:r>
      <w:proofErr w:type="gramEnd"/>
      <w:r>
        <w:rPr>
          <w:rFonts w:ascii="Arial" w:eastAsiaTheme="minorEastAsia" w:hAnsi="Arial" w:cs="Arial"/>
        </w:rPr>
        <w:t xml:space="preserve"> with leaky ReLU activation. The second linear layer was the output layer of the entire network, to which the SoftMax function was applied. Data to train and validate the network was obtained from longitudinal open-loop and closed-loop ECoG </w:t>
      </w:r>
      <w:r>
        <w:rPr>
          <w:rFonts w:ascii="Arial" w:eastAsiaTheme="minorEastAsia" w:hAnsi="Arial" w:cs="Arial"/>
        </w:rPr>
        <w:lastRenderedPageBreak/>
        <w:t>data from hDoF experiments in the virtual environment. We assumed that all neural data in a given trial corresponded to the movement associated with the cued target/direction, obtaining ground truth labels for each segment. We segmented multiple temporal epochs of activity (</w:t>
      </w:r>
      <m:oMath>
        <m:r>
          <w:rPr>
            <w:rFonts w:ascii="Cambria Math" w:eastAsiaTheme="minorEastAsia" w:hAnsi="Cambria Math" w:cs="Arial"/>
          </w:rPr>
          <m:t>t∈[800,1000]</m:t>
        </m:r>
      </m:oMath>
      <w:r>
        <w:rPr>
          <w:rFonts w:ascii="Arial" w:eastAsiaTheme="minorEastAsia" w:hAnsi="Arial" w:cs="Arial"/>
        </w:rPr>
        <w:t xml:space="preserve">) from the active portions of the task with a variable overlap between consecutive segments not exceeding </w:t>
      </w:r>
      <m:oMath>
        <m:r>
          <w:rPr>
            <w:rFonts w:ascii="Cambria Math" w:eastAsiaTheme="minorEastAsia" w:hAnsi="Cambria Math" w:cs="Arial"/>
          </w:rPr>
          <m:t>50%.</m:t>
        </m:r>
      </m:oMath>
      <w:r>
        <w:rPr>
          <w:rFonts w:ascii="Arial" w:eastAsiaTheme="minorEastAsia" w:hAnsi="Arial" w:cs="Arial"/>
        </w:rPr>
        <w:t xml:space="preserve"> In this manner, we extracted a diversity of spatiotemporal ECoG patterns for each movement, thereby improving the generalizability of the RNN. All the collected data from the virtual environment, along with data augmentation techniques (detailed in subsequent sections), were then used to train the network via backpropagation using the Adam optimizer. The batch size during training was 32, with the cross entropy loss and </w:t>
      </w:r>
      <w:r>
        <w:rPr>
          <w:rFonts w:ascii="Arial" w:eastAsiaTheme="minorEastAsia" w:hAnsi="Arial" w:cs="Arial"/>
          <w:iCs/>
        </w:rPr>
        <w:t>with piecewise decreases in the learning rate</w:t>
      </w:r>
      <w:r>
        <w:rPr>
          <w:rFonts w:ascii="Arial" w:eastAsiaTheme="minorEastAsia" w:hAnsi="Arial" w:cs="Arial"/>
        </w:rPr>
        <w:t xml:space="preserve">. Early stopping was used wherein </w:t>
      </w:r>
      <w:r>
        <w:rPr>
          <w:rFonts w:ascii="Arial" w:eastAsiaTheme="minorEastAsia" w:hAnsi="Arial" w:cs="Arial"/>
          <w:iCs/>
        </w:rPr>
        <w:t xml:space="preserve">training was halted if the validation loss did not improve for six consecutive training epochs. The saved model weights from the training epoch just before the decay in validation loss performance were used to construct the final RNN model. End-to-end time for signal processing, feature extraction and model training took around 2-2.5 hours on a single Nvidia GeForce RTX GPU. Having created the RNN-based decoder from the virtual environment data, we then fine-tuned the parameters of the network with neural data from operating the physical robot in the real-world environment. Specifically, we collected multiple blocks of open-loop and closed-loop center-out and stop data with the physical robot in the real-world environment. Here, the subject imagined performing the action associated with the direction of passive robot movement in 3D space. Neural features were then extracted using methods previously described and the parameters of the RNN were fine-tuned with neural data controlling the physical robot. During training, we used a much lower learning rate, a limited number of epochs, with the same validation criterion and augmentation methods detailed earlier. Using transfer learning in this manner, we were able to transition from the virtual to the real-world environment rapidly with considerably less real-world training data. During long-term PnP with the physical robot, the parameters of the RNN were kept fixed for complex reach-to-grasp and object manipulation tasks. Any fine-tuning of the fixed RNN was performed via the same procedure of collecting open-loop center-out and stop data and updating parameters with a lower learning rate. Given the complexity of hDoF control with multiple reaching and grasping phases in the real-world, we ran the RNN only at 5Hz. </w:t>
      </w:r>
    </w:p>
    <w:p w14:paraId="081720BE" w14:textId="77777777" w:rsidR="00C74C59" w:rsidRDefault="00C74C59" w:rsidP="00C74C59">
      <w:pPr>
        <w:spacing w:line="288" w:lineRule="auto"/>
        <w:contextualSpacing/>
        <w:jc w:val="both"/>
        <w:rPr>
          <w:rFonts w:ascii="Arial" w:eastAsiaTheme="minorEastAsia" w:hAnsi="Arial" w:cs="Arial"/>
          <w:iCs/>
        </w:rPr>
      </w:pPr>
    </w:p>
    <w:p w14:paraId="7A4FE034" w14:textId="77777777" w:rsidR="00C74C59" w:rsidRDefault="00C74C59" w:rsidP="00C74C59">
      <w:pPr>
        <w:spacing w:line="288" w:lineRule="auto"/>
        <w:contextualSpacing/>
        <w:jc w:val="both"/>
        <w:rPr>
          <w:rFonts w:ascii="Arial" w:eastAsiaTheme="minorEastAsia" w:hAnsi="Arial" w:cs="Arial"/>
          <w:iCs/>
        </w:rPr>
      </w:pPr>
      <w:r>
        <w:rPr>
          <w:rFonts w:ascii="Arial" w:eastAsiaTheme="minorEastAsia" w:hAnsi="Arial" w:cs="Arial"/>
          <w:i/>
          <w:iCs/>
        </w:rPr>
        <w:t>Hyperparameter tuning of hDoF decoders for PnP control</w:t>
      </w:r>
    </w:p>
    <w:p w14:paraId="65591A28" w14:textId="77777777" w:rsidR="00C74C59" w:rsidRDefault="00C74C59" w:rsidP="00C74C59">
      <w:pPr>
        <w:spacing w:line="288" w:lineRule="auto"/>
        <w:contextualSpacing/>
        <w:jc w:val="both"/>
        <w:rPr>
          <w:rFonts w:ascii="Arial" w:eastAsiaTheme="minorEastAsia" w:hAnsi="Arial" w:cs="Arial"/>
          <w:i/>
          <w:iCs/>
        </w:rPr>
      </w:pPr>
      <w:r>
        <w:rPr>
          <w:rFonts w:ascii="Arial" w:eastAsiaTheme="minorEastAsia" w:hAnsi="Arial" w:cs="Arial"/>
          <w:iCs/>
        </w:rPr>
        <w:t xml:space="preserve">For both the MLP and the RNN, we used two hyperparameters for successful long-term hDoF PnP control across all tasks and environments. First, during real-time control, decoder decisions with probabilities less than a user-specified threshold were zeroed-out, allowing the user to disengage and not produce any output. This threshold, while typically around 0.45, varied across-sessions based on the subject’s comfort levels and experimental assessment of that day’s SNR in ECoG signals prior to starting experiments. Second, we applied a running mode filter to the running history of decodes for both the RNN and MLP i.e., the decoded action at any moment in time was the mode of the previous </w:t>
      </w:r>
      <m:oMath>
        <m:r>
          <w:rPr>
            <w:rFonts w:ascii="Cambria Math" w:eastAsiaTheme="minorEastAsia" w:hAnsi="Cambria Math" w:cs="Arial"/>
          </w:rPr>
          <m:t>N</m:t>
        </m:r>
      </m:oMath>
      <w:r>
        <w:rPr>
          <w:rFonts w:ascii="Arial" w:eastAsiaTheme="minorEastAsia" w:hAnsi="Arial" w:cs="Arial"/>
          <w:iCs/>
        </w:rPr>
        <w:t xml:space="preserve"> decodes, with </w:t>
      </w:r>
      <m:oMath>
        <m:r>
          <w:rPr>
            <w:rFonts w:ascii="Cambria Math" w:eastAsiaTheme="minorEastAsia" w:hAnsi="Cambria Math" w:cs="Arial"/>
          </w:rPr>
          <m:t>N∈[1 to 5]</m:t>
        </m:r>
      </m:oMath>
      <w:r>
        <w:rPr>
          <w:rFonts w:ascii="Arial" w:eastAsiaTheme="minorEastAsia" w:hAnsi="Arial" w:cs="Arial"/>
          <w:iCs/>
        </w:rPr>
        <w:t xml:space="preserve"> based on task constraints, SNR and experimental assessment, and the subject’s feedback. While higher values of </w:t>
      </w:r>
      <m:oMath>
        <m:r>
          <w:rPr>
            <w:rFonts w:ascii="Cambria Math" w:eastAsiaTheme="minorEastAsia" w:hAnsi="Cambria Math" w:cs="Arial"/>
          </w:rPr>
          <m:t>N</m:t>
        </m:r>
      </m:oMath>
      <w:r>
        <w:rPr>
          <w:rFonts w:ascii="Arial" w:eastAsiaTheme="minorEastAsia" w:hAnsi="Arial" w:cs="Arial"/>
          <w:iCs/>
        </w:rPr>
        <w:t xml:space="preserve"> introduce a slight delay between neural activity and the visual feedback of the decoded output, it also increased the single-bin level decoding accuracy. We found this to be crucial for real-time </w:t>
      </w:r>
      <w:r>
        <w:rPr>
          <w:rFonts w:ascii="Arial" w:eastAsiaTheme="minorEastAsia" w:hAnsi="Arial" w:cs="Arial"/>
          <w:iCs/>
        </w:rPr>
        <w:lastRenderedPageBreak/>
        <w:t>continuous hDoF control especially when executing precision trajectories with the physical Jaco arm in the real-world environment.</w:t>
      </w:r>
    </w:p>
    <w:p w14:paraId="264D66B2" w14:textId="77777777" w:rsidR="00C74C59" w:rsidRDefault="00C74C59" w:rsidP="00C74C59">
      <w:pPr>
        <w:spacing w:line="288" w:lineRule="auto"/>
        <w:contextualSpacing/>
        <w:jc w:val="both"/>
        <w:rPr>
          <w:rFonts w:ascii="Arial" w:eastAsiaTheme="minorEastAsia" w:hAnsi="Arial" w:cs="Arial"/>
          <w:i/>
          <w:iCs/>
        </w:rPr>
      </w:pPr>
    </w:p>
    <w:p w14:paraId="02697F4D" w14:textId="77777777" w:rsidR="00C74C59" w:rsidRDefault="00C74C59" w:rsidP="00C74C59">
      <w:pPr>
        <w:spacing w:line="288" w:lineRule="auto"/>
        <w:contextualSpacing/>
        <w:jc w:val="both"/>
        <w:rPr>
          <w:rFonts w:ascii="Arial" w:eastAsiaTheme="minorEastAsia" w:hAnsi="Arial" w:cs="Arial"/>
          <w:i/>
          <w:iCs/>
        </w:rPr>
      </w:pPr>
      <w:r>
        <w:rPr>
          <w:rFonts w:ascii="Arial" w:eastAsiaTheme="minorEastAsia" w:hAnsi="Arial" w:cs="Arial"/>
          <w:i/>
          <w:iCs/>
        </w:rPr>
        <w:t>Autoencoder design to understand representational similarity in somatotopic activity patterns</w:t>
      </w:r>
    </w:p>
    <w:p w14:paraId="24456F23" w14:textId="77777777" w:rsidR="00C74C59" w:rsidRDefault="00C74C59" w:rsidP="00C74C59">
      <w:pPr>
        <w:spacing w:line="288" w:lineRule="auto"/>
        <w:contextualSpacing/>
        <w:jc w:val="both"/>
        <w:rPr>
          <w:rFonts w:ascii="Arial" w:eastAsiaTheme="minorEastAsia" w:hAnsi="Arial" w:cs="Arial"/>
          <w:i/>
          <w:iCs/>
        </w:rPr>
      </w:pPr>
      <w:r>
        <w:rPr>
          <w:rFonts w:ascii="Arial" w:eastAsiaTheme="minorEastAsia" w:hAnsi="Arial" w:cs="Arial"/>
          <w:iCs/>
        </w:rPr>
        <w:t xml:space="preserve">To provide an interpretable representation of high-dimensional spatial activity patterns for the movement repertoire, we performed dimensionality reduction using feedforward, neural network based autoencoders. </w:t>
      </w:r>
      <w:r>
        <w:rPr>
          <w:rFonts w:ascii="Arial" w:eastAsiaTheme="minorEastAsia" w:hAnsi="Arial" w:cs="Arial"/>
        </w:rPr>
        <w:t xml:space="preserve">The autoencoder is a non-linear approach to estimating a latent space based on the reconstruction of the task-related spatiotemporal ECoG activity </w:t>
      </w:r>
      <w:r>
        <w:rPr>
          <w:rFonts w:ascii="Arial" w:eastAsiaTheme="minorEastAsia" w:hAnsi="Arial" w:cs="Arial"/>
        </w:rPr>
        <w:fldChar w:fldCharType="begin">
          <w:fldData xml:space="preserve">PEVuZE5vdGU+PENpdGU+PEF1dGhvcj5QYW5kYXJpbmF0aDwvQXV0aG9yPjxZZWFyPjIwMTg8L1ll
YXI+PFJlY051bT4zNjk8L1JlY051bT48RGlzcGxheVRleHQ+KFBhbmRhcmluYXRoIGV0IGFsLiwg
MjAxODsgUGFpbGxhIGV0IGFsLiwgMjAxOTsgWmhvdSBhbmQgV2VpLCAyMDIwOyBUYWx1a2RlciBl
dCBhbC4sIDIwMjI7IExhbmdkb24gZXQgYWwuLCAyMDIzKTwvRGlzcGxheVRleHQ+PHJlY29yZD48
cmVjLW51bWJlcj4zNjk8L3JlYy1udW1iZXI+PGZvcmVpZ24ta2V5cz48a2V5IGFwcD0iRU4iIGRi
LWlkPSIwOTV2emYyenp2YXJwYWV6YWQ5eHc1MHV3dnp3c2Q1OWVkZjkiIHRpbWVzdGFtcD0iMTY4
NzI3NzEwNiI+MzY5PC9rZXk+PC9mb3JlaWduLWtleXM+PHJlZi10eXBlIG5hbWU9IkpvdXJuYWwg
QXJ0aWNsZSI+MTc8L3JlZi10eXBlPjxjb250cmlidXRvcnM+PGF1dGhvcnM+PGF1dGhvcj5QYW5k
YXJpbmF0aCwgQ2hldGhhbjwvYXV0aG9yPjxhdXRob3I+T+KAmVNoZWEsIERhbmllbCBKPC9hdXRo
b3I+PGF1dGhvcj5Db2xsaW5zLCBKYXNtaW5lPC9hdXRob3I+PGF1dGhvcj5Kb3plZm93aWN6LCBS
YWZhbDwvYXV0aG9yPjxhdXRob3I+U3Rhdmlza3ksIFNlcmdleSBEPC9hdXRob3I+PGF1dGhvcj5L
YW8sIEpvbmF0aGFuIEM8L2F1dGhvcj48YXV0aG9yPlRyYXV0bWFubiwgRXJpYyBNPC9hdXRob3I+
PGF1dGhvcj5LYXVmbWFuLCBNYXR0aGV3IFQ8L2F1dGhvcj48YXV0aG9yPlJ5dSwgU3RlcGhlbiBJ
PC9hdXRob3I+PGF1dGhvcj5Ib2NoYmVyZywgTGVpZ2ggUjwvYXV0aG9yPjwvYXV0aG9ycz48L2Nv
bnRyaWJ1dG9ycz48dGl0bGVzPjx0aXRsZT5JbmZlcnJpbmcgc2luZ2xlLXRyaWFsIG5ldXJhbCBw
b3B1bGF0aW9uIGR5bmFtaWNzIHVzaW5nIHNlcXVlbnRpYWwgYXV0by1lbmNvZGVyczwvdGl0bGU+
PHNlY29uZGFyeS10aXRsZT5OYXR1cmUgbWV0aG9kczwvc2Vjb25kYXJ5LXRpdGxlPjwvdGl0bGVz
PjxwZXJpb2RpY2FsPjxmdWxsLXRpdGxlPk5hdHVyZSBtZXRob2RzPC9mdWxsLXRpdGxlPjwvcGVy
aW9kaWNhbD48cGFnZXM+ODA1LTgxNTwvcGFnZXM+PHZvbHVtZT4xNTwvdm9sdW1lPjxudW1iZXI+
MTA8L251bWJlcj48ZGF0ZXM+PHllYXI+MjAxODwveWVhcj48L2RhdGVzPjxpc2JuPjE1NDgtNzA5
MTwvaXNibj48dXJscz48L3VybHM+PC9yZWNvcmQ+PC9DaXRlPjxDaXRlPjxBdXRob3I+TGFuZ2Rv
bjwvQXV0aG9yPjxZZWFyPjIwMjM8L1llYXI+PFJlY051bT4zNjg8L1JlY051bT48cmVjb3JkPjxy
ZWMtbnVtYmVyPjM2ODwvcmVjLW51bWJlcj48Zm9yZWlnbi1rZXlzPjxrZXkgYXBwPSJFTiIgZGIt
aWQ9IjA5NXZ6ZjJ6enZhcnBhZXphZDl4dzUwdXd2endzZDU5ZWRmOSIgdGltZXN0YW1wPSIxNjg3
Mjc3MDMyIj4zNjg8L2tleT48L2ZvcmVpZ24ta2V5cz48cmVmLXR5cGUgbmFtZT0iSm91cm5hbCBB
cnRpY2xlIj4xNzwvcmVmLXR5cGU+PGNvbnRyaWJ1dG9ycz48YXV0aG9ycz48YXV0aG9yPkxhbmdk
b24sIENocmlzdG9waGVyPC9hdXRob3I+PGF1dGhvcj5HZW5raW4sIE1pa2hhaWw8L2F1dGhvcj48
YXV0aG9yPkVuZ2VsLCBUYXRpYW5hIEE8L2F1dGhvcj48L2F1dGhvcnM+PC9jb250cmlidXRvcnM+
PHRpdGxlcz48dGl0bGU+QSB1bmlmeWluZyBwZXJzcGVjdGl2ZSBvbiBuZXVyYWwgbWFuaWZvbGRz
IGFuZCBjaXJjdWl0cyBmb3IgY29nbml0aW9uPC90aXRsZT48c2Vjb25kYXJ5LXRpdGxlPk5hdHVy
ZSBSZXZpZXdzIE5ldXJvc2NpZW5jZTwvc2Vjb25kYXJ5LXRpdGxlPjwvdGl0bGVzPjxwZXJpb2Rp
Y2FsPjxmdWxsLXRpdGxlPk5hdHVyZSBSZXZpZXdzIE5ldXJvc2NpZW5jZTwvZnVsbC10aXRsZT48
L3BlcmlvZGljYWw+PHBhZ2VzPjEtMTU8L3BhZ2VzPjxkYXRlcz48eWVhcj4yMDIzPC95ZWFyPjwv
ZGF0ZXM+PGlzYm4+MTQ3MS0wMDNYPC9pc2JuPjx1cmxzPjwvdXJscz48L3JlY29yZD48L0NpdGU+
PENpdGU+PEF1dGhvcj5QYWlsbGE8L0F1dGhvcj48WWVhcj4yMDE5PC9ZZWFyPjxSZWNOdW0+MzY1
PC9SZWNOdW0+PHJlY29yZD48cmVjLW51bWJlcj4zNjU8L3JlYy1udW1iZXI+PGZvcmVpZ24ta2V5
cz48a2V5IGFwcD0iRU4iIGRiLWlkPSIwOTV2emYyenp2YXJwYWV6YWQ5eHc1MHV3dnp3c2Q1OWVk
ZjkiIHRpbWVzdGFtcD0iMTY4NzI3MTY0NSI+MzY1PC9rZXk+PC9mb3JlaWduLWtleXM+PHJlZi10
eXBlIG5hbWU9IkpvdXJuYWwgQXJ0aWNsZSI+MTc8L3JlZi10eXBlPjxjb250cmlidXRvcnM+PGF1
dGhvcnM+PGF1dGhvcj5QYWlsbGEsIFRlamFzd3k8L2F1dGhvcj48YXV0aG9yPk1pbGxlciwgS2Fp
IEo8L2F1dGhvcj48YXV0aG9yPkdpbGphLCBWaWthc2g8L2F1dGhvcj48L2F1dGhvcnM+PC9jb250
cmlidXRvcnM+PHRpdGxlcz48dGl0bGU+QXV0b2VuY29kZXJzIGZvciBsZWFybmluZyB0ZW1wbGF0
ZSBzcGVjdHJvZ3JhbXMgaW4gZWxlY3Ryb2NvcnRpY29ncmFwaGljIHNpZ25hbHM8L3RpdGxlPjxz
ZWNvbmRhcnktdGl0bGU+Sm91cm5hbCBvZiBuZXVyYWwgZW5naW5lZXJpbmc8L3NlY29uZGFyeS10
aXRsZT48L3RpdGxlcz48cGVyaW9kaWNhbD48ZnVsbC10aXRsZT5Kb3VybmFsIG9mIG5ldXJhbCBl
bmdpbmVlcmluZzwvZnVsbC10aXRsZT48L3BlcmlvZGljYWw+PHBhZ2VzPjAxNjAyNTwvcGFnZXM+
PHZvbHVtZT4xNjwvdm9sdW1lPjxudW1iZXI+MTwvbnVtYmVyPjxkYXRlcz48eWVhcj4yMDE5PC95
ZWFyPjwvZGF0ZXM+PGlzYm4+MTc0MS0yNTUyPC9pc2JuPjx1cmxzPjwvdXJscz48L3JlY29yZD48
L0NpdGU+PENpdGU+PEF1dGhvcj5aaG91PC9BdXRob3I+PFllYXI+MjAyMDwvWWVhcj48UmVjTnVt
PjM3MDwvUmVjTnVtPjxyZWNvcmQ+PHJlYy1udW1iZXI+MzcwPC9yZWMtbnVtYmVyPjxmb3JlaWdu
LWtleXM+PGtleSBhcHA9IkVOIiBkYi1pZD0iMDk1dnpmMnp6dmFycGFlemFkOXh3NTB1d3Z6d3Nk
NTllZGY5IiB0aW1lc3RhbXA9IjE2ODcyNzc5MDkiPjM3MDwva2V5PjwvZm9yZWlnbi1rZXlzPjxy
ZWYtdHlwZSBuYW1lPSJKb3VybmFsIEFydGljbGUiPjE3PC9yZWYtdHlwZT48Y29udHJpYnV0b3Jz
PjxhdXRob3JzPjxhdXRob3I+WmhvdSwgRGluZzwvYXV0aG9yPjxhdXRob3I+V2VpLCBYdWUtWGlu
PC9hdXRob3I+PC9hdXRob3JzPjwvY29udHJpYnV0b3JzPjx0aXRsZXM+PHRpdGxlPkxlYXJuaW5n
IGlkZW50aWZpYWJsZSBhbmQgaW50ZXJwcmV0YWJsZSBsYXRlbnQgbW9kZWxzIG9mIGhpZ2gtZGlt
ZW5zaW9uYWwgbmV1cmFsIGFjdGl2aXR5IHVzaW5nIHBpLVZBRTwvdGl0bGU+PHNlY29uZGFyeS10
aXRsZT5BZHZhbmNlcyBpbiBOZXVyYWwgSW5mb3JtYXRpb24gUHJvY2Vzc2luZyBTeXN0ZW1zPC9z
ZWNvbmRhcnktdGl0bGU+PC90aXRsZXM+PHBlcmlvZGljYWw+PGZ1bGwtdGl0bGU+QWR2YW5jZXMg
aW4gTmV1cmFsIEluZm9ybWF0aW9uIFByb2Nlc3NpbmcgU3lzdGVtczwvZnVsbC10aXRsZT48L3Bl
cmlvZGljYWw+PHBhZ2VzPjcyMzQtNzI0NzwvcGFnZXM+PHZvbHVtZT4zMzwvdm9sdW1lPjxkYXRl
cz48eWVhcj4yMDIwPC95ZWFyPjwvZGF0ZXM+PHVybHM+PC91cmxzPjwvcmVjb3JkPjwvQ2l0ZT48
Q2l0ZT48QXV0aG9yPlRhbHVrZGVyPC9BdXRob3I+PFllYXI+MjAyMjwvWWVhcj48UmVjTnVtPjM5
MDwvUmVjTnVtPjxyZWNvcmQ+PHJlYy1udW1iZXI+MzkwPC9yZWMtbnVtYmVyPjxmb3JlaWduLWtl
eXM+PGtleSBhcHA9IkVOIiBkYi1pZD0iMDk1dnpmMnp6dmFycGFlemFkOXh3NTB1d3Z6d3NkNTll
ZGY5IiB0aW1lc3RhbXA9IjE2ODg5NzU2MjMiPjM5MDwva2V5PjwvZm9yZWlnbi1rZXlzPjxyZWYt
dHlwZSBuYW1lPSJKb3VybmFsIEFydGljbGUiPjE3PC9yZWYtdHlwZT48Y29udHJpYnV0b3JzPjxh
dXRob3JzPjxhdXRob3I+VGFsdWtkZXIsIFNhYmVyYTwvYXV0aG9yPjxhdXRob3I+U3VuLCBKZW5u
aWZlciBKPC9hdXRob3I+PGF1dGhvcj5MZW9uYXJkLCBNYXR0aGV3PC9hdXRob3I+PGF1dGhvcj5C
cnVudG9uLCBCaW5nbmkgVzwvYXV0aG9yPjxhdXRob3I+WXVlLCBZaXNvbmc8L2F1dGhvcj48L2F1
dGhvcnM+PC9jb250cmlidXRvcnM+PHRpdGxlcz48dGl0bGU+RGVlcCBOZXVyYWwgSW1wdXRhdGlv
bjogQSBGcmFtZXdvcmsgZm9yIFJlY292ZXJpbmcgSW5jb21wbGV0ZSBCcmFpbiBSZWNvcmRpbmdz
PC90aXRsZT48c2Vjb25kYXJ5LXRpdGxlPmFyWGl2IHByZXByaW50IGFyWGl2OjIyMDYuMDgwOTQ8
L3NlY29uZGFyeS10aXRsZT48L3RpdGxlcz48cGVyaW9kaWNhbD48ZnVsbC10aXRsZT5hclhpdiBw
cmVwcmludCBhclhpdjoyMjA2LjA4MDk0PC9mdWxsLXRpdGxlPjwvcGVyaW9kaWNhbD48ZGF0ZXM+
PHllYXI+MjAyMjwveWVhcj48L2RhdGVzPjx1cmxzPjwvdXJscz48L3JlY29yZD48L0NpdGU+PC9F
bmROb3RlPgB=
</w:fldData>
        </w:fldChar>
      </w:r>
      <w:r>
        <w:rPr>
          <w:rFonts w:ascii="Arial" w:eastAsiaTheme="minorEastAsia" w:hAnsi="Arial" w:cs="Arial"/>
        </w:rPr>
        <w:instrText xml:space="preserve"> ADDIN EN.CITE </w:instrText>
      </w:r>
      <w:r>
        <w:rPr>
          <w:rFonts w:ascii="Arial" w:eastAsiaTheme="minorEastAsia" w:hAnsi="Arial" w:cs="Arial"/>
        </w:rPr>
        <w:fldChar w:fldCharType="begin">
          <w:fldData xml:space="preserve">PEVuZE5vdGU+PENpdGU+PEF1dGhvcj5QYW5kYXJpbmF0aDwvQXV0aG9yPjxZZWFyPjIwMTg8L1ll
YXI+PFJlY051bT4zNjk8L1JlY051bT48RGlzcGxheVRleHQ+KFBhbmRhcmluYXRoIGV0IGFsLiwg
MjAxODsgUGFpbGxhIGV0IGFsLiwgMjAxOTsgWmhvdSBhbmQgV2VpLCAyMDIwOyBUYWx1a2RlciBl
dCBhbC4sIDIwMjI7IExhbmdkb24gZXQgYWwuLCAyMDIzKTwvRGlzcGxheVRleHQ+PHJlY29yZD48
cmVjLW51bWJlcj4zNjk8L3JlYy1udW1iZXI+PGZvcmVpZ24ta2V5cz48a2V5IGFwcD0iRU4iIGRi
LWlkPSIwOTV2emYyenp2YXJwYWV6YWQ5eHc1MHV3dnp3c2Q1OWVkZjkiIHRpbWVzdGFtcD0iMTY4
NzI3NzEwNiI+MzY5PC9rZXk+PC9mb3JlaWduLWtleXM+PHJlZi10eXBlIG5hbWU9IkpvdXJuYWwg
QXJ0aWNsZSI+MTc8L3JlZi10eXBlPjxjb250cmlidXRvcnM+PGF1dGhvcnM+PGF1dGhvcj5QYW5k
YXJpbmF0aCwgQ2hldGhhbjwvYXV0aG9yPjxhdXRob3I+T+KAmVNoZWEsIERhbmllbCBKPC9hdXRo
b3I+PGF1dGhvcj5Db2xsaW5zLCBKYXNtaW5lPC9hdXRob3I+PGF1dGhvcj5Kb3plZm93aWN6LCBS
YWZhbDwvYXV0aG9yPjxhdXRob3I+U3Rhdmlza3ksIFNlcmdleSBEPC9hdXRob3I+PGF1dGhvcj5L
YW8sIEpvbmF0aGFuIEM8L2F1dGhvcj48YXV0aG9yPlRyYXV0bWFubiwgRXJpYyBNPC9hdXRob3I+
PGF1dGhvcj5LYXVmbWFuLCBNYXR0aGV3IFQ8L2F1dGhvcj48YXV0aG9yPlJ5dSwgU3RlcGhlbiBJ
PC9hdXRob3I+PGF1dGhvcj5Ib2NoYmVyZywgTGVpZ2ggUjwvYXV0aG9yPjwvYXV0aG9ycz48L2Nv
bnRyaWJ1dG9ycz48dGl0bGVzPjx0aXRsZT5JbmZlcnJpbmcgc2luZ2xlLXRyaWFsIG5ldXJhbCBw
b3B1bGF0aW9uIGR5bmFtaWNzIHVzaW5nIHNlcXVlbnRpYWwgYXV0by1lbmNvZGVyczwvdGl0bGU+
PHNlY29uZGFyeS10aXRsZT5OYXR1cmUgbWV0aG9kczwvc2Vjb25kYXJ5LXRpdGxlPjwvdGl0bGVz
PjxwZXJpb2RpY2FsPjxmdWxsLXRpdGxlPk5hdHVyZSBtZXRob2RzPC9mdWxsLXRpdGxlPjwvcGVy
aW9kaWNhbD48cGFnZXM+ODA1LTgxNTwvcGFnZXM+PHZvbHVtZT4xNTwvdm9sdW1lPjxudW1iZXI+
MTA8L251bWJlcj48ZGF0ZXM+PHllYXI+MjAxODwveWVhcj48L2RhdGVzPjxpc2JuPjE1NDgtNzA5
MTwvaXNibj48dXJscz48L3VybHM+PC9yZWNvcmQ+PC9DaXRlPjxDaXRlPjxBdXRob3I+TGFuZ2Rv
bjwvQXV0aG9yPjxZZWFyPjIwMjM8L1llYXI+PFJlY051bT4zNjg8L1JlY051bT48cmVjb3JkPjxy
ZWMtbnVtYmVyPjM2ODwvcmVjLW51bWJlcj48Zm9yZWlnbi1rZXlzPjxrZXkgYXBwPSJFTiIgZGIt
aWQ9IjA5NXZ6ZjJ6enZhcnBhZXphZDl4dzUwdXd2endzZDU5ZWRmOSIgdGltZXN0YW1wPSIxNjg3
Mjc3MDMyIj4zNjg8L2tleT48L2ZvcmVpZ24ta2V5cz48cmVmLXR5cGUgbmFtZT0iSm91cm5hbCBB
cnRpY2xlIj4xNzwvcmVmLXR5cGU+PGNvbnRyaWJ1dG9ycz48YXV0aG9ycz48YXV0aG9yPkxhbmdk
b24sIENocmlzdG9waGVyPC9hdXRob3I+PGF1dGhvcj5HZW5raW4sIE1pa2hhaWw8L2F1dGhvcj48
YXV0aG9yPkVuZ2VsLCBUYXRpYW5hIEE8L2F1dGhvcj48L2F1dGhvcnM+PC9jb250cmlidXRvcnM+
PHRpdGxlcz48dGl0bGU+QSB1bmlmeWluZyBwZXJzcGVjdGl2ZSBvbiBuZXVyYWwgbWFuaWZvbGRz
IGFuZCBjaXJjdWl0cyBmb3IgY29nbml0aW9uPC90aXRsZT48c2Vjb25kYXJ5LXRpdGxlPk5hdHVy
ZSBSZXZpZXdzIE5ldXJvc2NpZW5jZTwvc2Vjb25kYXJ5LXRpdGxlPjwvdGl0bGVzPjxwZXJpb2Rp
Y2FsPjxmdWxsLXRpdGxlPk5hdHVyZSBSZXZpZXdzIE5ldXJvc2NpZW5jZTwvZnVsbC10aXRsZT48
L3BlcmlvZGljYWw+PHBhZ2VzPjEtMTU8L3BhZ2VzPjxkYXRlcz48eWVhcj4yMDIzPC95ZWFyPjwv
ZGF0ZXM+PGlzYm4+MTQ3MS0wMDNYPC9pc2JuPjx1cmxzPjwvdXJscz48L3JlY29yZD48L0NpdGU+
PENpdGU+PEF1dGhvcj5QYWlsbGE8L0F1dGhvcj48WWVhcj4yMDE5PC9ZZWFyPjxSZWNOdW0+MzY1
PC9SZWNOdW0+PHJlY29yZD48cmVjLW51bWJlcj4zNjU8L3JlYy1udW1iZXI+PGZvcmVpZ24ta2V5
cz48a2V5IGFwcD0iRU4iIGRiLWlkPSIwOTV2emYyenp2YXJwYWV6YWQ5eHc1MHV3dnp3c2Q1OWVk
ZjkiIHRpbWVzdGFtcD0iMTY4NzI3MTY0NSI+MzY1PC9rZXk+PC9mb3JlaWduLWtleXM+PHJlZi10
eXBlIG5hbWU9IkpvdXJuYWwgQXJ0aWNsZSI+MTc8L3JlZi10eXBlPjxjb250cmlidXRvcnM+PGF1
dGhvcnM+PGF1dGhvcj5QYWlsbGEsIFRlamFzd3k8L2F1dGhvcj48YXV0aG9yPk1pbGxlciwgS2Fp
IEo8L2F1dGhvcj48YXV0aG9yPkdpbGphLCBWaWthc2g8L2F1dGhvcj48L2F1dGhvcnM+PC9jb250
cmlidXRvcnM+PHRpdGxlcz48dGl0bGU+QXV0b2VuY29kZXJzIGZvciBsZWFybmluZyB0ZW1wbGF0
ZSBzcGVjdHJvZ3JhbXMgaW4gZWxlY3Ryb2NvcnRpY29ncmFwaGljIHNpZ25hbHM8L3RpdGxlPjxz
ZWNvbmRhcnktdGl0bGU+Sm91cm5hbCBvZiBuZXVyYWwgZW5naW5lZXJpbmc8L3NlY29uZGFyeS10
aXRsZT48L3RpdGxlcz48cGVyaW9kaWNhbD48ZnVsbC10aXRsZT5Kb3VybmFsIG9mIG5ldXJhbCBl
bmdpbmVlcmluZzwvZnVsbC10aXRsZT48L3BlcmlvZGljYWw+PHBhZ2VzPjAxNjAyNTwvcGFnZXM+
PHZvbHVtZT4xNjwvdm9sdW1lPjxudW1iZXI+MTwvbnVtYmVyPjxkYXRlcz48eWVhcj4yMDE5PC95
ZWFyPjwvZGF0ZXM+PGlzYm4+MTc0MS0yNTUyPC9pc2JuPjx1cmxzPjwvdXJscz48L3JlY29yZD48
L0NpdGU+PENpdGU+PEF1dGhvcj5aaG91PC9BdXRob3I+PFllYXI+MjAyMDwvWWVhcj48UmVjTnVt
PjM3MDwvUmVjTnVtPjxyZWNvcmQ+PHJlYy1udW1iZXI+MzcwPC9yZWMtbnVtYmVyPjxmb3JlaWdu
LWtleXM+PGtleSBhcHA9IkVOIiBkYi1pZD0iMDk1dnpmMnp6dmFycGFlemFkOXh3NTB1d3Z6d3Nk
NTllZGY5IiB0aW1lc3RhbXA9IjE2ODcyNzc5MDkiPjM3MDwva2V5PjwvZm9yZWlnbi1rZXlzPjxy
ZWYtdHlwZSBuYW1lPSJKb3VybmFsIEFydGljbGUiPjE3PC9yZWYtdHlwZT48Y29udHJpYnV0b3Jz
PjxhdXRob3JzPjxhdXRob3I+WmhvdSwgRGluZzwvYXV0aG9yPjxhdXRob3I+V2VpLCBYdWUtWGlu
PC9hdXRob3I+PC9hdXRob3JzPjwvY29udHJpYnV0b3JzPjx0aXRsZXM+PHRpdGxlPkxlYXJuaW5n
IGlkZW50aWZpYWJsZSBhbmQgaW50ZXJwcmV0YWJsZSBsYXRlbnQgbW9kZWxzIG9mIGhpZ2gtZGlt
ZW5zaW9uYWwgbmV1cmFsIGFjdGl2aXR5IHVzaW5nIHBpLVZBRTwvdGl0bGU+PHNlY29uZGFyeS10
aXRsZT5BZHZhbmNlcyBpbiBOZXVyYWwgSW5mb3JtYXRpb24gUHJvY2Vzc2luZyBTeXN0ZW1zPC9z
ZWNvbmRhcnktdGl0bGU+PC90aXRsZXM+PHBlcmlvZGljYWw+PGZ1bGwtdGl0bGU+QWR2YW5jZXMg
aW4gTmV1cmFsIEluZm9ybWF0aW9uIFByb2Nlc3NpbmcgU3lzdGVtczwvZnVsbC10aXRsZT48L3Bl
cmlvZGljYWw+PHBhZ2VzPjcyMzQtNzI0NzwvcGFnZXM+PHZvbHVtZT4zMzwvdm9sdW1lPjxkYXRl
cz48eWVhcj4yMDIwPC95ZWFyPjwvZGF0ZXM+PHVybHM+PC91cmxzPjwvcmVjb3JkPjwvQ2l0ZT48
Q2l0ZT48QXV0aG9yPlRhbHVrZGVyPC9BdXRob3I+PFllYXI+MjAyMjwvWWVhcj48UmVjTnVtPjM5
MDwvUmVjTnVtPjxyZWNvcmQ+PHJlYy1udW1iZXI+MzkwPC9yZWMtbnVtYmVyPjxmb3JlaWduLWtl
eXM+PGtleSBhcHA9IkVOIiBkYi1pZD0iMDk1dnpmMnp6dmFycGFlemFkOXh3NTB1d3Z6d3NkNTll
ZGY5IiB0aW1lc3RhbXA9IjE2ODg5NzU2MjMiPjM5MDwva2V5PjwvZm9yZWlnbi1rZXlzPjxyZWYt
dHlwZSBuYW1lPSJKb3VybmFsIEFydGljbGUiPjE3PC9yZWYtdHlwZT48Y29udHJpYnV0b3JzPjxh
dXRob3JzPjxhdXRob3I+VGFsdWtkZXIsIFNhYmVyYTwvYXV0aG9yPjxhdXRob3I+U3VuLCBKZW5u
aWZlciBKPC9hdXRob3I+PGF1dGhvcj5MZW9uYXJkLCBNYXR0aGV3PC9hdXRob3I+PGF1dGhvcj5C
cnVudG9uLCBCaW5nbmkgVzwvYXV0aG9yPjxhdXRob3I+WXVlLCBZaXNvbmc8L2F1dGhvcj48L2F1
dGhvcnM+PC9jb250cmlidXRvcnM+PHRpdGxlcz48dGl0bGU+RGVlcCBOZXVyYWwgSW1wdXRhdGlv
bjogQSBGcmFtZXdvcmsgZm9yIFJlY292ZXJpbmcgSW5jb21wbGV0ZSBCcmFpbiBSZWNvcmRpbmdz
PC90aXRsZT48c2Vjb25kYXJ5LXRpdGxlPmFyWGl2IHByZXByaW50IGFyWGl2OjIyMDYuMDgwOTQ8
L3NlY29uZGFyeS10aXRsZT48L3RpdGxlcz48cGVyaW9kaWNhbD48ZnVsbC10aXRsZT5hclhpdiBw
cmVwcmludCBhclhpdjoyMjA2LjA4MDk0PC9mdWxsLXRpdGxlPjwvcGVyaW9kaWNhbD48ZGF0ZXM+
PHllYXI+MjAyMjwveWVhcj48L2RhdGVzPjx1cmxzPjwvdXJscz48L3JlY29yZD48L0NpdGU+PC9F
bmROb3RlPgB=
</w:fldData>
        </w:fldChar>
      </w:r>
      <w:r>
        <w:rPr>
          <w:rFonts w:ascii="Arial" w:eastAsiaTheme="minorEastAsia" w:hAnsi="Arial" w:cs="Arial"/>
        </w:rPr>
        <w:instrText xml:space="preserve"> ADDIN EN.CITE.DATA </w:instrText>
      </w:r>
      <w:r>
        <w:rPr>
          <w:rFonts w:ascii="Arial" w:eastAsiaTheme="minorEastAsia" w:hAnsi="Arial" w:cs="Arial"/>
        </w:rPr>
      </w:r>
      <w:r>
        <w:rPr>
          <w:rFonts w:ascii="Arial" w:eastAsiaTheme="minorEastAsia" w:hAnsi="Arial" w:cs="Arial"/>
        </w:rPr>
        <w:fldChar w:fldCharType="end"/>
      </w:r>
      <w:r>
        <w:rPr>
          <w:rFonts w:ascii="Arial" w:eastAsiaTheme="minorEastAsia" w:hAnsi="Arial" w:cs="Arial"/>
        </w:rPr>
      </w:r>
      <w:r>
        <w:rPr>
          <w:rFonts w:ascii="Arial" w:eastAsiaTheme="minorEastAsia" w:hAnsi="Arial" w:cs="Arial"/>
        </w:rPr>
        <w:fldChar w:fldCharType="separate"/>
      </w:r>
      <w:r>
        <w:rPr>
          <w:rFonts w:ascii="Arial" w:eastAsiaTheme="minorEastAsia" w:hAnsi="Arial" w:cs="Arial"/>
          <w:noProof/>
        </w:rPr>
        <w:t>(Pandarinath et al., 2018; Pailla et al., 2019; Zhou and Wei, 2020; Talukder et al., 2022; Langdon et al., 2023)</w:t>
      </w:r>
      <w:r>
        <w:rPr>
          <w:rFonts w:ascii="Arial" w:eastAsiaTheme="minorEastAsia" w:hAnsi="Arial" w:cs="Arial"/>
        </w:rPr>
        <w:fldChar w:fldCharType="end"/>
      </w:r>
      <w:r>
        <w:rPr>
          <w:rFonts w:ascii="Arial" w:eastAsiaTheme="minorEastAsia" w:hAnsi="Arial" w:cs="Arial"/>
        </w:rPr>
        <w:t xml:space="preserve">. </w:t>
      </w:r>
      <w:r>
        <w:rPr>
          <w:rFonts w:ascii="Arial" w:eastAsiaTheme="minorEastAsia" w:hAnsi="Arial" w:cs="Arial"/>
          <w:iCs/>
        </w:rPr>
        <w:t xml:space="preserve">Using coarse grid search, we designed the autoencoder to have a total of six layers, three in the encoder or compression layers and three in the decoder or reconstruction layers, including the input and output layers. The number of units in the encoder layer progressively decreased to the bottleneck layer, going from 96 (input layer corresponding to somatotopic activity patterns in all three frequency bands), to 48 (hidden layer 1), to 16 (hidden layer 2) and finally to 2 (bottleneck layer) thereby uncovering a low dimensional nonlinear manifold that captured high dimensional neural activity across the grid for the movement repertoire. The number of units in the decoder layer mirrored that of the encoder layer, progressively increasing till the full 96-dimensional input was reconstructed at the output layer. ELU activation was used throughout the network, with a dropout of 0.3. We leveraged the fact that the inputs to the network came from classes of movements with discrete labels, and thus added a parallel classifier layer on top of the bottleneck layer with as many units as the number of movements. The SoftMax activation was used for this layer. The total loss of the network was thus an additive sum of the reconstruction loss at the output layer and the cross entropy loss at the classifier layer on the bottleneck (Fig S3C). The parameters of the autoencoder were then learned via backpropagating the combined loss through the entire network using the Adam optimizer with default values. This encouraged the manifold to be interpretable while at the same time finding a low-dimensional representation that best approximated high-dimensional neural activity for the movement repertoire. To train a daily autoencoder, we used each day’s data from all open and closed-loop experiments (OL, CL1, and CL2) and from all movements during the active task states. We assumed that all neural activity during the active period corresponded to the cued movement regardless of the decoder output during real-time control. Data were randomly split into training, validation, and testing sets. Neural network parameters were learned via multiple training epochs with a batch size of 32 and with piecewise decreases in the learning rate after a set number of epochs. </w:t>
      </w:r>
      <w:r>
        <w:rPr>
          <w:rFonts w:ascii="Arial" w:eastAsiaTheme="minorEastAsia" w:hAnsi="Arial" w:cs="Arial"/>
        </w:rPr>
        <w:t xml:space="preserve">Early stopping was used wherein </w:t>
      </w:r>
      <w:r>
        <w:rPr>
          <w:rFonts w:ascii="Arial" w:eastAsiaTheme="minorEastAsia" w:hAnsi="Arial" w:cs="Arial"/>
          <w:iCs/>
        </w:rPr>
        <w:t xml:space="preserve">training was halted if the validation loss did not improve for six consecutive training epochs, and the saved model weights from the training epoch just before the decay in validation loss performance were used to construct the autoencoder. </w:t>
      </w:r>
    </w:p>
    <w:p w14:paraId="16C5541B" w14:textId="77777777" w:rsidR="00C74C59" w:rsidRDefault="00C74C59" w:rsidP="00C74C59">
      <w:pPr>
        <w:spacing w:line="288" w:lineRule="auto"/>
        <w:contextualSpacing/>
        <w:jc w:val="both"/>
        <w:rPr>
          <w:rFonts w:ascii="Arial" w:eastAsiaTheme="minorEastAsia" w:hAnsi="Arial" w:cs="Arial"/>
          <w:i/>
          <w:iCs/>
        </w:rPr>
      </w:pPr>
    </w:p>
    <w:p w14:paraId="2B3857BE" w14:textId="77777777" w:rsidR="00C74C59" w:rsidRDefault="00C74C59" w:rsidP="00C74C59">
      <w:pPr>
        <w:spacing w:line="288" w:lineRule="auto"/>
        <w:contextualSpacing/>
        <w:jc w:val="both"/>
        <w:rPr>
          <w:rFonts w:ascii="Arial" w:hAnsi="Arial" w:cs="Arial"/>
          <w:b/>
          <w:bCs/>
          <w:sz w:val="24"/>
          <w:szCs w:val="24"/>
        </w:rPr>
      </w:pPr>
      <w:r>
        <w:rPr>
          <w:rFonts w:ascii="Arial" w:hAnsi="Arial" w:cs="Arial"/>
          <w:b/>
          <w:bCs/>
          <w:sz w:val="24"/>
          <w:szCs w:val="24"/>
        </w:rPr>
        <w:t>Data augmentation for hDoF BCI decoders</w:t>
      </w:r>
    </w:p>
    <w:p w14:paraId="2B8AD5E3" w14:textId="77777777" w:rsidR="00C74C59" w:rsidRDefault="00C74C59" w:rsidP="00C74C59">
      <w:pPr>
        <w:spacing w:line="288" w:lineRule="auto"/>
        <w:contextualSpacing/>
        <w:jc w:val="both"/>
        <w:rPr>
          <w:rFonts w:ascii="Arial" w:eastAsiaTheme="minorEastAsia" w:hAnsi="Arial" w:cs="Arial"/>
          <w:i/>
          <w:iCs/>
        </w:rPr>
      </w:pPr>
      <w:r>
        <w:rPr>
          <w:rFonts w:ascii="Arial" w:eastAsiaTheme="minorEastAsia" w:hAnsi="Arial" w:cs="Arial"/>
          <w:i/>
          <w:iCs/>
        </w:rPr>
        <w:t>For somatotopy-based decoders and autoencoders</w:t>
      </w:r>
    </w:p>
    <w:p w14:paraId="083C3258" w14:textId="77777777" w:rsidR="00C74C59" w:rsidRDefault="00C74C59" w:rsidP="00C74C59">
      <w:pPr>
        <w:spacing w:line="288" w:lineRule="auto"/>
        <w:contextualSpacing/>
        <w:jc w:val="both"/>
        <w:rPr>
          <w:rFonts w:ascii="Arial" w:eastAsiaTheme="minorEastAsia" w:hAnsi="Arial" w:cs="Arial"/>
          <w:i/>
          <w:iCs/>
        </w:rPr>
      </w:pPr>
      <w:r>
        <w:rPr>
          <w:rFonts w:ascii="Arial" w:eastAsiaTheme="minorEastAsia" w:hAnsi="Arial" w:cs="Arial"/>
          <w:iCs/>
        </w:rPr>
        <w:t xml:space="preserve">In cases where training data were limited, augmentation was performed for better convergence of the neural network using the following strategy: the 96 dimensional training data matrix </w:t>
      </w:r>
      <m:oMath>
        <m:r>
          <w:rPr>
            <w:rFonts w:ascii="Cambria Math" w:eastAsiaTheme="minorEastAsia" w:hAnsi="Cambria Math" w:cs="Arial"/>
          </w:rPr>
          <m:t>X∈</m:t>
        </m:r>
        <m:sSup>
          <m:sSupPr>
            <m:ctrlPr>
              <w:rPr>
                <w:rFonts w:ascii="Cambria Math" w:eastAsiaTheme="minorEastAsia" w:hAnsi="Cambria Math" w:cs="Arial"/>
                <w:i/>
                <w:iCs/>
              </w:rPr>
            </m:ctrlPr>
          </m:sSupPr>
          <m:e>
            <m:r>
              <w:rPr>
                <w:rFonts w:ascii="Cambria Math" w:eastAsiaTheme="minorEastAsia" w:hAnsi="Cambria Math" w:cs="Arial"/>
              </w:rPr>
              <m:t>R</m:t>
            </m:r>
          </m:e>
          <m:sup>
            <m:r>
              <w:rPr>
                <w:rFonts w:ascii="Cambria Math" w:eastAsiaTheme="minorEastAsia" w:hAnsi="Cambria Math" w:cs="Arial"/>
              </w:rPr>
              <m:t>N×96</m:t>
            </m:r>
          </m:sup>
        </m:sSup>
        <m:r>
          <w:rPr>
            <w:rFonts w:ascii="Cambria Math" w:eastAsiaTheme="minorEastAsia" w:hAnsi="Cambria Math" w:cs="Arial"/>
          </w:rPr>
          <m:t xml:space="preserve"> </m:t>
        </m:r>
      </m:oMath>
      <w:r>
        <w:rPr>
          <w:rFonts w:ascii="Arial" w:eastAsiaTheme="minorEastAsia" w:hAnsi="Arial" w:cs="Arial"/>
        </w:rPr>
        <w:t>,</w:t>
      </w:r>
      <w:r>
        <w:rPr>
          <w:rFonts w:ascii="Arial" w:eastAsiaTheme="minorEastAsia" w:hAnsi="Arial" w:cs="Arial"/>
          <w:iCs/>
        </w:rPr>
        <w:t xml:space="preserve"> with </w:t>
      </w:r>
      <m:oMath>
        <m:r>
          <w:rPr>
            <w:rFonts w:ascii="Cambria Math" w:eastAsiaTheme="minorEastAsia" w:hAnsi="Cambria Math" w:cs="Arial"/>
          </w:rPr>
          <m:t>N</m:t>
        </m:r>
      </m:oMath>
      <w:r>
        <w:rPr>
          <w:rFonts w:ascii="Arial" w:eastAsiaTheme="minorEastAsia" w:hAnsi="Arial" w:cs="Arial"/>
          <w:iCs/>
        </w:rPr>
        <w:t xml:space="preserve"> training samples across all 96 features, was split into its individual frequency </w:t>
      </w:r>
      <w:r>
        <w:rPr>
          <w:rFonts w:ascii="Arial" w:eastAsiaTheme="minorEastAsia" w:hAnsi="Arial" w:cs="Arial"/>
          <w:iCs/>
        </w:rPr>
        <w:lastRenderedPageBreak/>
        <w:t xml:space="preserve">features, resulting in individual 32-dimensional data feature matrices </w:t>
      </w:r>
      <m:oMath>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f</m:t>
            </m:r>
          </m:sub>
        </m:sSub>
        <m:r>
          <w:rPr>
            <w:rFonts w:ascii="Cambria Math" w:eastAsiaTheme="minorEastAsia" w:hAnsi="Cambria Math" w:cs="Arial"/>
          </w:rPr>
          <m:t>∈</m:t>
        </m:r>
        <m:sSup>
          <m:sSupPr>
            <m:ctrlPr>
              <w:rPr>
                <w:rFonts w:ascii="Cambria Math" w:eastAsiaTheme="minorEastAsia" w:hAnsi="Cambria Math" w:cs="Arial"/>
                <w:i/>
                <w:iCs/>
              </w:rPr>
            </m:ctrlPr>
          </m:sSupPr>
          <m:e>
            <m:r>
              <w:rPr>
                <w:rFonts w:ascii="Cambria Math" w:eastAsiaTheme="minorEastAsia" w:hAnsi="Cambria Math" w:cs="Arial"/>
              </w:rPr>
              <m:t>R</m:t>
            </m:r>
          </m:e>
          <m:sup>
            <m:r>
              <w:rPr>
                <w:rFonts w:ascii="Cambria Math" w:eastAsiaTheme="minorEastAsia" w:hAnsi="Cambria Math" w:cs="Arial"/>
              </w:rPr>
              <m:t>N×32</m:t>
            </m:r>
          </m:sup>
        </m:sSup>
      </m:oMath>
      <w:r>
        <w:rPr>
          <w:rFonts w:ascii="Arial" w:eastAsiaTheme="minorEastAsia" w:hAnsi="Arial" w:cs="Arial"/>
          <w:iCs/>
        </w:rPr>
        <w:t xml:space="preserve"> for </w:t>
      </w:r>
      <m:oMath>
        <m:r>
          <w:rPr>
            <w:rFonts w:ascii="Cambria Math" w:eastAsiaTheme="minorEastAsia" w:hAnsi="Cambria Math" w:cs="Arial"/>
          </w:rPr>
          <m:t xml:space="preserve">δ, β, </m:t>
        </m:r>
        <m:sSub>
          <m:sSubPr>
            <m:ctrlPr>
              <w:rPr>
                <w:rFonts w:ascii="Cambria Math" w:eastAsiaTheme="minorEastAsia" w:hAnsi="Cambria Math" w:cs="Arial"/>
                <w:i/>
                <w:iCs/>
              </w:rPr>
            </m:ctrlPr>
          </m:sSubPr>
          <m:e>
            <m:r>
              <w:rPr>
                <w:rFonts w:ascii="Cambria Math" w:eastAsiaTheme="minorEastAsia" w:hAnsi="Cambria Math" w:cs="Arial"/>
              </w:rPr>
              <m:t>γ</m:t>
            </m:r>
          </m:e>
          <m:sub>
            <m:r>
              <w:rPr>
                <w:rFonts w:ascii="Cambria Math" w:eastAsiaTheme="minorEastAsia" w:hAnsi="Cambria Math" w:cs="Arial"/>
              </w:rPr>
              <m:t>H</m:t>
            </m:r>
          </m:sub>
        </m:sSub>
      </m:oMath>
      <w:r>
        <w:rPr>
          <w:rFonts w:ascii="Arial" w:eastAsiaTheme="minorEastAsia" w:hAnsi="Arial" w:cs="Arial"/>
          <w:iCs/>
        </w:rPr>
        <w:t xml:space="preserve">. We assumed each </w:t>
      </w:r>
      <m:oMath>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f</m:t>
            </m:r>
          </m:sub>
        </m:sSub>
      </m:oMath>
      <w:r>
        <w:rPr>
          <w:rFonts w:ascii="Arial" w:eastAsiaTheme="minorEastAsia" w:hAnsi="Arial" w:cs="Arial"/>
          <w:iCs/>
        </w:rPr>
        <w:t xml:space="preserve"> to be generated from a multidimensional Gaussian distribution and estimated its sample mean and covariance </w:t>
      </w:r>
      <m:oMath>
        <m:sSub>
          <m:sSubPr>
            <m:ctrlPr>
              <w:rPr>
                <w:rFonts w:ascii="Cambria Math" w:eastAsiaTheme="minorEastAsia" w:hAnsi="Cambria Math" w:cs="Arial"/>
                <w:i/>
                <w:iCs/>
              </w:rPr>
            </m:ctrlPr>
          </m:sSubPr>
          <m:e>
            <m:r>
              <w:rPr>
                <w:rFonts w:ascii="Cambria Math" w:eastAsiaTheme="minorEastAsia" w:hAnsi="Cambria Math" w:cs="Arial"/>
              </w:rPr>
              <m:t>μ</m:t>
            </m:r>
          </m:e>
          <m:sub>
            <m:r>
              <w:rPr>
                <w:rFonts w:ascii="Cambria Math" w:eastAsiaTheme="minorEastAsia" w:hAnsi="Cambria Math" w:cs="Arial"/>
              </w:rPr>
              <m:t>f</m:t>
            </m:r>
          </m:sub>
        </m:sSub>
        <m:r>
          <w:rPr>
            <w:rFonts w:ascii="Cambria Math" w:eastAsiaTheme="minorEastAsia" w:hAnsi="Cambria Math" w:cs="Arial"/>
          </w:rPr>
          <m:t xml:space="preserve">, </m:t>
        </m:r>
        <m:sSub>
          <m:sSubPr>
            <m:ctrlPr>
              <w:rPr>
                <w:rFonts w:ascii="Cambria Math" w:eastAsiaTheme="minorEastAsia" w:hAnsi="Cambria Math" w:cs="Arial"/>
                <w:i/>
                <w:iCs/>
              </w:rPr>
            </m:ctrlPr>
          </m:sSubPr>
          <m:e>
            <m:r>
              <m:rPr>
                <m:sty m:val="p"/>
              </m:rPr>
              <w:rPr>
                <w:rFonts w:ascii="Cambria Math" w:eastAsiaTheme="minorEastAsia" w:hAnsi="Cambria Math" w:cs="Arial"/>
              </w:rPr>
              <m:t>Σ</m:t>
            </m:r>
          </m:e>
          <m:sub>
            <m:r>
              <w:rPr>
                <w:rFonts w:ascii="Cambria Math" w:eastAsiaTheme="minorEastAsia" w:hAnsi="Cambria Math" w:cs="Arial"/>
              </w:rPr>
              <m:t>f</m:t>
            </m:r>
          </m:sub>
        </m:sSub>
      </m:oMath>
      <w:r>
        <w:rPr>
          <w:rFonts w:ascii="Arial" w:eastAsiaTheme="minorEastAsia" w:hAnsi="Arial" w:cs="Arial"/>
          <w:iCs/>
        </w:rPr>
        <w:t xml:space="preserve">. A small non-negative number (e.g., </w:t>
      </w:r>
      <m:oMath>
        <m:r>
          <w:rPr>
            <w:rFonts w:ascii="Cambria Math" w:eastAsiaTheme="minorEastAsia" w:hAnsi="Cambria Math" w:cs="Arial"/>
          </w:rPr>
          <m:t>1×</m:t>
        </m:r>
        <m:sSup>
          <m:sSupPr>
            <m:ctrlPr>
              <w:rPr>
                <w:rFonts w:ascii="Cambria Math" w:eastAsiaTheme="minorEastAsia" w:hAnsi="Cambria Math" w:cs="Arial"/>
                <w:i/>
                <w:iCs/>
              </w:rPr>
            </m:ctrlPr>
          </m:sSupPr>
          <m:e>
            <m:r>
              <w:rPr>
                <w:rFonts w:ascii="Cambria Math" w:eastAsiaTheme="minorEastAsia" w:hAnsi="Cambria Math" w:cs="Arial"/>
              </w:rPr>
              <m:t>10</m:t>
            </m:r>
          </m:e>
          <m:sup>
            <m:r>
              <w:rPr>
                <w:rFonts w:ascii="Cambria Math" w:eastAsiaTheme="minorEastAsia" w:hAnsi="Cambria Math" w:cs="Arial"/>
              </w:rPr>
              <m:t>-6</m:t>
            </m:r>
          </m:sup>
        </m:sSup>
        <m:r>
          <w:rPr>
            <w:rFonts w:ascii="Cambria Math" w:eastAsiaTheme="minorEastAsia" w:hAnsi="Cambria Math" w:cs="Arial"/>
          </w:rPr>
          <m:t>)</m:t>
        </m:r>
      </m:oMath>
      <w:r>
        <w:rPr>
          <w:rFonts w:ascii="Arial" w:eastAsiaTheme="minorEastAsia" w:hAnsi="Arial" w:cs="Arial"/>
          <w:iCs/>
        </w:rPr>
        <w:t xml:space="preserve"> was added to the diagonal of </w:t>
      </w:r>
      <m:oMath>
        <m:sSub>
          <m:sSubPr>
            <m:ctrlPr>
              <w:rPr>
                <w:rFonts w:ascii="Cambria Math" w:eastAsiaTheme="minorEastAsia" w:hAnsi="Cambria Math" w:cs="Arial"/>
                <w:i/>
                <w:iCs/>
              </w:rPr>
            </m:ctrlPr>
          </m:sSubPr>
          <m:e>
            <m:r>
              <m:rPr>
                <m:sty m:val="p"/>
              </m:rPr>
              <w:rPr>
                <w:rFonts w:ascii="Cambria Math" w:eastAsiaTheme="minorEastAsia" w:hAnsi="Cambria Math" w:cs="Arial"/>
              </w:rPr>
              <m:t>Σ</m:t>
            </m:r>
          </m:e>
          <m:sub>
            <m:r>
              <w:rPr>
                <w:rFonts w:ascii="Cambria Math" w:eastAsiaTheme="minorEastAsia" w:hAnsi="Cambria Math" w:cs="Arial"/>
              </w:rPr>
              <m:t>f</m:t>
            </m:r>
          </m:sub>
        </m:sSub>
      </m:oMath>
      <w:r>
        <w:rPr>
          <w:rFonts w:ascii="Arial" w:eastAsiaTheme="minorEastAsia" w:hAnsi="Arial" w:cs="Arial"/>
          <w:iCs/>
        </w:rPr>
        <w:t xml:space="preserve"> as conditioning. We then sampled from this multidimensional Gaussian to simulate feature-specific neural data using Cholesky Decomposition i.e., </w:t>
      </w:r>
      <m:oMath>
        <m:sSup>
          <m:sSupPr>
            <m:ctrlPr>
              <w:rPr>
                <w:rFonts w:ascii="Cambria Math" w:eastAsiaTheme="minorEastAsia" w:hAnsi="Cambria Math" w:cs="Arial"/>
                <w:i/>
                <w:iCs/>
              </w:rPr>
            </m:ctrlPr>
          </m:sSupPr>
          <m:e>
            <m:sSubSup>
              <m:sSubSupPr>
                <m:ctrlPr>
                  <w:rPr>
                    <w:rFonts w:ascii="Cambria Math" w:eastAsiaTheme="minorEastAsia" w:hAnsi="Cambria Math" w:cs="Arial"/>
                    <w:i/>
                    <w:iCs/>
                  </w:rPr>
                </m:ctrlPr>
              </m:sSubSupPr>
              <m:e>
                <m:r>
                  <w:rPr>
                    <w:rFonts w:ascii="Cambria Math" w:eastAsiaTheme="minorEastAsia" w:hAnsi="Cambria Math" w:cs="Arial"/>
                  </w:rPr>
                  <m:t>X</m:t>
                </m:r>
              </m:e>
              <m:sub>
                <m:r>
                  <w:rPr>
                    <w:rFonts w:ascii="Cambria Math" w:eastAsiaTheme="minorEastAsia" w:hAnsi="Cambria Math" w:cs="Arial"/>
                  </w:rPr>
                  <m:t>f</m:t>
                </m:r>
              </m:sub>
              <m:sup>
                <m:r>
                  <w:rPr>
                    <w:rFonts w:ascii="Cambria Math" w:eastAsiaTheme="minorEastAsia" w:hAnsi="Cambria Math" w:cs="Arial"/>
                  </w:rPr>
                  <m:t>aug</m:t>
                </m:r>
              </m:sup>
            </m:sSubSup>
          </m:e>
          <m:sup>
            <m:r>
              <w:rPr>
                <w:rFonts w:ascii="Cambria Math" w:eastAsiaTheme="minorEastAsia" w:hAnsi="Cambria Math" w:cs="Arial"/>
              </w:rPr>
              <m:t>⊤</m:t>
            </m:r>
          </m:sup>
        </m:sSup>
        <m:r>
          <w:rPr>
            <w:rFonts w:ascii="Cambria Math" w:eastAsiaTheme="minorEastAsia" w:hAnsi="Cambria Math" w:cs="Arial"/>
          </w:rPr>
          <m:t>=</m:t>
        </m:r>
        <m:sSup>
          <m:sSupPr>
            <m:ctrlPr>
              <w:rPr>
                <w:rFonts w:ascii="Cambria Math" w:eastAsiaTheme="minorEastAsia" w:hAnsi="Cambria Math" w:cs="Arial"/>
                <w:i/>
                <w:iCs/>
              </w:rPr>
            </m:ctrlPr>
          </m:sSupPr>
          <m:e>
            <m:r>
              <w:rPr>
                <w:rFonts w:ascii="Cambria Math" w:eastAsiaTheme="minorEastAsia" w:hAnsi="Cambria Math" w:cs="Arial"/>
              </w:rPr>
              <m:t>Y</m:t>
            </m:r>
          </m:e>
          <m:sup>
            <m:r>
              <w:rPr>
                <w:rFonts w:ascii="Cambria Math" w:eastAsiaTheme="minorEastAsia" w:hAnsi="Cambria Math" w:cs="Arial"/>
              </w:rPr>
              <m:t>⊤</m:t>
            </m:r>
          </m:sup>
        </m:sSup>
        <m:sSubSup>
          <m:sSubSupPr>
            <m:ctrlPr>
              <w:rPr>
                <w:rFonts w:ascii="Cambria Math" w:eastAsiaTheme="minorEastAsia" w:hAnsi="Cambria Math" w:cs="Arial"/>
                <w:i/>
                <w:iCs/>
              </w:rPr>
            </m:ctrlPr>
          </m:sSubSupPr>
          <m:e>
            <m:r>
              <m:rPr>
                <m:sty m:val="p"/>
              </m:rPr>
              <w:rPr>
                <w:rFonts w:ascii="Cambria Math" w:eastAsiaTheme="minorEastAsia" w:hAnsi="Cambria Math" w:cs="Arial"/>
              </w:rPr>
              <m:t>Σ</m:t>
            </m:r>
          </m:e>
          <m:sub>
            <m:r>
              <w:rPr>
                <w:rFonts w:ascii="Cambria Math" w:eastAsiaTheme="minorEastAsia" w:hAnsi="Cambria Math" w:cs="Arial"/>
              </w:rPr>
              <m:t>f</m:t>
            </m:r>
          </m:sub>
          <m:sup>
            <m:f>
              <m:fPr>
                <m:ctrlPr>
                  <w:rPr>
                    <w:rFonts w:ascii="Cambria Math" w:eastAsiaTheme="minorEastAsia" w:hAnsi="Cambria Math" w:cs="Arial"/>
                    <w:i/>
                    <w:iCs/>
                  </w:rPr>
                </m:ctrlPr>
              </m:fPr>
              <m:num>
                <m:r>
                  <w:rPr>
                    <w:rFonts w:ascii="Cambria Math" w:eastAsiaTheme="minorEastAsia" w:hAnsi="Cambria Math" w:cs="Arial"/>
                  </w:rPr>
                  <m:t>1</m:t>
                </m:r>
              </m:num>
              <m:den>
                <m:r>
                  <w:rPr>
                    <w:rFonts w:ascii="Cambria Math" w:eastAsiaTheme="minorEastAsia" w:hAnsi="Cambria Math" w:cs="Arial"/>
                  </w:rPr>
                  <m:t>2</m:t>
                </m:r>
              </m:den>
            </m:f>
          </m:sup>
        </m:sSubSup>
        <m:r>
          <w:rPr>
            <w:rFonts w:ascii="Cambria Math" w:eastAsiaTheme="minorEastAsia" w:hAnsi="Cambria Math" w:cs="Arial"/>
          </w:rPr>
          <m:t xml:space="preserve">+ </m:t>
        </m:r>
        <m:sSubSup>
          <m:sSubSupPr>
            <m:ctrlPr>
              <w:rPr>
                <w:rFonts w:ascii="Cambria Math" w:eastAsiaTheme="minorEastAsia" w:hAnsi="Cambria Math" w:cs="Arial"/>
                <w:i/>
                <w:iCs/>
              </w:rPr>
            </m:ctrlPr>
          </m:sSubSupPr>
          <m:e>
            <m:r>
              <w:rPr>
                <w:rFonts w:ascii="Cambria Math" w:eastAsiaTheme="minorEastAsia" w:hAnsi="Cambria Math" w:cs="Arial"/>
              </w:rPr>
              <m:t>μ</m:t>
            </m:r>
          </m:e>
          <m:sub>
            <m:r>
              <w:rPr>
                <w:rFonts w:ascii="Cambria Math" w:eastAsiaTheme="minorEastAsia" w:hAnsi="Cambria Math" w:cs="Arial"/>
              </w:rPr>
              <m:t>f</m:t>
            </m:r>
          </m:sub>
          <m:sup>
            <m:r>
              <w:rPr>
                <w:rFonts w:ascii="Cambria Math" w:eastAsiaTheme="minorEastAsia" w:hAnsi="Cambria Math" w:cs="Arial"/>
              </w:rPr>
              <m:t>⊤</m:t>
            </m:r>
          </m:sup>
        </m:sSubSup>
        <m:r>
          <w:rPr>
            <w:rFonts w:ascii="Cambria Math" w:eastAsiaTheme="minorEastAsia" w:hAnsi="Cambria Math" w:cs="Arial"/>
          </w:rPr>
          <m:t>+</m:t>
        </m:r>
        <m:sSup>
          <m:sSupPr>
            <m:ctrlPr>
              <w:rPr>
                <w:rFonts w:ascii="Cambria Math" w:eastAsiaTheme="minorEastAsia" w:hAnsi="Cambria Math" w:cs="Arial"/>
                <w:i/>
                <w:iCs/>
              </w:rPr>
            </m:ctrlPr>
          </m:sSupPr>
          <m:e>
            <m:r>
              <w:rPr>
                <w:rFonts w:ascii="Cambria Math" w:eastAsiaTheme="minorEastAsia" w:hAnsi="Cambria Math" w:cs="Arial"/>
              </w:rPr>
              <m:t>C</m:t>
            </m:r>
          </m:e>
          <m:sup>
            <m:r>
              <w:rPr>
                <w:rFonts w:ascii="Cambria Math" w:eastAsiaTheme="minorEastAsia" w:hAnsi="Cambria Math" w:cs="Arial"/>
              </w:rPr>
              <m:t>⊤</m:t>
            </m:r>
          </m:sup>
        </m:sSup>
      </m:oMath>
      <w:r>
        <w:rPr>
          <w:rFonts w:ascii="Arial" w:eastAsiaTheme="minorEastAsia" w:hAnsi="Arial" w:cs="Arial"/>
          <w:iCs/>
        </w:rPr>
        <w:t xml:space="preserve">, where </w:t>
      </w:r>
      <m:oMath>
        <m:sSubSup>
          <m:sSubSupPr>
            <m:ctrlPr>
              <w:rPr>
                <w:rFonts w:ascii="Cambria Math" w:eastAsiaTheme="minorEastAsia" w:hAnsi="Cambria Math" w:cs="Arial"/>
                <w:i/>
                <w:iCs/>
              </w:rPr>
            </m:ctrlPr>
          </m:sSubSupPr>
          <m:e>
            <m:r>
              <w:rPr>
                <w:rFonts w:ascii="Cambria Math" w:eastAsiaTheme="minorEastAsia" w:hAnsi="Cambria Math" w:cs="Arial"/>
              </w:rPr>
              <m:t>X</m:t>
            </m:r>
          </m:e>
          <m:sub>
            <m:r>
              <w:rPr>
                <w:rFonts w:ascii="Cambria Math" w:eastAsiaTheme="minorEastAsia" w:hAnsi="Cambria Math" w:cs="Arial"/>
              </w:rPr>
              <m:t>f</m:t>
            </m:r>
          </m:sub>
          <m:sup>
            <m:r>
              <w:rPr>
                <w:rFonts w:ascii="Cambria Math" w:eastAsiaTheme="minorEastAsia" w:hAnsi="Cambria Math" w:cs="Arial"/>
              </w:rPr>
              <m:t>aug</m:t>
            </m:r>
          </m:sup>
        </m:sSubSup>
        <m:r>
          <w:rPr>
            <w:rFonts w:ascii="Cambria Math" w:eastAsiaTheme="minorEastAsia" w:hAnsi="Cambria Math" w:cs="Arial"/>
          </w:rPr>
          <m:t xml:space="preserve"> ∈</m:t>
        </m:r>
        <m:sSup>
          <m:sSupPr>
            <m:ctrlPr>
              <w:rPr>
                <w:rFonts w:ascii="Cambria Math" w:eastAsiaTheme="minorEastAsia" w:hAnsi="Cambria Math" w:cs="Arial"/>
                <w:i/>
                <w:iCs/>
              </w:rPr>
            </m:ctrlPr>
          </m:sSupPr>
          <m:e>
            <m:r>
              <w:rPr>
                <w:rFonts w:ascii="Cambria Math" w:eastAsiaTheme="minorEastAsia" w:hAnsi="Cambria Math" w:cs="Arial"/>
              </w:rPr>
              <m:t>R</m:t>
            </m:r>
          </m:e>
          <m:sup>
            <m:r>
              <w:rPr>
                <w:rFonts w:ascii="Cambria Math" w:eastAsiaTheme="minorEastAsia" w:hAnsi="Cambria Math" w:cs="Arial"/>
              </w:rPr>
              <m:t>32×1</m:t>
            </m:r>
          </m:sup>
        </m:sSup>
        <m:r>
          <w:rPr>
            <w:rFonts w:ascii="Cambria Math" w:eastAsiaTheme="minorEastAsia" w:hAnsi="Cambria Math" w:cs="Arial"/>
          </w:rPr>
          <m:t xml:space="preserve"> </m:t>
        </m:r>
      </m:oMath>
      <w:r>
        <w:rPr>
          <w:rFonts w:ascii="Arial" w:eastAsiaTheme="minorEastAsia" w:hAnsi="Arial" w:cs="Arial"/>
          <w:iCs/>
        </w:rPr>
        <w:t xml:space="preserve"> is a single vector of sampled data, </w:t>
      </w:r>
      <m:oMath>
        <m:sSubSup>
          <m:sSubSupPr>
            <m:ctrlPr>
              <w:rPr>
                <w:rFonts w:ascii="Cambria Math" w:eastAsiaTheme="minorEastAsia" w:hAnsi="Cambria Math" w:cs="Arial"/>
                <w:i/>
                <w:iCs/>
              </w:rPr>
            </m:ctrlPr>
          </m:sSubSupPr>
          <m:e>
            <m:r>
              <m:rPr>
                <m:sty m:val="p"/>
              </m:rPr>
              <w:rPr>
                <w:rFonts w:ascii="Cambria Math" w:eastAsiaTheme="minorEastAsia" w:hAnsi="Cambria Math" w:cs="Arial"/>
              </w:rPr>
              <m:t>Σ</m:t>
            </m:r>
          </m:e>
          <m:sub>
            <m:r>
              <w:rPr>
                <w:rFonts w:ascii="Cambria Math" w:eastAsiaTheme="minorEastAsia" w:hAnsi="Cambria Math" w:cs="Arial"/>
              </w:rPr>
              <m:t>f</m:t>
            </m:r>
          </m:sub>
          <m:sup>
            <m:f>
              <m:fPr>
                <m:ctrlPr>
                  <w:rPr>
                    <w:rFonts w:ascii="Cambria Math" w:eastAsiaTheme="minorEastAsia" w:hAnsi="Cambria Math" w:cs="Arial"/>
                    <w:i/>
                    <w:iCs/>
                  </w:rPr>
                </m:ctrlPr>
              </m:fPr>
              <m:num>
                <m:r>
                  <w:rPr>
                    <w:rFonts w:ascii="Cambria Math" w:eastAsiaTheme="minorEastAsia" w:hAnsi="Cambria Math" w:cs="Arial"/>
                  </w:rPr>
                  <m:t>1</m:t>
                </m:r>
              </m:num>
              <m:den>
                <m:r>
                  <w:rPr>
                    <w:rFonts w:ascii="Cambria Math" w:eastAsiaTheme="minorEastAsia" w:hAnsi="Cambria Math" w:cs="Arial"/>
                  </w:rPr>
                  <m:t>2</m:t>
                </m:r>
              </m:den>
            </m:f>
          </m:sup>
        </m:sSubSup>
      </m:oMath>
      <w:r>
        <w:rPr>
          <w:rFonts w:ascii="Arial" w:eastAsiaTheme="minorEastAsia" w:hAnsi="Arial" w:cs="Arial"/>
          <w:iCs/>
        </w:rPr>
        <w:t xml:space="preserve"> is the lower triangular Cholesky square root factor of </w:t>
      </w:r>
      <m:oMath>
        <m:sSub>
          <m:sSubPr>
            <m:ctrlPr>
              <w:rPr>
                <w:rFonts w:ascii="Cambria Math" w:eastAsiaTheme="minorEastAsia" w:hAnsi="Cambria Math" w:cs="Arial"/>
                <w:i/>
                <w:iCs/>
              </w:rPr>
            </m:ctrlPr>
          </m:sSubPr>
          <m:e>
            <m:r>
              <m:rPr>
                <m:sty m:val="p"/>
              </m:rPr>
              <w:rPr>
                <w:rFonts w:ascii="Cambria Math" w:eastAsiaTheme="minorEastAsia" w:hAnsi="Cambria Math" w:cs="Arial"/>
              </w:rPr>
              <m:t>Σ</m:t>
            </m:r>
          </m:e>
          <m:sub>
            <m:r>
              <w:rPr>
                <w:rFonts w:ascii="Cambria Math" w:eastAsiaTheme="minorEastAsia" w:hAnsi="Cambria Math" w:cs="Arial"/>
              </w:rPr>
              <m:t>f</m:t>
            </m:r>
          </m:sub>
        </m:sSub>
      </m:oMath>
      <w:r>
        <w:rPr>
          <w:rFonts w:ascii="Arial" w:eastAsiaTheme="minorEastAsia" w:hAnsi="Arial" w:cs="Arial"/>
          <w:iCs/>
        </w:rPr>
        <w:t xml:space="preserve"> of size </w:t>
      </w:r>
      <m:oMath>
        <m:sSup>
          <m:sSupPr>
            <m:ctrlPr>
              <w:rPr>
                <w:rFonts w:ascii="Cambria Math" w:eastAsiaTheme="minorEastAsia" w:hAnsi="Cambria Math" w:cs="Arial"/>
                <w:i/>
                <w:iCs/>
              </w:rPr>
            </m:ctrlPr>
          </m:sSupPr>
          <m:e>
            <m:r>
              <w:rPr>
                <w:rFonts w:ascii="Cambria Math" w:eastAsiaTheme="minorEastAsia" w:hAnsi="Cambria Math" w:cs="Arial"/>
              </w:rPr>
              <m:t>R</m:t>
            </m:r>
          </m:e>
          <m:sup>
            <m:r>
              <w:rPr>
                <w:rFonts w:ascii="Cambria Math" w:eastAsiaTheme="minorEastAsia" w:hAnsi="Cambria Math" w:cs="Arial"/>
              </w:rPr>
              <m:t>32×32</m:t>
            </m:r>
          </m:sup>
        </m:sSup>
      </m:oMath>
      <w:r>
        <w:rPr>
          <w:rFonts w:ascii="Arial" w:eastAsiaTheme="minorEastAsia" w:hAnsi="Arial" w:cs="Arial"/>
          <w:iCs/>
        </w:rPr>
        <w:t xml:space="preserve">, </w:t>
      </w:r>
      <m:oMath>
        <m:r>
          <w:rPr>
            <w:rFonts w:ascii="Cambria Math" w:eastAsiaTheme="minorEastAsia" w:hAnsi="Cambria Math" w:cs="Arial"/>
          </w:rPr>
          <m:t>Y∈</m:t>
        </m:r>
        <m:sSup>
          <m:sSupPr>
            <m:ctrlPr>
              <w:rPr>
                <w:rFonts w:ascii="Cambria Math" w:eastAsiaTheme="minorEastAsia" w:hAnsi="Cambria Math" w:cs="Arial"/>
                <w:i/>
                <w:iCs/>
              </w:rPr>
            </m:ctrlPr>
          </m:sSupPr>
          <m:e>
            <m:r>
              <w:rPr>
                <w:rFonts w:ascii="Cambria Math" w:eastAsiaTheme="minorEastAsia" w:hAnsi="Cambria Math" w:cs="Arial"/>
              </w:rPr>
              <m:t>R</m:t>
            </m:r>
          </m:e>
          <m:sup>
            <m:r>
              <w:rPr>
                <w:rFonts w:ascii="Cambria Math" w:eastAsiaTheme="minorEastAsia" w:hAnsi="Cambria Math" w:cs="Arial"/>
              </w:rPr>
              <m:t>32×1</m:t>
            </m:r>
          </m:sup>
        </m:sSup>
      </m:oMath>
      <w:r>
        <w:rPr>
          <w:rFonts w:ascii="Arial" w:eastAsiaTheme="minorEastAsia" w:hAnsi="Arial" w:cs="Arial"/>
          <w:iCs/>
        </w:rPr>
        <w:t xml:space="preserve"> is a column vector of unit variance, zero mean, Normal data, </w:t>
      </w:r>
      <m:oMath>
        <m:sSub>
          <m:sSubPr>
            <m:ctrlPr>
              <w:rPr>
                <w:rFonts w:ascii="Cambria Math" w:eastAsiaTheme="minorEastAsia" w:hAnsi="Cambria Math" w:cs="Arial"/>
                <w:i/>
                <w:iCs/>
              </w:rPr>
            </m:ctrlPr>
          </m:sSubPr>
          <m:e>
            <m:r>
              <w:rPr>
                <w:rFonts w:ascii="Cambria Math" w:eastAsiaTheme="minorEastAsia" w:hAnsi="Cambria Math" w:cs="Arial"/>
              </w:rPr>
              <m:t>μ</m:t>
            </m:r>
          </m:e>
          <m:sub>
            <m:r>
              <w:rPr>
                <w:rFonts w:ascii="Cambria Math" w:eastAsiaTheme="minorEastAsia" w:hAnsi="Cambria Math" w:cs="Arial"/>
              </w:rPr>
              <m:t>f</m:t>
            </m:r>
          </m:sub>
        </m:sSub>
        <m:r>
          <w:rPr>
            <w:rFonts w:ascii="Cambria Math" w:eastAsiaTheme="minorEastAsia" w:hAnsi="Cambria Math" w:cs="Arial"/>
          </w:rPr>
          <m:t>∈</m:t>
        </m:r>
        <m:sSup>
          <m:sSupPr>
            <m:ctrlPr>
              <w:rPr>
                <w:rFonts w:ascii="Cambria Math" w:eastAsiaTheme="minorEastAsia" w:hAnsi="Cambria Math" w:cs="Arial"/>
                <w:i/>
                <w:iCs/>
              </w:rPr>
            </m:ctrlPr>
          </m:sSupPr>
          <m:e>
            <m:r>
              <w:rPr>
                <w:rFonts w:ascii="Cambria Math" w:eastAsiaTheme="minorEastAsia" w:hAnsi="Cambria Math" w:cs="Arial"/>
              </w:rPr>
              <m:t>R</m:t>
            </m:r>
          </m:e>
          <m:sup>
            <m:r>
              <w:rPr>
                <w:rFonts w:ascii="Cambria Math" w:eastAsiaTheme="minorEastAsia" w:hAnsi="Cambria Math" w:cs="Arial"/>
              </w:rPr>
              <m:t>32×1</m:t>
            </m:r>
          </m:sup>
        </m:sSup>
      </m:oMath>
      <w:r>
        <w:rPr>
          <w:rFonts w:ascii="Arial" w:eastAsiaTheme="minorEastAsia" w:hAnsi="Arial" w:cs="Arial"/>
          <w:iCs/>
        </w:rPr>
        <w:t xml:space="preserve"> is the vector of feature-specific means across channels and </w:t>
      </w:r>
      <m:oMath>
        <m:r>
          <w:rPr>
            <w:rFonts w:ascii="Cambria Math" w:eastAsiaTheme="minorEastAsia" w:hAnsi="Cambria Math" w:cs="Arial"/>
          </w:rPr>
          <m:t>C∈</m:t>
        </m:r>
        <m:sSup>
          <m:sSupPr>
            <m:ctrlPr>
              <w:rPr>
                <w:rFonts w:ascii="Cambria Math" w:eastAsiaTheme="minorEastAsia" w:hAnsi="Cambria Math" w:cs="Arial"/>
                <w:i/>
                <w:iCs/>
              </w:rPr>
            </m:ctrlPr>
          </m:sSupPr>
          <m:e>
            <m:r>
              <w:rPr>
                <w:rFonts w:ascii="Cambria Math" w:eastAsiaTheme="minorEastAsia" w:hAnsi="Cambria Math" w:cs="Arial"/>
              </w:rPr>
              <m:t>R</m:t>
            </m:r>
          </m:e>
          <m:sup>
            <m:r>
              <w:rPr>
                <w:rFonts w:ascii="Cambria Math" w:eastAsiaTheme="minorEastAsia" w:hAnsi="Cambria Math" w:cs="Arial"/>
              </w:rPr>
              <m:t>32×1</m:t>
            </m:r>
          </m:sup>
        </m:sSup>
      </m:oMath>
      <w:r>
        <w:rPr>
          <w:rFonts w:ascii="Arial" w:eastAsiaTheme="minorEastAsia" w:hAnsi="Arial" w:cs="Arial"/>
          <w:iCs/>
        </w:rPr>
        <w:t xml:space="preserve"> is a column vector of zero-mean, extremely low variance Gaussian noise as conditioning for the neural network. Repeating this sampling procedure </w:t>
      </w:r>
      <m:oMath>
        <m:r>
          <w:rPr>
            <w:rFonts w:ascii="Cambria Math" w:eastAsiaTheme="minorEastAsia" w:hAnsi="Cambria Math" w:cs="Arial"/>
          </w:rPr>
          <m:t>M</m:t>
        </m:r>
      </m:oMath>
      <w:r>
        <w:rPr>
          <w:rFonts w:ascii="Arial" w:eastAsiaTheme="minorEastAsia" w:hAnsi="Arial" w:cs="Arial"/>
          <w:iCs/>
        </w:rPr>
        <w:t xml:space="preserve"> times and then stacking all augmented feature data together subsequently resulted in an overall augmented training data matrix. </w:t>
      </w:r>
    </w:p>
    <w:p w14:paraId="08641B63" w14:textId="77777777" w:rsidR="00C74C59" w:rsidRDefault="00C74C59" w:rsidP="00C74C59">
      <w:pPr>
        <w:spacing w:line="288" w:lineRule="auto"/>
        <w:contextualSpacing/>
        <w:jc w:val="both"/>
        <w:rPr>
          <w:rFonts w:ascii="Arial" w:eastAsiaTheme="minorEastAsia" w:hAnsi="Arial" w:cs="Arial"/>
          <w:i/>
          <w:iCs/>
        </w:rPr>
      </w:pPr>
    </w:p>
    <w:p w14:paraId="037B4809" w14:textId="77777777" w:rsidR="00C74C59" w:rsidRDefault="00C74C59" w:rsidP="00C74C59">
      <w:pPr>
        <w:spacing w:line="288" w:lineRule="auto"/>
        <w:contextualSpacing/>
        <w:jc w:val="both"/>
        <w:rPr>
          <w:rFonts w:ascii="Arial" w:eastAsiaTheme="minorEastAsia" w:hAnsi="Arial" w:cs="Arial"/>
          <w:i/>
          <w:iCs/>
        </w:rPr>
      </w:pPr>
      <w:r>
        <w:rPr>
          <w:rFonts w:ascii="Arial" w:eastAsiaTheme="minorEastAsia" w:hAnsi="Arial" w:cs="Arial"/>
          <w:i/>
          <w:iCs/>
        </w:rPr>
        <w:t>For RNN based on spatiotemporal activity patterns</w:t>
      </w:r>
    </w:p>
    <w:p w14:paraId="2B87350C" w14:textId="77777777" w:rsidR="00C74C59" w:rsidRDefault="00C74C59" w:rsidP="00C74C59">
      <w:pPr>
        <w:spacing w:line="288" w:lineRule="auto"/>
        <w:contextualSpacing/>
        <w:jc w:val="both"/>
        <w:rPr>
          <w:rFonts w:ascii="Arial" w:eastAsiaTheme="minorEastAsia" w:hAnsi="Arial" w:cs="Arial"/>
          <w:iCs/>
        </w:rPr>
      </w:pPr>
      <w:r>
        <w:rPr>
          <w:rFonts w:ascii="Arial" w:eastAsiaTheme="minorEastAsia" w:hAnsi="Arial" w:cs="Arial"/>
          <w:iCs/>
        </w:rPr>
        <w:t>We utilized a different training data augmentation scheme, especially given the sensitivity of deep recurrent neural networks to neural data temporal diversity (</w:t>
      </w:r>
      <w:r>
        <w:rPr>
          <w:rFonts w:ascii="Arial" w:eastAsiaTheme="minorEastAsia" w:hAnsi="Arial" w:cs="Arial"/>
          <w:iCs/>
        </w:rPr>
        <w:fldChar w:fldCharType="begin"/>
      </w:r>
      <w:r>
        <w:rPr>
          <w:rFonts w:ascii="Arial" w:eastAsiaTheme="minorEastAsia" w:hAnsi="Arial" w:cs="Arial"/>
          <w:iCs/>
        </w:rPr>
        <w:instrText xml:space="preserve"> ADDIN EN.CITE &lt;EndNote&gt;&lt;Cite&gt;&lt;Author&gt;Willett&lt;/Author&gt;&lt;Year&gt;2021&lt;/Year&gt;&lt;RecNum&gt;358&lt;/RecNum&gt;&lt;DisplayText&gt;(Willett et al., 2021)&lt;/DisplayText&gt;&lt;record&gt;&lt;rec-number&gt;358&lt;/rec-number&gt;&lt;foreign-keys&gt;&lt;key app="EN" db-id="095vzf2zzvarpaezad9xw50uwvzwsd59edf9" timestamp="1683140078"&gt;358&lt;/key&gt;&lt;/foreign-keys&gt;&lt;ref-type name="Journal Article"&gt;17&lt;/ref-type&gt;&lt;contributors&gt;&lt;authors&gt;&lt;author&gt;Willett, Francis R&lt;/author&gt;&lt;author&gt;Avansino, Donald T&lt;/author&gt;&lt;author&gt;Hochberg, Leigh R&lt;/author&gt;&lt;author&gt;Henderson, Jaimie M&lt;/author&gt;&lt;author&gt;Shenoy, Krishna V&lt;/author&gt;&lt;/authors&gt;&lt;/contributors&gt;&lt;titles&gt;&lt;title&gt;High-performance brain-to-text communication via handwriting&lt;/title&gt;&lt;secondary-title&gt;Nature&lt;/secondary-title&gt;&lt;/titles&gt;&lt;periodical&gt;&lt;full-title&gt;Nature&lt;/full-title&gt;&lt;/periodical&gt;&lt;pages&gt;249-254&lt;/pages&gt;&lt;volume&gt;593&lt;/volume&gt;&lt;number&gt;7858&lt;/number&gt;&lt;dates&gt;&lt;year&gt;2021&lt;/year&gt;&lt;/dates&gt;&lt;isbn&gt;0028-0836&lt;/isbn&gt;&lt;urls&gt;&lt;/urls&gt;&lt;/record&gt;&lt;/Cite&gt;&lt;/EndNote&gt;</w:instrText>
      </w:r>
      <w:r>
        <w:rPr>
          <w:rFonts w:ascii="Arial" w:eastAsiaTheme="minorEastAsia" w:hAnsi="Arial" w:cs="Arial"/>
          <w:iCs/>
        </w:rPr>
        <w:fldChar w:fldCharType="separate"/>
      </w:r>
      <w:r>
        <w:rPr>
          <w:rFonts w:ascii="Arial" w:eastAsiaTheme="minorEastAsia" w:hAnsi="Arial" w:cs="Arial"/>
          <w:iCs/>
          <w:noProof/>
        </w:rPr>
        <w:t>(Willett et al., 2021)</w:t>
      </w:r>
      <w:r>
        <w:rPr>
          <w:rFonts w:ascii="Arial" w:eastAsiaTheme="minorEastAsia" w:hAnsi="Arial" w:cs="Arial"/>
          <w:iCs/>
        </w:rPr>
        <w:fldChar w:fldCharType="end"/>
      </w:r>
      <w:r>
        <w:rPr>
          <w:rFonts w:ascii="Arial" w:eastAsiaTheme="minorEastAsia" w:hAnsi="Arial" w:cs="Arial"/>
          <w:iCs/>
        </w:rPr>
        <w:t xml:space="preserve">). Given trials of spatiotemporal data across all movement classes and experiment types, we augmented data by a combination of 1) adding variable DC offsets to each channel, up to </w:t>
      </w:r>
      <m:oMath>
        <m:r>
          <w:rPr>
            <w:rFonts w:ascii="Cambria Math" w:eastAsiaTheme="minorEastAsia" w:hAnsi="Cambria Math" w:cs="Arial"/>
          </w:rPr>
          <m:t>±</m:t>
        </m:r>
      </m:oMath>
      <w:r>
        <w:rPr>
          <w:rFonts w:ascii="Arial" w:eastAsiaTheme="minorEastAsia" w:hAnsi="Arial" w:cs="Arial"/>
          <w:iCs/>
        </w:rPr>
        <w:t>35% of mean activity, 2) adding variable Gaussian noise along the time dimension for each channel, up to 70% of each channel’s standard deviation across time</w:t>
      </w:r>
      <w:r w:rsidRPr="00D9704A">
        <w:rPr>
          <w:rFonts w:ascii="Arial" w:eastAsiaTheme="minorEastAsia" w:hAnsi="Arial" w:cs="Arial"/>
          <w:iCs/>
        </w:rPr>
        <w:t xml:space="preserve"> </w:t>
      </w:r>
      <w:r>
        <w:rPr>
          <w:rFonts w:ascii="Arial" w:eastAsiaTheme="minorEastAsia" w:hAnsi="Arial" w:cs="Arial"/>
          <w:iCs/>
        </w:rPr>
        <w:t xml:space="preserve">for a given trial and 3) randomly extracting variable length snippets across all </w:t>
      </w:r>
      <m:oMath>
        <m:sSub>
          <m:sSubPr>
            <m:ctrlPr>
              <w:rPr>
                <w:rFonts w:ascii="Cambria Math" w:eastAsiaTheme="minorEastAsia" w:hAnsi="Cambria Math" w:cs="Arial"/>
                <w:i/>
                <w:iCs/>
              </w:rPr>
            </m:ctrlPr>
          </m:sSubPr>
          <m:e>
            <m:r>
              <w:rPr>
                <w:rFonts w:ascii="Cambria Math" w:eastAsiaTheme="minorEastAsia" w:hAnsi="Cambria Math" w:cs="Arial"/>
              </w:rPr>
              <m:t>γ</m:t>
            </m:r>
          </m:e>
          <m:sub>
            <m:r>
              <w:rPr>
                <w:rFonts w:ascii="Cambria Math" w:eastAsiaTheme="minorEastAsia" w:hAnsi="Cambria Math" w:cs="Arial"/>
              </w:rPr>
              <m:t>H</m:t>
            </m:r>
          </m:sub>
        </m:sSub>
      </m:oMath>
      <w:r>
        <w:rPr>
          <w:rFonts w:ascii="Arial" w:eastAsiaTheme="minorEastAsia" w:hAnsi="Arial" w:cs="Arial"/>
          <w:iCs/>
        </w:rPr>
        <w:t xml:space="preserve"> and low-frequency channels from random locations in trials from the original training dataset. Note that we augmented the training dataset alone and did not interfere with the validation data set. The combination of all three approaches resulted in augmenting data, that was repeatedly iterated to increase the data at a minimum by a factor of 2.5. The augmented training data was used to construct the RNN decoder using methods described in prior sections. </w:t>
      </w:r>
    </w:p>
    <w:p w14:paraId="7D0AD48A" w14:textId="77777777" w:rsidR="00C74C59" w:rsidRDefault="00C74C59" w:rsidP="00C74C59">
      <w:pPr>
        <w:spacing w:line="288" w:lineRule="auto"/>
        <w:contextualSpacing/>
        <w:jc w:val="both"/>
        <w:rPr>
          <w:rFonts w:ascii="Arial" w:eastAsiaTheme="minorEastAsia" w:hAnsi="Arial" w:cs="Arial"/>
          <w:iCs/>
        </w:rPr>
      </w:pPr>
    </w:p>
    <w:p w14:paraId="2388A167" w14:textId="77777777" w:rsidR="00C74C59" w:rsidRDefault="00C74C59" w:rsidP="00C74C59">
      <w:pPr>
        <w:spacing w:line="288" w:lineRule="auto"/>
        <w:contextualSpacing/>
        <w:jc w:val="both"/>
        <w:rPr>
          <w:rFonts w:ascii="Arial" w:eastAsiaTheme="minorEastAsia" w:hAnsi="Arial" w:cs="Arial"/>
          <w:i/>
          <w:iCs/>
        </w:rPr>
      </w:pPr>
      <w:r w:rsidRPr="00875AFC">
        <w:rPr>
          <w:rFonts w:ascii="Arial" w:hAnsi="Arial" w:cs="Arial"/>
          <w:b/>
          <w:bCs/>
          <w:sz w:val="24"/>
          <w:szCs w:val="24"/>
        </w:rPr>
        <w:t>Robot control frameworks</w:t>
      </w:r>
    </w:p>
    <w:p w14:paraId="4BA4BC37" w14:textId="77777777" w:rsidR="00C74C59" w:rsidRDefault="00C74C59" w:rsidP="00C74C59">
      <w:pPr>
        <w:spacing w:line="288" w:lineRule="auto"/>
        <w:contextualSpacing/>
        <w:jc w:val="both"/>
        <w:rPr>
          <w:rFonts w:ascii="Arial" w:eastAsiaTheme="minorEastAsia" w:hAnsi="Arial" w:cs="Arial"/>
          <w:i/>
          <w:iCs/>
        </w:rPr>
      </w:pPr>
      <w:r>
        <w:rPr>
          <w:rFonts w:ascii="Arial" w:eastAsiaTheme="minorEastAsia" w:hAnsi="Arial" w:cs="Arial"/>
          <w:i/>
          <w:iCs/>
        </w:rPr>
        <w:t xml:space="preserve">Input-based integrated control of continuous 3D robot end-point dynamics </w:t>
      </w:r>
    </w:p>
    <w:p w14:paraId="09D574FB" w14:textId="77777777" w:rsidR="00C74C59" w:rsidRDefault="00C74C59" w:rsidP="00C74C59">
      <w:pPr>
        <w:spacing w:line="288" w:lineRule="auto"/>
        <w:contextualSpacing/>
        <w:jc w:val="both"/>
        <w:rPr>
          <w:rFonts w:ascii="Arial" w:eastAsiaTheme="minorEastAsia" w:hAnsi="Arial" w:cs="Arial"/>
        </w:rPr>
      </w:pPr>
      <w:r>
        <w:rPr>
          <w:rFonts w:ascii="Arial" w:eastAsiaTheme="minorEastAsia" w:hAnsi="Arial" w:cs="Arial"/>
        </w:rPr>
        <w:t xml:space="preserve">We enabled continuous end-point control of the robotic arm using discrete stereotyped movements as fixed-magnitude acceleration inputs along axial directions via the following equation: </w:t>
      </w:r>
    </w:p>
    <w:p w14:paraId="5CF58358" w14:textId="77777777" w:rsidR="00C74C59" w:rsidRDefault="00C74C59" w:rsidP="00C74C59">
      <w:pPr>
        <w:spacing w:line="288" w:lineRule="auto"/>
        <w:contextualSpacing/>
        <w:jc w:val="both"/>
        <w:rPr>
          <w:rFonts w:ascii="Arial" w:eastAsiaTheme="minorEastAsia" w:hAnsi="Arial" w:cs="Arial"/>
        </w:rPr>
      </w:pPr>
    </w:p>
    <w:p w14:paraId="51BCAFB8" w14:textId="77777777" w:rsidR="00C74C59" w:rsidRPr="005309DB" w:rsidRDefault="00C74C59" w:rsidP="00C74C59">
      <w:pPr>
        <w:spacing w:line="288" w:lineRule="auto"/>
        <w:contextualSpacing/>
        <w:jc w:val="both"/>
        <w:rPr>
          <w:rFonts w:ascii="Arial" w:eastAsiaTheme="minorEastAsia" w:hAnsi="Arial" w:cs="Arial"/>
          <w:i/>
        </w:rPr>
      </w:pPr>
      <m:oMathPara>
        <m:oMath>
          <m:r>
            <w:rPr>
              <w:rFonts w:ascii="Cambria Math" w:eastAsiaTheme="minorEastAsia" w:hAnsi="Cambria Math" w:cs="Arial"/>
            </w:rPr>
            <m:t>X</m:t>
          </m:r>
          <m:d>
            <m:dPr>
              <m:ctrlPr>
                <w:rPr>
                  <w:rFonts w:ascii="Cambria Math" w:eastAsiaTheme="minorEastAsia" w:hAnsi="Cambria Math" w:cs="Arial"/>
                  <w:i/>
                </w:rPr>
              </m:ctrlPr>
            </m:dPr>
            <m:e>
              <m:r>
                <w:rPr>
                  <w:rFonts w:ascii="Cambria Math" w:eastAsiaTheme="minorEastAsia" w:hAnsi="Cambria Math" w:cs="Arial"/>
                </w:rPr>
                <m:t>t+1</m:t>
              </m:r>
            </m:e>
          </m:d>
          <m:r>
            <w:rPr>
              <w:rFonts w:ascii="Cambria Math" w:eastAsiaTheme="minorEastAsia" w:hAnsi="Cambria Math" w:cs="Arial"/>
            </w:rPr>
            <m:t>=AX</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+Bu(t)</m:t>
          </m:r>
        </m:oMath>
      </m:oMathPara>
    </w:p>
    <w:p w14:paraId="4EADFD22" w14:textId="77777777" w:rsidR="00C74C59" w:rsidRDefault="00C74C59" w:rsidP="00C74C59">
      <w:pPr>
        <w:spacing w:line="288" w:lineRule="auto"/>
        <w:contextualSpacing/>
        <w:jc w:val="both"/>
        <w:rPr>
          <w:rFonts w:ascii="Arial" w:eastAsiaTheme="minorEastAsia" w:hAnsi="Arial" w:cs="Arial"/>
          <w:iCs/>
        </w:rPr>
      </w:pPr>
    </w:p>
    <w:p w14:paraId="03D4F2A6" w14:textId="77777777" w:rsidR="00C74C59" w:rsidRDefault="00C74C59" w:rsidP="00C74C59">
      <w:pPr>
        <w:spacing w:line="288" w:lineRule="auto"/>
        <w:contextualSpacing/>
        <w:jc w:val="both"/>
        <w:rPr>
          <w:rFonts w:ascii="Arial" w:eastAsiaTheme="minorEastAsia" w:hAnsi="Arial" w:cs="Arial"/>
          <w:iCs/>
        </w:rPr>
      </w:pPr>
      <m:oMath>
        <m:r>
          <w:rPr>
            <w:rFonts w:ascii="Cambria Math" w:eastAsiaTheme="minorEastAsia" w:hAnsi="Cambria Math" w:cs="Arial"/>
          </w:rPr>
          <m:t>X(t)</m:t>
        </m:r>
      </m:oMath>
      <w:r>
        <w:rPr>
          <w:rFonts w:ascii="Arial" w:eastAsiaTheme="minorEastAsia" w:hAnsi="Arial" w:cs="Arial"/>
          <w:iCs/>
        </w:rPr>
        <w:t xml:space="preserve"> is a vector capturing the kinematic state of the robot at any time </w:t>
      </w:r>
      <m:oMath>
        <m:r>
          <w:rPr>
            <w:rFonts w:ascii="Cambria Math" w:eastAsiaTheme="minorEastAsia" w:hAnsi="Cambria Math" w:cs="Arial"/>
          </w:rPr>
          <m:t>t</m:t>
        </m:r>
      </m:oMath>
      <w:r>
        <w:rPr>
          <w:rFonts w:ascii="Arial" w:eastAsiaTheme="minorEastAsia" w:hAnsi="Arial" w:cs="Arial"/>
          <w:iCs/>
        </w:rPr>
        <w:t xml:space="preserve"> and contains the following position and velocity terms in 3D space:</w:t>
      </w:r>
    </w:p>
    <w:p w14:paraId="1B6D6FFF" w14:textId="77777777" w:rsidR="00C74C59" w:rsidRDefault="00C74C59" w:rsidP="00C74C59">
      <w:pPr>
        <w:spacing w:line="288" w:lineRule="auto"/>
        <w:contextualSpacing/>
        <w:jc w:val="both"/>
        <w:rPr>
          <w:rFonts w:ascii="Arial" w:eastAsiaTheme="minorEastAsia" w:hAnsi="Arial" w:cs="Arial"/>
          <w:iCs/>
        </w:rPr>
      </w:pPr>
    </w:p>
    <w:p w14:paraId="506E4B20" w14:textId="77777777" w:rsidR="00C74C59" w:rsidRDefault="00C74C59" w:rsidP="00C74C59">
      <w:pPr>
        <w:spacing w:line="288" w:lineRule="auto"/>
        <w:contextualSpacing/>
        <w:jc w:val="both"/>
        <w:rPr>
          <w:rFonts w:ascii="Arial" w:eastAsiaTheme="minorEastAsia" w:hAnsi="Arial" w:cs="Arial"/>
          <w:iCs/>
        </w:rPr>
      </w:pPr>
      <m:oMathPara>
        <m:oMath>
          <m:r>
            <w:rPr>
              <w:rFonts w:ascii="Cambria Math" w:eastAsiaTheme="minorEastAsia" w:hAnsi="Cambria Math" w:cs="Arial"/>
            </w:rPr>
            <m:t>X</m:t>
          </m:r>
          <m:d>
            <m:dPr>
              <m:ctrlPr>
                <w:rPr>
                  <w:rFonts w:ascii="Cambria Math" w:eastAsiaTheme="minorEastAsia" w:hAnsi="Cambria Math" w:cs="Arial"/>
                  <w:i/>
                  <w:iCs/>
                </w:rPr>
              </m:ctrlPr>
            </m:dPr>
            <m:e>
              <m:r>
                <w:rPr>
                  <w:rFonts w:ascii="Cambria Math" w:eastAsiaTheme="minorEastAsia" w:hAnsi="Cambria Math" w:cs="Arial"/>
                </w:rPr>
                <m:t>t</m:t>
              </m:r>
            </m:e>
          </m:d>
          <m:r>
            <w:rPr>
              <w:rFonts w:ascii="Cambria Math" w:eastAsiaTheme="minorEastAsia" w:hAnsi="Cambria Math" w:cs="Arial"/>
            </w:rPr>
            <m:t xml:space="preserve">= </m:t>
          </m:r>
          <m:r>
            <m:rPr>
              <m:sty m:val="p"/>
            </m:rPr>
            <w:rPr>
              <w:rFonts w:ascii="Cambria Math" w:eastAsiaTheme="minorEastAsia" w:hAnsi="Cambria Math" w:cs="Arial"/>
            </w:rPr>
            <m:t xml:space="preserve"> </m:t>
          </m:r>
          <m:sSup>
            <m:sSupPr>
              <m:ctrlPr>
                <w:rPr>
                  <w:rFonts w:ascii="Cambria Math" w:eastAsiaTheme="minorEastAsia" w:hAnsi="Cambria Math" w:cs="Arial"/>
                  <w:i/>
                  <w:iCs/>
                </w:rPr>
              </m:ctrlPr>
            </m:sSupPr>
            <m:e>
              <m:d>
                <m:dPr>
                  <m:begChr m:val="["/>
                  <m:endChr m:val="]"/>
                  <m:ctrlPr>
                    <w:rPr>
                      <w:rFonts w:ascii="Cambria Math" w:eastAsiaTheme="minorEastAsia" w:hAnsi="Cambria Math" w:cs="Arial"/>
                      <w:i/>
                      <w:iCs/>
                    </w:rPr>
                  </m:ctrlPr>
                </m:dPr>
                <m:e>
                  <m:sSub>
                    <m:sSubPr>
                      <m:ctrlPr>
                        <w:rPr>
                          <w:rFonts w:ascii="Cambria Math" w:eastAsiaTheme="minorEastAsia" w:hAnsi="Cambria Math" w:cs="Arial"/>
                          <w:i/>
                          <w:iCs/>
                        </w:rPr>
                      </m:ctrlPr>
                    </m:sSubPr>
                    <m:e>
                      <m:r>
                        <w:rPr>
                          <w:rFonts w:ascii="Cambria Math" w:eastAsiaTheme="minorEastAsia" w:hAnsi="Cambria Math" w:cs="Arial"/>
                        </w:rPr>
                        <m:t>p</m:t>
                      </m:r>
                    </m:e>
                    <m:sub>
                      <m:r>
                        <w:rPr>
                          <w:rFonts w:ascii="Cambria Math" w:eastAsiaTheme="minorEastAsia" w:hAnsi="Cambria Math" w:cs="Arial"/>
                        </w:rPr>
                        <m:t>x</m:t>
                      </m:r>
                    </m:sub>
                  </m:sSub>
                  <m:r>
                    <w:rPr>
                      <w:rFonts w:ascii="Cambria Math" w:eastAsiaTheme="minorEastAsia" w:hAnsi="Cambria Math" w:cs="Arial"/>
                    </w:rPr>
                    <m:t xml:space="preserve"> </m:t>
                  </m:r>
                  <m:sSub>
                    <m:sSubPr>
                      <m:ctrlPr>
                        <w:rPr>
                          <w:rFonts w:ascii="Cambria Math" w:eastAsiaTheme="minorEastAsia" w:hAnsi="Cambria Math" w:cs="Arial"/>
                          <w:i/>
                          <w:iCs/>
                        </w:rPr>
                      </m:ctrlPr>
                    </m:sSubPr>
                    <m:e>
                      <m:r>
                        <w:rPr>
                          <w:rFonts w:ascii="Cambria Math" w:eastAsiaTheme="minorEastAsia" w:hAnsi="Cambria Math" w:cs="Arial"/>
                        </w:rPr>
                        <m:t>p</m:t>
                      </m:r>
                    </m:e>
                    <m:sub>
                      <m:r>
                        <w:rPr>
                          <w:rFonts w:ascii="Cambria Math" w:eastAsiaTheme="minorEastAsia" w:hAnsi="Cambria Math" w:cs="Arial"/>
                        </w:rPr>
                        <m:t>y</m:t>
                      </m:r>
                    </m:sub>
                  </m:sSub>
                  <m:r>
                    <w:rPr>
                      <w:rFonts w:ascii="Cambria Math" w:eastAsiaTheme="minorEastAsia" w:hAnsi="Cambria Math" w:cs="Arial"/>
                    </w:rPr>
                    <m:t xml:space="preserve"> </m:t>
                  </m:r>
                  <m:sSub>
                    <m:sSubPr>
                      <m:ctrlPr>
                        <w:rPr>
                          <w:rFonts w:ascii="Cambria Math" w:eastAsiaTheme="minorEastAsia" w:hAnsi="Cambria Math" w:cs="Arial"/>
                          <w:i/>
                          <w:iCs/>
                        </w:rPr>
                      </m:ctrlPr>
                    </m:sSubPr>
                    <m:e>
                      <m:r>
                        <w:rPr>
                          <w:rFonts w:ascii="Cambria Math" w:eastAsiaTheme="minorEastAsia" w:hAnsi="Cambria Math" w:cs="Arial"/>
                        </w:rPr>
                        <m:t>p</m:t>
                      </m:r>
                    </m:e>
                    <m:sub>
                      <m:r>
                        <w:rPr>
                          <w:rFonts w:ascii="Cambria Math" w:eastAsiaTheme="minorEastAsia" w:hAnsi="Cambria Math" w:cs="Arial"/>
                        </w:rPr>
                        <m:t>z</m:t>
                      </m:r>
                    </m:sub>
                  </m:sSub>
                  <m:r>
                    <w:rPr>
                      <w:rFonts w:ascii="Cambria Math" w:eastAsiaTheme="minorEastAsia" w:hAnsi="Cambria Math" w:cs="Arial"/>
                    </w:rPr>
                    <m:t xml:space="preserve"> </m:t>
                  </m:r>
                  <m:sSub>
                    <m:sSubPr>
                      <m:ctrlPr>
                        <w:rPr>
                          <w:rFonts w:ascii="Cambria Math" w:eastAsiaTheme="minorEastAsia" w:hAnsi="Cambria Math" w:cs="Arial"/>
                          <w:i/>
                          <w:iCs/>
                        </w:rPr>
                      </m:ctrlPr>
                    </m:sSubPr>
                    <m:e>
                      <m:r>
                        <w:rPr>
                          <w:rFonts w:ascii="Cambria Math" w:eastAsiaTheme="minorEastAsia" w:hAnsi="Cambria Math" w:cs="Arial"/>
                        </w:rPr>
                        <m:t>v</m:t>
                      </m:r>
                    </m:e>
                    <m:sub>
                      <m:r>
                        <w:rPr>
                          <w:rFonts w:ascii="Cambria Math" w:eastAsiaTheme="minorEastAsia" w:hAnsi="Cambria Math" w:cs="Arial"/>
                        </w:rPr>
                        <m:t>x</m:t>
                      </m:r>
                    </m:sub>
                  </m:sSub>
                  <m:r>
                    <w:rPr>
                      <w:rFonts w:ascii="Cambria Math" w:eastAsiaTheme="minorEastAsia" w:hAnsi="Cambria Math" w:cs="Arial"/>
                    </w:rPr>
                    <m:t xml:space="preserve"> </m:t>
                  </m:r>
                  <m:sSub>
                    <m:sSubPr>
                      <m:ctrlPr>
                        <w:rPr>
                          <w:rFonts w:ascii="Cambria Math" w:eastAsiaTheme="minorEastAsia" w:hAnsi="Cambria Math" w:cs="Arial"/>
                          <w:i/>
                          <w:iCs/>
                        </w:rPr>
                      </m:ctrlPr>
                    </m:sSubPr>
                    <m:e>
                      <m:r>
                        <w:rPr>
                          <w:rFonts w:ascii="Cambria Math" w:eastAsiaTheme="minorEastAsia" w:hAnsi="Cambria Math" w:cs="Arial"/>
                        </w:rPr>
                        <m:t>v</m:t>
                      </m:r>
                    </m:e>
                    <m:sub>
                      <m:r>
                        <w:rPr>
                          <w:rFonts w:ascii="Cambria Math" w:eastAsiaTheme="minorEastAsia" w:hAnsi="Cambria Math" w:cs="Arial"/>
                        </w:rPr>
                        <m:t>y</m:t>
                      </m:r>
                    </m:sub>
                  </m:sSub>
                  <m:r>
                    <w:rPr>
                      <w:rFonts w:ascii="Cambria Math" w:eastAsiaTheme="minorEastAsia" w:hAnsi="Cambria Math" w:cs="Arial"/>
                    </w:rPr>
                    <m:t xml:space="preserve"> </m:t>
                  </m:r>
                  <m:sSub>
                    <m:sSubPr>
                      <m:ctrlPr>
                        <w:rPr>
                          <w:rFonts w:ascii="Cambria Math" w:eastAsiaTheme="minorEastAsia" w:hAnsi="Cambria Math" w:cs="Arial"/>
                          <w:i/>
                          <w:iCs/>
                        </w:rPr>
                      </m:ctrlPr>
                    </m:sSubPr>
                    <m:e>
                      <m:r>
                        <w:rPr>
                          <w:rFonts w:ascii="Cambria Math" w:eastAsiaTheme="minorEastAsia" w:hAnsi="Cambria Math" w:cs="Arial"/>
                        </w:rPr>
                        <m:t>v</m:t>
                      </m:r>
                    </m:e>
                    <m:sub>
                      <m:r>
                        <w:rPr>
                          <w:rFonts w:ascii="Cambria Math" w:eastAsiaTheme="minorEastAsia" w:hAnsi="Cambria Math" w:cs="Arial"/>
                        </w:rPr>
                        <m:t>z</m:t>
                      </m:r>
                    </m:sub>
                  </m:sSub>
                </m:e>
              </m:d>
            </m:e>
            <m:sup>
              <m:r>
                <w:rPr>
                  <w:rFonts w:ascii="Cambria Math" w:eastAsiaTheme="minorEastAsia" w:hAnsi="Cambria Math" w:cs="Arial"/>
                </w:rPr>
                <m:t>⊤</m:t>
              </m:r>
            </m:sup>
          </m:sSup>
        </m:oMath>
      </m:oMathPara>
    </w:p>
    <w:p w14:paraId="3244DB06" w14:textId="77777777" w:rsidR="00C74C59" w:rsidRDefault="00C74C59" w:rsidP="00C74C59">
      <w:pPr>
        <w:spacing w:line="288" w:lineRule="auto"/>
        <w:contextualSpacing/>
        <w:jc w:val="both"/>
        <w:rPr>
          <w:rFonts w:ascii="Arial" w:eastAsiaTheme="minorEastAsia" w:hAnsi="Arial" w:cs="Arial"/>
          <w:iCs/>
        </w:rPr>
      </w:pPr>
    </w:p>
    <w:p w14:paraId="16934B33" w14:textId="77777777" w:rsidR="00C74C59" w:rsidRDefault="00C74C59" w:rsidP="00C74C59">
      <w:pPr>
        <w:spacing w:line="288" w:lineRule="auto"/>
        <w:contextualSpacing/>
        <w:jc w:val="both"/>
        <w:rPr>
          <w:rFonts w:ascii="Arial" w:eastAsiaTheme="minorEastAsia" w:hAnsi="Arial" w:cs="Arial"/>
          <w:iCs/>
        </w:rPr>
      </w:pPr>
      <w:r>
        <w:rPr>
          <w:rFonts w:ascii="Arial" w:eastAsiaTheme="minorEastAsia" w:hAnsi="Arial" w:cs="Arial"/>
          <w:iCs/>
        </w:rPr>
        <w:t xml:space="preserve">The </w:t>
      </w:r>
      <m:oMath>
        <m:r>
          <w:rPr>
            <w:rFonts w:ascii="Cambria Math" w:eastAsiaTheme="minorEastAsia" w:hAnsi="Cambria Math" w:cs="Arial"/>
          </w:rPr>
          <m:t>A</m:t>
        </m:r>
      </m:oMath>
      <w:r>
        <w:rPr>
          <w:rFonts w:ascii="Arial" w:eastAsiaTheme="minorEastAsia" w:hAnsi="Arial" w:cs="Arial"/>
          <w:iCs/>
        </w:rPr>
        <w:t xml:space="preserve"> matrix models first-order decay dynamics where integrated velocity explains position </w:t>
      </w:r>
      <w:r>
        <w:rPr>
          <w:rFonts w:ascii="Arial" w:eastAsiaTheme="minorEastAsia" w:hAnsi="Arial" w:cs="Arial"/>
          <w:iCs/>
        </w:rPr>
        <w:fldChar w:fldCharType="begin"/>
      </w:r>
      <w:r>
        <w:rPr>
          <w:rFonts w:ascii="Arial" w:eastAsiaTheme="minorEastAsia" w:hAnsi="Arial" w:cs="Arial"/>
          <w:iCs/>
        </w:rPr>
        <w:instrText xml:space="preserve"> ADDIN EN.CITE &lt;EndNote&gt;&lt;Cite&gt;&lt;Author&gt;Silversmith&lt;/Author&gt;&lt;Year&gt;2021&lt;/Year&gt;&lt;RecNum&gt;97&lt;/RecNum&gt;&lt;DisplayText&gt;(Gilja et al., 2012; Silversmith et al., 2021)&lt;/DisplayText&gt;&lt;record&gt;&lt;rec-number&gt;97&lt;/rec-number&gt;&lt;foreign-keys&gt;&lt;key app="EN" db-id="095vzf2zzvarpaezad9xw50uwvzwsd59edf9" timestamp="1607899545"&gt;97&lt;/key&gt;&lt;/foreign-keys&gt;&lt;ref-type name="Journal Article"&gt;17&lt;/ref-type&gt;&lt;contributors&gt;&lt;authors&gt;&lt;author&gt;Silversmith, Daniel B&lt;/author&gt;&lt;author&gt;Abiri, Reza&lt;/author&gt;&lt;author&gt;Hardy, Nicholas F&lt;/author&gt;&lt;author&gt;Natraj, Nikhilesh&lt;/author&gt;&lt;author&gt;Tu-Chan, Adelyn&lt;/author&gt;&lt;author&gt;Chang, Edward F&lt;/author&gt;&lt;author&gt;Ganguly, Karunesh&lt;/author&gt;&lt;/authors&gt;&lt;/contributors&gt;&lt;titles&gt;&lt;title&gt;Plug-and-play control of a brain–computer interface through neural map stabilization&lt;/title&gt;&lt;secondary-title&gt;Nature Biotechnology&lt;/secondary-title&gt;&lt;/titles&gt;&lt;periodical&gt;&lt;full-title&gt;Nature Biotechnology&lt;/full-title&gt;&lt;/periodical&gt;&lt;pages&gt;326-335&lt;/pages&gt;&lt;volume&gt;39 &lt;/volume&gt;&lt;number&gt;3&lt;/number&gt;&lt;dates&gt;&lt;year&gt;2021&lt;/year&gt;&lt;/dates&gt;&lt;isbn&gt;1546-1696&lt;/isbn&gt;&lt;urls&gt;&lt;/urls&gt;&lt;/record&gt;&lt;/Cite&gt;&lt;Cite&gt;&lt;Author&gt;Gilja&lt;/Author&gt;&lt;Year&gt;2012&lt;/Year&gt;&lt;RecNum&gt;288&lt;/RecNum&gt;&lt;record&gt;&lt;rec-number&gt;288&lt;/rec-number&gt;&lt;foreign-keys&gt;&lt;key app="EN" db-id="095vzf2zzvarpaezad9xw50uwvzwsd59edf9" timestamp="1672044368"&gt;288&lt;/key&gt;&lt;/foreign-keys&gt;&lt;ref-type name="Journal Article"&gt;17&lt;/ref-type&gt;&lt;contributors&gt;&lt;authors&gt;&lt;author&gt;Gilja, Vikash&lt;/author&gt;&lt;author&gt;Nuyujukian, Paul&lt;/author&gt;&lt;author&gt;Chestek, Cindy A&lt;/author&gt;&lt;author&gt;Cunningham, John P&lt;/author&gt;&lt;author&gt;Yu, Byron M&lt;/author&gt;&lt;author&gt;Fan, Joline M&lt;/author&gt;&lt;author&gt;Churchland, Mark M&lt;/author&gt;&lt;author&gt;Kaufman, Matthew T&lt;/author&gt;&lt;author&gt;Kao, Jonathan C&lt;/author&gt;&lt;author&gt;Ryu, Stephen I&lt;/author&gt;&lt;/authors&gt;&lt;/contributors&gt;&lt;titles&gt;&lt;title&gt;A high-performance neural prosthesis enabled by control algorithm design&lt;/title&gt;&lt;secondary-title&gt;Nature neuroscience&lt;/secondary-title&gt;&lt;/titles&gt;&lt;periodical&gt;&lt;full-title&gt;Nature neuroscience&lt;/full-title&gt;&lt;/periodical&gt;&lt;pages&gt;1752-1757&lt;/pages&gt;&lt;volume&gt;15&lt;/volume&gt;&lt;number&gt;12&lt;/number&gt;&lt;dates&gt;&lt;year&gt;2012&lt;/year&gt;&lt;/dates&gt;&lt;isbn&gt;1546-1726&lt;/isbn&gt;&lt;urls&gt;&lt;/urls&gt;&lt;/record&gt;&lt;/Cite&gt;&lt;/EndNote&gt;</w:instrText>
      </w:r>
      <w:r>
        <w:rPr>
          <w:rFonts w:ascii="Arial" w:eastAsiaTheme="minorEastAsia" w:hAnsi="Arial" w:cs="Arial"/>
          <w:iCs/>
        </w:rPr>
        <w:fldChar w:fldCharType="separate"/>
      </w:r>
      <w:r>
        <w:rPr>
          <w:rFonts w:ascii="Arial" w:eastAsiaTheme="minorEastAsia" w:hAnsi="Arial" w:cs="Arial"/>
          <w:iCs/>
          <w:noProof/>
        </w:rPr>
        <w:t>(Gilja et al., 2012; Silversmith et al., 2021)</w:t>
      </w:r>
      <w:r>
        <w:rPr>
          <w:rFonts w:ascii="Arial" w:eastAsiaTheme="minorEastAsia" w:hAnsi="Arial" w:cs="Arial"/>
          <w:iCs/>
        </w:rPr>
        <w:fldChar w:fldCharType="end"/>
      </w:r>
      <w:r>
        <w:rPr>
          <w:rFonts w:ascii="Arial" w:eastAsiaTheme="minorEastAsia" w:hAnsi="Arial" w:cs="Arial"/>
          <w:iCs/>
        </w:rPr>
        <w:t xml:space="preserve"> and is given by: </w:t>
      </w:r>
    </w:p>
    <w:p w14:paraId="2BB8AB16" w14:textId="77777777" w:rsidR="00C74C59" w:rsidRDefault="00C74C59" w:rsidP="00C74C59">
      <w:pPr>
        <w:spacing w:line="288" w:lineRule="auto"/>
        <w:contextualSpacing/>
        <w:jc w:val="both"/>
        <w:rPr>
          <w:rFonts w:ascii="Arial" w:eastAsiaTheme="minorEastAsia" w:hAnsi="Arial" w:cs="Arial"/>
          <w:iCs/>
        </w:rPr>
      </w:pPr>
    </w:p>
    <w:p w14:paraId="66883060" w14:textId="77777777" w:rsidR="00C74C59" w:rsidRDefault="00C74C59" w:rsidP="00C74C59">
      <w:pPr>
        <w:spacing w:line="288" w:lineRule="auto"/>
        <w:contextualSpacing/>
        <w:jc w:val="both"/>
        <w:rPr>
          <w:rFonts w:ascii="Arial" w:eastAsiaTheme="minorEastAsia" w:hAnsi="Arial" w:cs="Arial"/>
          <w:iCs/>
        </w:rPr>
      </w:pPr>
      <m:oMathPara>
        <m:oMath>
          <m:r>
            <w:rPr>
              <w:rFonts w:ascii="Cambria Math" w:eastAsiaTheme="minorEastAsia" w:hAnsi="Cambria Math" w:cs="Arial"/>
            </w:rPr>
            <m:t xml:space="preserve">A= </m:t>
          </m:r>
          <m:d>
            <m:dPr>
              <m:begChr m:val="["/>
              <m:endChr m:val="]"/>
              <m:ctrlPr>
                <w:rPr>
                  <w:rFonts w:ascii="Cambria Math" w:eastAsiaTheme="minorEastAsia" w:hAnsi="Cambria Math" w:cs="Arial"/>
                  <w:i/>
                  <w:iCs/>
                </w:rPr>
              </m:ctrlPr>
            </m:dPr>
            <m:e>
              <m:m>
                <m:mPr>
                  <m:mcs>
                    <m:mc>
                      <m:mcPr>
                        <m:count m:val="6"/>
                        <m:mcJc m:val="center"/>
                      </m:mcPr>
                    </m:mc>
                  </m:mcs>
                  <m:ctrlPr>
                    <w:rPr>
                      <w:rFonts w:ascii="Cambria Math" w:eastAsiaTheme="minorEastAsia" w:hAnsi="Cambria Math" w:cs="Arial"/>
                      <w:i/>
                      <w:iCs/>
                    </w:rPr>
                  </m:ctrlPr>
                </m:mPr>
                <m:mr>
                  <m:e>
                    <m:r>
                      <w:rPr>
                        <w:rFonts w:ascii="Cambria Math" w:eastAsiaTheme="minorEastAsia" w:hAnsi="Cambria Math" w:cs="Arial"/>
                      </w:rPr>
                      <m:t>1</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dt</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dt</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dt</m:t>
                    </m:r>
                    <m:ctrlPr>
                      <w:rPr>
                        <w:rFonts w:ascii="Cambria Math" w:eastAsia="Cambria Math" w:hAnsi="Cambria Math" w:cs="Cambria Math"/>
                        <w:i/>
                        <w:iCs/>
                      </w:rPr>
                    </m:ctrlPr>
                  </m:e>
                </m:mr>
                <m:mr>
                  <m:e>
                    <m:r>
                      <w:rPr>
                        <w:rFonts w:ascii="Cambria Math" w:eastAsia="Cambria Math" w:hAnsi="Cambria Math" w:cs="Cambria Math"/>
                      </w:rPr>
                      <m:t>0</m:t>
                    </m:r>
                  </m:e>
                  <m:e>
                    <m:r>
                      <w:rPr>
                        <w:rFonts w:ascii="Cambria Math" w:eastAsiaTheme="minorEastAsia" w:hAnsi="Cambria Math" w:cs="Arial"/>
                      </w:rPr>
                      <m:t>0</m:t>
                    </m:r>
                  </m:e>
                  <m:e>
                    <m:r>
                      <w:rPr>
                        <w:rFonts w:ascii="Cambria Math" w:eastAsiaTheme="minorEastAsia" w:hAnsi="Cambria Math" w:cs="Arial"/>
                      </w:rPr>
                      <m:t>0</m:t>
                    </m:r>
                    <m:ctrlPr>
                      <w:rPr>
                        <w:rFonts w:ascii="Cambria Math" w:eastAsia="Cambria Math" w:hAnsi="Cambria Math" w:cs="Cambria Math"/>
                        <w:i/>
                        <w:iCs/>
                      </w:rPr>
                    </m:ctrlPr>
                  </m:e>
                  <m:e>
                    <m:r>
                      <w:rPr>
                        <w:rFonts w:ascii="Cambria Math" w:eastAsia="Cambria Math" w:hAnsi="Cambria Math" w:cs="Cambria Math"/>
                      </w:rPr>
                      <m:t>a</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a</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e>
                  <m:e>
                    <m:r>
                      <w:rPr>
                        <w:rFonts w:ascii="Cambria Math" w:eastAsiaTheme="minorEastAsia" w:hAnsi="Cambria Math" w:cs="Arial"/>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a</m:t>
                    </m:r>
                  </m:e>
                </m:mr>
              </m:m>
            </m:e>
          </m:d>
        </m:oMath>
      </m:oMathPara>
    </w:p>
    <w:p w14:paraId="11B4B45C" w14:textId="77777777" w:rsidR="00C74C59" w:rsidRDefault="00C74C59" w:rsidP="00C74C59">
      <w:pPr>
        <w:spacing w:line="288" w:lineRule="auto"/>
        <w:contextualSpacing/>
        <w:jc w:val="both"/>
        <w:rPr>
          <w:rFonts w:ascii="Arial" w:eastAsiaTheme="minorEastAsia" w:hAnsi="Arial" w:cs="Arial"/>
          <w:iCs/>
        </w:rPr>
      </w:pPr>
    </w:p>
    <w:p w14:paraId="5C77ECF6" w14:textId="77777777" w:rsidR="00C74C59" w:rsidRDefault="00C74C59" w:rsidP="00C74C59">
      <w:pPr>
        <w:spacing w:line="288" w:lineRule="auto"/>
        <w:contextualSpacing/>
        <w:jc w:val="both"/>
        <w:rPr>
          <w:rFonts w:ascii="Arial" w:eastAsiaTheme="minorEastAsia" w:hAnsi="Arial" w:cs="Arial"/>
          <w:iCs/>
        </w:rPr>
      </w:pPr>
      <w:r>
        <w:rPr>
          <w:rFonts w:ascii="Arial" w:eastAsiaTheme="minorEastAsia" w:hAnsi="Arial" w:cs="Arial"/>
          <w:iCs/>
        </w:rPr>
        <w:t xml:space="preserve">we set </w:t>
      </w:r>
      <m:oMath>
        <m:r>
          <w:rPr>
            <w:rFonts w:ascii="Cambria Math" w:eastAsiaTheme="minorEastAsia" w:hAnsi="Cambria Math" w:cs="Arial"/>
          </w:rPr>
          <m:t>a</m:t>
        </m:r>
      </m:oMath>
      <w:r>
        <w:rPr>
          <w:rFonts w:ascii="Arial" w:eastAsiaTheme="minorEastAsia" w:hAnsi="Arial" w:cs="Arial"/>
          <w:iCs/>
        </w:rPr>
        <w:t xml:space="preserve"> to be 0.85 in all our experiments and </w:t>
      </w:r>
      <m:oMath>
        <m:r>
          <w:rPr>
            <w:rFonts w:ascii="Cambria Math" w:eastAsiaTheme="minorEastAsia" w:hAnsi="Cambria Math" w:cs="Arial"/>
          </w:rPr>
          <m:t>dt</m:t>
        </m:r>
      </m:oMath>
      <w:r>
        <w:rPr>
          <w:rFonts w:ascii="Arial" w:eastAsiaTheme="minorEastAsia" w:hAnsi="Arial" w:cs="Arial"/>
        </w:rPr>
        <w:t xml:space="preserve"> is the decoding sampling interval.</w:t>
      </w:r>
      <w:r>
        <w:rPr>
          <w:rFonts w:ascii="Arial" w:eastAsiaTheme="minorEastAsia" w:hAnsi="Arial" w:cs="Arial"/>
          <w:iCs/>
        </w:rPr>
        <w:t xml:space="preserve"> </w:t>
      </w:r>
      <m:oMath>
        <m:r>
          <w:rPr>
            <w:rFonts w:ascii="Cambria Math" w:eastAsiaTheme="minorEastAsia" w:hAnsi="Cambria Math" w:cs="Arial"/>
          </w:rPr>
          <m:t>u</m:t>
        </m:r>
        <m:d>
          <m:dPr>
            <m:ctrlPr>
              <w:rPr>
                <w:rFonts w:ascii="Cambria Math" w:eastAsiaTheme="minorEastAsia" w:hAnsi="Cambria Math" w:cs="Arial"/>
                <w:i/>
                <w:iCs/>
              </w:rPr>
            </m:ctrlPr>
          </m:dPr>
          <m:e>
            <m:r>
              <w:rPr>
                <w:rFonts w:ascii="Cambria Math" w:eastAsiaTheme="minorEastAsia" w:hAnsi="Cambria Math" w:cs="Arial"/>
              </w:rPr>
              <m:t>t</m:t>
            </m:r>
          </m:e>
        </m:d>
      </m:oMath>
      <w:r>
        <w:rPr>
          <w:rFonts w:ascii="Arial" w:eastAsiaTheme="minorEastAsia" w:hAnsi="Arial" w:cs="Arial"/>
          <w:iCs/>
        </w:rPr>
        <w:t xml:space="preserve"> takes the discrete output of the BCI classifier and models it as an input or neural drive: </w:t>
      </w:r>
    </w:p>
    <w:p w14:paraId="7FCA7467" w14:textId="77777777" w:rsidR="00C74C59" w:rsidRDefault="00C74C59" w:rsidP="00C74C59">
      <w:pPr>
        <w:spacing w:line="288" w:lineRule="auto"/>
        <w:contextualSpacing/>
        <w:jc w:val="both"/>
        <w:rPr>
          <w:rFonts w:ascii="Arial" w:eastAsiaTheme="minorEastAsia" w:hAnsi="Arial" w:cs="Arial"/>
          <w:iCs/>
        </w:rPr>
      </w:pPr>
    </w:p>
    <w:p w14:paraId="14E087DC" w14:textId="77777777" w:rsidR="00C74C59" w:rsidRDefault="00C74C59" w:rsidP="00C74C59">
      <w:pPr>
        <w:spacing w:line="288" w:lineRule="auto"/>
        <w:contextualSpacing/>
        <w:jc w:val="both"/>
        <w:rPr>
          <w:rFonts w:ascii="Arial" w:eastAsiaTheme="minorEastAsia" w:hAnsi="Arial" w:cs="Arial"/>
          <w:iCs/>
        </w:rPr>
      </w:pPr>
      <m:oMathPara>
        <m:oMath>
          <m:r>
            <w:rPr>
              <w:rFonts w:ascii="Cambria Math" w:eastAsiaTheme="minorEastAsia" w:hAnsi="Cambria Math" w:cs="Arial"/>
            </w:rPr>
            <m:t xml:space="preserve">u(t)= </m:t>
          </m:r>
          <m:d>
            <m:dPr>
              <m:begChr m:val="["/>
              <m:endChr m:val="]"/>
              <m:ctrlPr>
                <w:rPr>
                  <w:rFonts w:ascii="Cambria Math" w:eastAsiaTheme="minorEastAsia" w:hAnsi="Cambria Math" w:cs="Arial"/>
                  <w:i/>
                  <w:iCs/>
                </w:rPr>
              </m:ctrlPr>
            </m:dPr>
            <m:e>
              <m:m>
                <m:mPr>
                  <m:mcs>
                    <m:mc>
                      <m:mcPr>
                        <m:count m:val="1"/>
                        <m:mcJc m:val="center"/>
                      </m:mcPr>
                    </m:mc>
                  </m:mcs>
                  <m:ctrlPr>
                    <w:rPr>
                      <w:rFonts w:ascii="Cambria Math" w:eastAsiaTheme="minorEastAsia" w:hAnsi="Cambria Math" w:cs="Arial"/>
                      <w:i/>
                      <w:iCs/>
                    </w:rPr>
                  </m:ctrlPr>
                </m:mPr>
                <m:mr>
                  <m:e>
                    <m:sSub>
                      <m:sSubPr>
                        <m:ctrlPr>
                          <w:rPr>
                            <w:rFonts w:ascii="Cambria Math" w:eastAsia="Cambria Math" w:hAnsi="Cambria Math" w:cs="Cambria Math"/>
                            <w:i/>
                            <w:iCs/>
                          </w:rPr>
                        </m:ctrlPr>
                      </m:sSubPr>
                      <m:e>
                        <m:r>
                          <w:rPr>
                            <w:rFonts w:ascii="Cambria Math" w:eastAsia="Cambria Math" w:hAnsi="Cambria Math" w:cs="Cambria Math"/>
                          </w:rPr>
                          <m:t>u</m:t>
                        </m:r>
                      </m:e>
                      <m:sub>
                        <m:r>
                          <w:rPr>
                            <w:rFonts w:ascii="Cambria Math" w:eastAsia="Cambria Math" w:hAnsi="Cambria Math" w:cs="Cambria Math"/>
                          </w:rPr>
                          <m:t>x</m:t>
                        </m:r>
                      </m:sub>
                    </m:sSub>
                    <m:r>
                      <w:rPr>
                        <w:rFonts w:ascii="Cambria Math" w:eastAsia="Cambria Math" w:hAnsi="Cambria Math" w:cs="Cambria Math"/>
                      </w:rPr>
                      <m:t>(t)</m:t>
                    </m:r>
                  </m:e>
                </m:mr>
                <m:mr>
                  <m:e>
                    <m:sSub>
                      <m:sSubPr>
                        <m:ctrlPr>
                          <w:rPr>
                            <w:rFonts w:ascii="Cambria Math" w:eastAsia="Cambria Math" w:hAnsi="Cambria Math" w:cs="Cambria Math"/>
                            <w:i/>
                            <w:iCs/>
                          </w:rPr>
                        </m:ctrlPr>
                      </m:sSubPr>
                      <m:e>
                        <m:r>
                          <w:rPr>
                            <w:rFonts w:ascii="Cambria Math" w:eastAsia="Cambria Math" w:hAnsi="Cambria Math" w:cs="Cambria Math"/>
                          </w:rPr>
                          <m:t>u</m:t>
                        </m:r>
                      </m:e>
                      <m:sub>
                        <m:r>
                          <w:rPr>
                            <w:rFonts w:ascii="Cambria Math" w:eastAsia="Cambria Math" w:hAnsi="Cambria Math" w:cs="Cambria Math"/>
                          </w:rPr>
                          <m:t>y</m:t>
                        </m:r>
                      </m:sub>
                    </m:sSub>
                    <m:r>
                      <w:rPr>
                        <w:rFonts w:ascii="Cambria Math" w:eastAsia="Cambria Math" w:hAnsi="Cambria Math" w:cs="Cambria Math"/>
                      </w:rPr>
                      <m:t>(t)</m:t>
                    </m:r>
                    <m:ctrlPr>
                      <w:rPr>
                        <w:rFonts w:ascii="Cambria Math" w:eastAsia="Cambria Math" w:hAnsi="Cambria Math" w:cs="Cambria Math"/>
                        <w:i/>
                        <w:iCs/>
                      </w:rPr>
                    </m:ctrlPr>
                  </m:e>
                </m:mr>
                <m:mr>
                  <m:e>
                    <m:sSub>
                      <m:sSubPr>
                        <m:ctrlPr>
                          <w:rPr>
                            <w:rFonts w:ascii="Cambria Math" w:eastAsia="Cambria Math" w:hAnsi="Cambria Math" w:cs="Cambria Math"/>
                            <w:i/>
                            <w:iCs/>
                          </w:rPr>
                        </m:ctrlPr>
                      </m:sSubPr>
                      <m:e>
                        <m:r>
                          <w:rPr>
                            <w:rFonts w:ascii="Cambria Math" w:eastAsia="Cambria Math" w:hAnsi="Cambria Math" w:cs="Cambria Math"/>
                          </w:rPr>
                          <m:t>u</m:t>
                        </m:r>
                      </m:e>
                      <m:sub>
                        <m:r>
                          <w:rPr>
                            <w:rFonts w:ascii="Cambria Math" w:eastAsia="Cambria Math" w:hAnsi="Cambria Math" w:cs="Cambria Math"/>
                          </w:rPr>
                          <m:t>z</m:t>
                        </m:r>
                      </m:sub>
                    </m:sSub>
                    <m:r>
                      <w:rPr>
                        <w:rFonts w:ascii="Cambria Math" w:eastAsia="Cambria Math" w:hAnsi="Cambria Math" w:cs="Cambria Math"/>
                      </w:rPr>
                      <m:t>(t)</m:t>
                    </m:r>
                  </m:e>
                </m:mr>
              </m:m>
            </m:e>
          </m:d>
        </m:oMath>
      </m:oMathPara>
    </w:p>
    <w:p w14:paraId="04C8C0E4" w14:textId="77777777" w:rsidR="00C74C59" w:rsidRDefault="00C74C59" w:rsidP="00C74C59">
      <w:pPr>
        <w:spacing w:line="288" w:lineRule="auto"/>
        <w:contextualSpacing/>
        <w:jc w:val="both"/>
        <w:rPr>
          <w:rFonts w:ascii="Arial" w:eastAsiaTheme="minorEastAsia" w:hAnsi="Arial" w:cs="Arial"/>
          <w:iCs/>
        </w:rPr>
      </w:pPr>
    </w:p>
    <w:p w14:paraId="249CA69F" w14:textId="77777777" w:rsidR="00C74C59" w:rsidRDefault="00C74C59" w:rsidP="00C74C59">
      <w:pPr>
        <w:spacing w:line="288" w:lineRule="auto"/>
        <w:contextualSpacing/>
        <w:jc w:val="both"/>
        <w:rPr>
          <w:rFonts w:ascii="Arial" w:eastAsiaTheme="minorEastAsia" w:hAnsi="Arial" w:cs="Arial"/>
          <w:iCs/>
        </w:rPr>
      </w:pPr>
      <w:r>
        <w:rPr>
          <w:rFonts w:ascii="Arial" w:eastAsiaTheme="minorEastAsia" w:hAnsi="Arial" w:cs="Arial"/>
          <w:iCs/>
        </w:rPr>
        <w:t xml:space="preserve">where </w:t>
      </w:r>
      <m:oMath>
        <m:sSub>
          <m:sSubPr>
            <m:ctrlPr>
              <w:rPr>
                <w:rFonts w:ascii="Cambria Math" w:eastAsia="Cambria Math" w:hAnsi="Cambria Math" w:cs="Cambria Math"/>
                <w:i/>
                <w:iCs/>
              </w:rPr>
            </m:ctrlPr>
          </m:sSubPr>
          <m:e>
            <m:r>
              <w:rPr>
                <w:rFonts w:ascii="Cambria Math" w:eastAsia="Cambria Math" w:hAnsi="Cambria Math" w:cs="Cambria Math"/>
              </w:rPr>
              <m:t>u</m:t>
            </m:r>
          </m:e>
          <m:sub>
            <m:r>
              <w:rPr>
                <w:rFonts w:ascii="Cambria Math" w:eastAsia="Cambria Math" w:hAnsi="Cambria Math" w:cs="Cambria Math"/>
              </w:rPr>
              <m:t>x</m:t>
            </m:r>
          </m:sub>
        </m:sSub>
        <m:d>
          <m:dPr>
            <m:ctrlPr>
              <w:rPr>
                <w:rFonts w:ascii="Cambria Math" w:eastAsia="Cambria Math" w:hAnsi="Cambria Math" w:cs="Cambria Math"/>
                <w:i/>
                <w:iCs/>
              </w:rPr>
            </m:ctrlPr>
          </m:dPr>
          <m:e>
            <m:r>
              <w:rPr>
                <w:rFonts w:ascii="Cambria Math" w:eastAsia="Cambria Math" w:hAnsi="Cambria Math" w:cs="Cambria Math"/>
              </w:rPr>
              <m:t>t</m:t>
            </m:r>
          </m:e>
        </m:d>
      </m:oMath>
      <w:r>
        <w:rPr>
          <w:rFonts w:ascii="Arial" w:eastAsiaTheme="minorEastAsia" w:hAnsi="Arial" w:cs="Arial"/>
          <w:iCs/>
        </w:rPr>
        <w:t xml:space="preserve"> is </w:t>
      </w:r>
      <w:proofErr w:type="gramStart"/>
      <w:r>
        <w:rPr>
          <w:rFonts w:ascii="Arial" w:eastAsiaTheme="minorEastAsia" w:hAnsi="Arial" w:cs="Arial"/>
          <w:iCs/>
        </w:rPr>
        <w:t>1,-</w:t>
      </w:r>
      <w:proofErr w:type="gramEnd"/>
      <w:r>
        <w:rPr>
          <w:rFonts w:ascii="Arial" w:eastAsiaTheme="minorEastAsia" w:hAnsi="Arial" w:cs="Arial"/>
          <w:iCs/>
        </w:rPr>
        <w:t xml:space="preserve">1, or 0 depending on whether the decoded movement corresponds to the X+ve direction, X-ve direction, or neither direction, respectively. Similarly, </w:t>
      </w:r>
      <m:oMath>
        <m:sSub>
          <m:sSubPr>
            <m:ctrlPr>
              <w:rPr>
                <w:rFonts w:ascii="Cambria Math" w:eastAsia="Cambria Math" w:hAnsi="Cambria Math" w:cs="Cambria Math"/>
                <w:i/>
                <w:iCs/>
              </w:rPr>
            </m:ctrlPr>
          </m:sSubPr>
          <m:e>
            <m:r>
              <w:rPr>
                <w:rFonts w:ascii="Cambria Math" w:eastAsia="Cambria Math" w:hAnsi="Cambria Math" w:cs="Cambria Math"/>
              </w:rPr>
              <m:t>u</m:t>
            </m:r>
          </m:e>
          <m:sub>
            <m:r>
              <w:rPr>
                <w:rFonts w:ascii="Cambria Math" w:eastAsia="Cambria Math" w:hAnsi="Cambria Math" w:cs="Cambria Math"/>
              </w:rPr>
              <m:t>y</m:t>
            </m:r>
          </m:sub>
        </m:sSub>
        <m:d>
          <m:dPr>
            <m:ctrlPr>
              <w:rPr>
                <w:rFonts w:ascii="Cambria Math" w:eastAsia="Cambria Math" w:hAnsi="Cambria Math" w:cs="Cambria Math"/>
                <w:i/>
                <w:iCs/>
              </w:rPr>
            </m:ctrlPr>
          </m:dPr>
          <m:e>
            <m:r>
              <w:rPr>
                <w:rFonts w:ascii="Cambria Math" w:eastAsia="Cambria Math" w:hAnsi="Cambria Math" w:cs="Cambria Math"/>
              </w:rPr>
              <m:t>t</m:t>
            </m:r>
          </m:e>
        </m:d>
      </m:oMath>
      <w:r>
        <w:rPr>
          <w:rFonts w:ascii="Arial" w:eastAsiaTheme="minorEastAsia" w:hAnsi="Arial" w:cs="Arial"/>
          <w:iCs/>
        </w:rPr>
        <w:t xml:space="preserve"> is 1, -1, or 0 and </w:t>
      </w:r>
      <m:oMath>
        <m:sSub>
          <m:sSubPr>
            <m:ctrlPr>
              <w:rPr>
                <w:rFonts w:ascii="Cambria Math" w:eastAsia="Cambria Math" w:hAnsi="Cambria Math" w:cs="Cambria Math"/>
                <w:i/>
                <w:iCs/>
              </w:rPr>
            </m:ctrlPr>
          </m:sSubPr>
          <m:e>
            <m:r>
              <w:rPr>
                <w:rFonts w:ascii="Cambria Math" w:eastAsia="Cambria Math" w:hAnsi="Cambria Math" w:cs="Cambria Math"/>
              </w:rPr>
              <m:t>u</m:t>
            </m:r>
          </m:e>
          <m:sub>
            <m:r>
              <w:rPr>
                <w:rFonts w:ascii="Cambria Math" w:eastAsia="Cambria Math" w:hAnsi="Cambria Math" w:cs="Cambria Math"/>
              </w:rPr>
              <m:t>z</m:t>
            </m:r>
          </m:sub>
        </m:sSub>
        <m:d>
          <m:dPr>
            <m:ctrlPr>
              <w:rPr>
                <w:rFonts w:ascii="Cambria Math" w:eastAsia="Cambria Math" w:hAnsi="Cambria Math" w:cs="Cambria Math"/>
                <w:i/>
                <w:iCs/>
              </w:rPr>
            </m:ctrlPr>
          </m:dPr>
          <m:e>
            <m:r>
              <w:rPr>
                <w:rFonts w:ascii="Cambria Math" w:eastAsia="Cambria Math" w:hAnsi="Cambria Math" w:cs="Cambria Math"/>
              </w:rPr>
              <m:t>t</m:t>
            </m:r>
          </m:e>
        </m:d>
      </m:oMath>
      <w:r>
        <w:rPr>
          <w:rFonts w:ascii="Arial" w:eastAsiaTheme="minorEastAsia" w:hAnsi="Arial" w:cs="Arial"/>
          <w:iCs/>
        </w:rPr>
        <w:t xml:space="preserve"> is 1, -1, or 0, depending on whether the decoded movement corresponds to the +ve or -ve directions along the Y and Z axes respectively. </w:t>
      </w:r>
      <m:oMath>
        <m:r>
          <w:rPr>
            <w:rFonts w:ascii="Cambria Math" w:eastAsiaTheme="minorEastAsia" w:hAnsi="Cambria Math" w:cs="Arial"/>
          </w:rPr>
          <m:t>B</m:t>
        </m:r>
      </m:oMath>
      <w:r>
        <w:rPr>
          <w:rFonts w:ascii="Arial" w:eastAsiaTheme="minorEastAsia" w:hAnsi="Arial" w:cs="Arial"/>
          <w:iCs/>
        </w:rPr>
        <w:t xml:space="preserve"> is a gain matrix to modulate the neural drive given by:</w:t>
      </w:r>
    </w:p>
    <w:p w14:paraId="28B0F9A8" w14:textId="77777777" w:rsidR="00C74C59" w:rsidRDefault="00C74C59" w:rsidP="00C74C59">
      <w:pPr>
        <w:spacing w:line="288" w:lineRule="auto"/>
        <w:contextualSpacing/>
        <w:jc w:val="both"/>
        <w:rPr>
          <w:rFonts w:ascii="Arial" w:eastAsiaTheme="minorEastAsia" w:hAnsi="Arial" w:cs="Arial"/>
          <w:iCs/>
        </w:rPr>
      </w:pPr>
    </w:p>
    <w:p w14:paraId="286657FB" w14:textId="77777777" w:rsidR="00C74C59" w:rsidRDefault="00C74C59" w:rsidP="00C74C59">
      <w:pPr>
        <w:spacing w:line="288" w:lineRule="auto"/>
        <w:contextualSpacing/>
        <w:jc w:val="both"/>
        <w:rPr>
          <w:rFonts w:ascii="Arial" w:eastAsiaTheme="minorEastAsia" w:hAnsi="Arial" w:cs="Arial"/>
          <w:iCs/>
        </w:rPr>
      </w:pPr>
      <m:oMathPara>
        <m:oMath>
          <m:r>
            <w:rPr>
              <w:rFonts w:ascii="Cambria Math" w:eastAsiaTheme="minorEastAsia" w:hAnsi="Cambria Math" w:cs="Arial"/>
            </w:rPr>
            <m:t xml:space="preserve">B= </m:t>
          </m:r>
          <m:d>
            <m:dPr>
              <m:begChr m:val="["/>
              <m:endChr m:val="]"/>
              <m:ctrlPr>
                <w:rPr>
                  <w:rFonts w:ascii="Cambria Math" w:eastAsiaTheme="minorEastAsia" w:hAnsi="Cambria Math" w:cs="Arial"/>
                  <w:i/>
                  <w:iCs/>
                </w:rPr>
              </m:ctrlPr>
            </m:dPr>
            <m:e>
              <m:m>
                <m:mPr>
                  <m:mcs>
                    <m:mc>
                      <m:mcPr>
                        <m:count m:val="3"/>
                        <m:mcJc m:val="center"/>
                      </m:mcPr>
                    </m:mc>
                  </m:mcs>
                  <m:ctrlPr>
                    <w:rPr>
                      <w:rFonts w:ascii="Cambria Math" w:eastAsiaTheme="minorEastAsia" w:hAnsi="Cambria Math" w:cs="Arial"/>
                      <w:i/>
                      <w:iCs/>
                    </w:rPr>
                  </m:ctrlPr>
                </m:mPr>
                <m:mr>
                  <m:e>
                    <m:r>
                      <w:rPr>
                        <w:rFonts w:ascii="Cambria Math" w:eastAsiaTheme="minorEastAsia" w:hAnsi="Cambria Math" w:cs="Arial"/>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g</m:t>
                    </m:r>
                  </m:e>
                  <m:e>
                    <m:r>
                      <w:rPr>
                        <w:rFonts w:ascii="Cambria Math" w:eastAsiaTheme="minorEastAsia" w:hAnsi="Cambria Math" w:cs="Arial"/>
                      </w:rPr>
                      <m:t>0</m:t>
                    </m:r>
                  </m:e>
                  <m:e>
                    <m:r>
                      <w:rPr>
                        <w:rFonts w:ascii="Cambria Math" w:eastAsiaTheme="minorEastAsia" w:hAnsi="Cambria Math" w:cs="Arial"/>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g</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e>
                  <m:e>
                    <m:r>
                      <w:rPr>
                        <w:rFonts w:ascii="Cambria Math" w:eastAsiaTheme="minorEastAsia" w:hAnsi="Cambria Math" w:cs="Arial"/>
                      </w:rPr>
                      <m:t>0</m:t>
                    </m:r>
                    <m:ctrlPr>
                      <w:rPr>
                        <w:rFonts w:ascii="Cambria Math" w:eastAsia="Cambria Math" w:hAnsi="Cambria Math" w:cs="Cambria Math"/>
                        <w:i/>
                        <w:iCs/>
                      </w:rPr>
                    </m:ctrlPr>
                  </m:e>
                  <m:e>
                    <m:r>
                      <w:rPr>
                        <w:rFonts w:ascii="Cambria Math" w:eastAsia="Cambria Math" w:hAnsi="Cambria Math" w:cs="Cambria Math"/>
                      </w:rPr>
                      <m:t>g</m:t>
                    </m:r>
                  </m:e>
                </m:mr>
              </m:m>
            </m:e>
          </m:d>
        </m:oMath>
      </m:oMathPara>
    </w:p>
    <w:p w14:paraId="794A09A1" w14:textId="77777777" w:rsidR="00C74C59" w:rsidRDefault="00C74C59" w:rsidP="00C74C59">
      <w:pPr>
        <w:spacing w:line="288" w:lineRule="auto"/>
        <w:contextualSpacing/>
        <w:jc w:val="both"/>
        <w:rPr>
          <w:rFonts w:ascii="Arial" w:eastAsiaTheme="minorEastAsia" w:hAnsi="Arial" w:cs="Arial"/>
          <w:iCs/>
        </w:rPr>
      </w:pPr>
    </w:p>
    <w:p w14:paraId="28605056" w14:textId="77777777" w:rsidR="00C74C59" w:rsidRDefault="00C74C59" w:rsidP="00C74C59">
      <w:pPr>
        <w:spacing w:line="288" w:lineRule="auto"/>
        <w:contextualSpacing/>
        <w:jc w:val="both"/>
        <w:rPr>
          <w:rFonts w:ascii="Arial" w:eastAsiaTheme="minorEastAsia" w:hAnsi="Arial" w:cs="Arial"/>
          <w:iCs/>
        </w:rPr>
      </w:pPr>
      <w:r>
        <w:rPr>
          <w:rFonts w:ascii="Arial" w:eastAsiaTheme="minorEastAsia" w:hAnsi="Arial" w:cs="Arial"/>
          <w:iCs/>
        </w:rPr>
        <w:t xml:space="preserve">where we set </w:t>
      </w:r>
      <m:oMath>
        <m:r>
          <w:rPr>
            <w:rFonts w:ascii="Cambria Math" w:eastAsiaTheme="minorEastAsia" w:hAnsi="Cambria Math" w:cs="Arial"/>
          </w:rPr>
          <m:t>g=10</m:t>
        </m:r>
      </m:oMath>
      <w:r>
        <w:rPr>
          <w:rFonts w:ascii="Arial" w:eastAsiaTheme="minorEastAsia" w:hAnsi="Arial" w:cs="Arial"/>
          <w:iCs/>
        </w:rPr>
        <w:t xml:space="preserve"> in all our experiments. The 7</w:t>
      </w:r>
      <w:r w:rsidRPr="008B0DEA">
        <w:rPr>
          <w:rFonts w:ascii="Arial" w:eastAsiaTheme="minorEastAsia" w:hAnsi="Arial" w:cs="Arial"/>
          <w:iCs/>
          <w:vertAlign w:val="superscript"/>
        </w:rPr>
        <w:t>th</w:t>
      </w:r>
      <w:r>
        <w:rPr>
          <w:rFonts w:ascii="Arial" w:eastAsiaTheme="minorEastAsia" w:hAnsi="Arial" w:cs="Arial"/>
          <w:iCs/>
        </w:rPr>
        <w:t xml:space="preserve"> movement, ‘both middle fingers’ was used to stop the robot or perform a grasp of a target cube if the end-point was detected to be within the boundaries of the target. As this framework integrates continuous velocities based on discrete input velocity commands, we termed it IBID for input-based integrated control of continuous dynamics. </w:t>
      </w:r>
    </w:p>
    <w:p w14:paraId="11F6CDFC" w14:textId="77777777" w:rsidR="00C74C59" w:rsidRDefault="00C74C59" w:rsidP="00C74C59">
      <w:pPr>
        <w:spacing w:line="288" w:lineRule="auto"/>
        <w:contextualSpacing/>
        <w:jc w:val="both"/>
        <w:rPr>
          <w:rFonts w:ascii="Arial" w:eastAsiaTheme="minorEastAsia" w:hAnsi="Arial" w:cs="Arial"/>
          <w:i/>
          <w:iCs/>
        </w:rPr>
      </w:pPr>
    </w:p>
    <w:p w14:paraId="4448EEC0" w14:textId="77777777" w:rsidR="00C74C59" w:rsidRDefault="00C74C59" w:rsidP="00C74C59">
      <w:pPr>
        <w:spacing w:line="288" w:lineRule="auto"/>
        <w:contextualSpacing/>
        <w:jc w:val="both"/>
        <w:rPr>
          <w:rFonts w:ascii="Arial" w:eastAsiaTheme="minorEastAsia" w:hAnsi="Arial" w:cs="Arial"/>
          <w:i/>
          <w:iCs/>
        </w:rPr>
      </w:pPr>
      <w:r w:rsidRPr="00875AFC">
        <w:rPr>
          <w:rFonts w:ascii="Arial" w:eastAsiaTheme="minorEastAsia" w:hAnsi="Arial" w:cs="Arial"/>
          <w:i/>
          <w:iCs/>
        </w:rPr>
        <w:t>Input-based integrated control of complex reach-to-grasp dynamics using a mode switch</w:t>
      </w:r>
    </w:p>
    <w:p w14:paraId="3CFC0A0D" w14:textId="77777777" w:rsidR="00C74C59" w:rsidRDefault="00C74C59" w:rsidP="00C74C59">
      <w:pPr>
        <w:spacing w:line="288" w:lineRule="auto"/>
        <w:contextualSpacing/>
        <w:jc w:val="both"/>
        <w:rPr>
          <w:rFonts w:ascii="Arial" w:eastAsiaTheme="minorEastAsia" w:hAnsi="Arial" w:cs="Arial"/>
          <w:i/>
          <w:iCs/>
        </w:rPr>
      </w:pPr>
      <w:r>
        <w:rPr>
          <w:rFonts w:ascii="Arial" w:eastAsiaTheme="minorEastAsia" w:hAnsi="Arial" w:cs="Arial"/>
        </w:rPr>
        <w:t xml:space="preserve">To enable continuous hDoF control of both the gripper and the arm for reaching, grasping, and manipulating objects, we extended the IBID framework with a mode-switch command as detailed in Fig. 8A and 8B. The robot actions are divided into two operational modes: 1) a transport mode which allows for 3D translation of the robot gripper, and 2) a gripper mode which allows for rotation, gripper-aligned translation, and grasp open and close. Specifically, the dynamics allowed for rotation of the hand around a fixed axis in line with the gripper, and forward and backward translation of the hand to reach and withdraw from an object (Fig. 8B). The two modes utilize the same set of six imagined actions mapped to corresponding robot actions. The ‘both middle fingers’ action was used to switch between modes. To initiate the mode switch, the user must </w:t>
      </w:r>
      <w:r>
        <w:rPr>
          <w:rFonts w:ascii="Arial" w:eastAsiaTheme="minorEastAsia" w:hAnsi="Arial" w:cs="Arial"/>
        </w:rPr>
        <w:lastRenderedPageBreak/>
        <w:t xml:space="preserve">sustain the action with 80% of decodes over a 1s history, to prevent unintentional mode-switching.  The space of robot actions in the gripper mode was selected to allow the user to complete the final approach and grasp within one operational mode. The user has control of three degrees of freedom: single-axis gripper rotation, gripper-aligned translation, and grasp open/close. The rotation axis is specific to the robot's kinematic configuration and task. In the wall task, the gripper is oriented to allow for a grasp from the side of an object. Here, the user can control the “yaw” rotation around the gripper frame y-axis.  The gripper-aligned translation occurs along the gripper-frame z-axis, allowing the subject to move forward and backward to grasp the object. As the subject rotates the orientation of the gripper, the translation axis rotates in world frame coordinates. In the top-down rotation task, the gripper is oriented to grasp an object from the top. Here, the user can control the “roll” rotation about the z-axis. In this case, the gripper-aligned translation along the robot-frame z-axis always corresponds to the world-frame vertical axis. As in the transport mode, the gripper mode rotation and translation are governed by virtual dynamics with the decoder output applied as an input. The dynamics are identical to the translation mode with the kinematic state now corresponding to the gripper-aligned translational and rotational velocity (rad/s). The gripper mode translation matched that of the transport mode, and for the rotation, we set </w:t>
      </w:r>
      <m:oMath>
        <m:r>
          <w:rPr>
            <w:rFonts w:ascii="Cambria Math" w:eastAsiaTheme="minorEastAsia" w:hAnsi="Cambria Math" w:cs="Arial"/>
          </w:rPr>
          <m:t>a=0.75</m:t>
        </m:r>
      </m:oMath>
      <w:r>
        <w:rPr>
          <w:rFonts w:ascii="Arial" w:eastAsiaTheme="minorEastAsia" w:hAnsi="Arial" w:cs="Arial"/>
          <w:iCs/>
        </w:rPr>
        <w:t xml:space="preserve"> and </w:t>
      </w:r>
      <m:oMath>
        <m:r>
          <w:rPr>
            <w:rFonts w:ascii="Cambria Math" w:eastAsiaTheme="minorEastAsia" w:hAnsi="Cambria Math" w:cs="Arial"/>
          </w:rPr>
          <m:t>g=90</m:t>
        </m:r>
      </m:oMath>
      <w:r>
        <w:rPr>
          <w:rFonts w:ascii="Arial" w:eastAsiaTheme="minorEastAsia" w:hAnsi="Arial" w:cs="Arial"/>
        </w:rPr>
        <w:t xml:space="preserve"> in the </w:t>
      </w:r>
      <m:oMath>
        <m:r>
          <w:rPr>
            <w:rFonts w:ascii="Cambria Math" w:eastAsiaTheme="minorEastAsia" w:hAnsi="Cambria Math" w:cs="Arial"/>
          </w:rPr>
          <m:t>A</m:t>
        </m:r>
      </m:oMath>
      <w:r>
        <w:rPr>
          <w:rFonts w:ascii="Arial" w:eastAsiaTheme="minorEastAsia" w:hAnsi="Arial" w:cs="Arial"/>
        </w:rPr>
        <w:t xml:space="preserve"> and </w:t>
      </w:r>
      <m:oMath>
        <m:r>
          <w:rPr>
            <w:rFonts w:ascii="Cambria Math" w:eastAsiaTheme="minorEastAsia" w:hAnsi="Cambria Math" w:cs="Arial"/>
          </w:rPr>
          <m:t>B</m:t>
        </m:r>
      </m:oMath>
      <w:r>
        <w:rPr>
          <w:rFonts w:ascii="Arial" w:eastAsiaTheme="minorEastAsia" w:hAnsi="Arial" w:cs="Arial"/>
        </w:rPr>
        <w:t xml:space="preserve"> dynamics and gain matrices respectively</w:t>
      </w:r>
      <w:r>
        <w:rPr>
          <w:rFonts w:ascii="Cambria Math" w:eastAsiaTheme="minorEastAsia" w:hAnsi="Cambria Math" w:cs="Arial"/>
          <w:iCs/>
        </w:rPr>
        <w:t xml:space="preserve">. </w:t>
      </w:r>
      <w:r>
        <w:rPr>
          <w:rFonts w:ascii="Arial" w:eastAsiaTheme="minorEastAsia" w:hAnsi="Arial" w:cs="Arial"/>
        </w:rPr>
        <w:t>The gripper state (open or close) is controlled in a discrete manner. Similar to the mode switch, the user must sustain the input corresponding to open or close with 80 % of the decodes over 1s history, to prevent unintentional grasp actions.</w:t>
      </w:r>
    </w:p>
    <w:p w14:paraId="2C1A6772" w14:textId="77777777" w:rsidR="00C74C59" w:rsidRDefault="00C74C59" w:rsidP="00C74C59">
      <w:pPr>
        <w:spacing w:line="288" w:lineRule="auto"/>
        <w:contextualSpacing/>
        <w:jc w:val="both"/>
        <w:rPr>
          <w:rFonts w:ascii="Arial" w:eastAsiaTheme="minorEastAsia" w:hAnsi="Arial" w:cs="Arial"/>
          <w:i/>
          <w:iCs/>
        </w:rPr>
      </w:pPr>
    </w:p>
    <w:p w14:paraId="0BFF4846" w14:textId="77777777" w:rsidR="00C74C59" w:rsidRDefault="00C74C59" w:rsidP="00C74C59">
      <w:pPr>
        <w:spacing w:line="288" w:lineRule="auto"/>
        <w:contextualSpacing/>
        <w:jc w:val="both"/>
        <w:rPr>
          <w:rFonts w:ascii="Arial" w:eastAsiaTheme="minorEastAsia" w:hAnsi="Arial" w:cs="Arial"/>
          <w:i/>
          <w:iCs/>
        </w:rPr>
      </w:pPr>
      <w:r>
        <w:rPr>
          <w:rFonts w:ascii="Arial" w:eastAsiaTheme="minorEastAsia" w:hAnsi="Arial" w:cs="Arial"/>
          <w:i/>
          <w:iCs/>
        </w:rPr>
        <w:t>ReFit Kalman Filter-based continuous end-point control</w:t>
      </w:r>
    </w:p>
    <w:p w14:paraId="5B846052" w14:textId="77777777" w:rsidR="00C74C59" w:rsidRDefault="00C74C59" w:rsidP="00C74C59">
      <w:pPr>
        <w:spacing w:line="288" w:lineRule="auto"/>
        <w:contextualSpacing/>
        <w:jc w:val="both"/>
        <w:rPr>
          <w:rFonts w:ascii="Arial" w:eastAsiaTheme="minorEastAsia" w:hAnsi="Arial" w:cs="Arial"/>
        </w:rPr>
      </w:pPr>
      <w:r>
        <w:rPr>
          <w:rFonts w:ascii="Arial" w:eastAsiaTheme="minorEastAsia" w:hAnsi="Arial" w:cs="Arial"/>
        </w:rPr>
        <w:t xml:space="preserve">We initialized and updated the parameters of a daily ReFit velocity Kalman Filter with denovo end-point continuous velocity commands using methods previously described in detail </w:t>
      </w:r>
      <w:r>
        <w:rPr>
          <w:rFonts w:ascii="Arial" w:eastAsiaTheme="minorEastAsia" w:hAnsi="Arial" w:cs="Arial"/>
        </w:rPr>
        <w:fldChar w:fldCharType="begin">
          <w:fldData xml:space="preserve">PEVuZE5vdGU+PENpdGU+PEF1dGhvcj5HaWxqYTwvQXV0aG9yPjxZZWFyPjIwMTI8L1llYXI+PFJl
Y051bT4yODg8L1JlY051bT48RGlzcGxheVRleHQ+KEdpbGphIGV0IGFsLiwgMjAxMjsgT3JzYm9y
biBldCBhbC4sIDIwMTI7IFNpbHZlcnNtaXRoIGV0IGFsLiwgMjAyMSk8L0Rpc3BsYXlUZXh0Pjxy
ZWNvcmQ+PHJlYy1udW1iZXI+Mjg4PC9yZWMtbnVtYmVyPjxmb3JlaWduLWtleXM+PGtleSBhcHA9
IkVOIiBkYi1pZD0iMDk1dnpmMnp6dmFycGFlemFkOXh3NTB1d3Z6d3NkNTllZGY5IiB0aW1lc3Rh
bXA9IjE2NzIwNDQzNjgiPjI4ODwva2V5PjwvZm9yZWlnbi1rZXlzPjxyZWYtdHlwZSBuYW1lPSJK
b3VybmFsIEFydGljbGUiPjE3PC9yZWYtdHlwZT48Y29udHJpYnV0b3JzPjxhdXRob3JzPjxhdXRo
b3I+R2lsamEsIFZpa2FzaDwvYXV0aG9yPjxhdXRob3I+TnV5dWp1a2lhbiwgUGF1bDwvYXV0aG9y
PjxhdXRob3I+Q2hlc3RlaywgQ2luZHkgQTwvYXV0aG9yPjxhdXRob3I+Q3VubmluZ2hhbSwgSm9o
biBQPC9hdXRob3I+PGF1dGhvcj5ZdSwgQnlyb24gTTwvYXV0aG9yPjxhdXRob3I+RmFuLCBKb2xp
bmUgTTwvYXV0aG9yPjxhdXRob3I+Q2h1cmNobGFuZCwgTWFyayBNPC9hdXRob3I+PGF1dGhvcj5L
YXVmbWFuLCBNYXR0aGV3IFQ8L2F1dGhvcj48YXV0aG9yPkthbywgSm9uYXRoYW4gQzwvYXV0aG9y
PjxhdXRob3I+Unl1LCBTdGVwaGVuIEk8L2F1dGhvcj48L2F1dGhvcnM+PC9jb250cmlidXRvcnM+
PHRpdGxlcz48dGl0bGU+QSBoaWdoLXBlcmZvcm1hbmNlIG5ldXJhbCBwcm9zdGhlc2lzIGVuYWJs
ZWQgYnkgY29udHJvbCBhbGdvcml0aG0gZGVzaWduPC90aXRsZT48c2Vjb25kYXJ5LXRpdGxlPk5h
dHVyZSBuZXVyb3NjaWVuY2U8L3NlY29uZGFyeS10aXRsZT48L3RpdGxlcz48cGVyaW9kaWNhbD48
ZnVsbC10aXRsZT5OYXR1cmUgbmV1cm9zY2llbmNlPC9mdWxsLXRpdGxlPjwvcGVyaW9kaWNhbD48
cGFnZXM+MTc1Mi0xNzU3PC9wYWdlcz48dm9sdW1lPjE1PC92b2x1bWU+PG51bWJlcj4xMjwvbnVt
YmVyPjxkYXRlcz48eWVhcj4yMDEyPC95ZWFyPjwvZGF0ZXM+PGlzYm4+MTU0Ni0xNzI2PC9pc2Ju
Pjx1cmxzPjwvdXJscz48L3JlY29yZD48L0NpdGU+PENpdGU+PEF1dGhvcj5PcnNib3JuPC9BdXRo
b3I+PFllYXI+MjAxMjwvWWVhcj48UmVjTnVtPjM0MTwvUmVjTnVtPjxyZWNvcmQ+PHJlYy1udW1i
ZXI+MzQxPC9yZWMtbnVtYmVyPjxmb3JlaWduLWtleXM+PGtleSBhcHA9IkVOIiBkYi1pZD0iMDk1
dnpmMnp6dmFycGFlemFkOXh3NTB1d3Z6d3NkNTllZGY5IiB0aW1lc3RhbXA9IjE2ODAwNjk2NTMi
PjM0MTwva2V5PjwvZm9yZWlnbi1rZXlzPjxyZWYtdHlwZSBuYW1lPSJKb3VybmFsIEFydGljbGUi
PjE3PC9yZWYtdHlwZT48Y29udHJpYnV0b3JzPjxhdXRob3JzPjxhdXRob3I+T3JzYm9ybiwgQW15
IEw8L2F1dGhvcj48YXV0aG9yPkRhbmdpLCBTaWRkaGFydGg8L2F1dGhvcj48YXV0aG9yPk1vb3Jt
YW4sIEhlbGVuZSBHPC9hdXRob3I+PGF1dGhvcj5DYXJtZW5hLCBKb3NlIE08L2F1dGhvcj48L2F1
dGhvcnM+PC9jb250cmlidXRvcnM+PHRpdGxlcz48dGl0bGU+Q2xvc2VkLWxvb3AgZGVjb2RlciBh
ZGFwdGF0aW9uIG9uIGludGVybWVkaWF0ZSB0aW1lLXNjYWxlcyBmYWNpbGl0YXRlcyByYXBpZCBC
TUkgcGVyZm9ybWFuY2UgaW1wcm92ZW1lbnRzIGluZGVwZW5kZW50IG9mIGRlY29kZXIgaW5pdGlh
bGl6YXRpb24gY29uZGl0aW9uczwvdGl0bGU+PHNlY29uZGFyeS10aXRsZT5JRUVFIFRyYW5zYWN0
aW9ucyBvbiBOZXVyYWwgU3lzdGVtcyBhbmQgUmVoYWJpbGl0YXRpb24gRW5naW5lZXJpbmc8L3Nl
Y29uZGFyeS10aXRsZT48L3RpdGxlcz48cGVyaW9kaWNhbD48ZnVsbC10aXRsZT5JRUVFIFRyYW5z
YWN0aW9ucyBvbiBOZXVyYWwgU3lzdGVtcyBhbmQgUmVoYWJpbGl0YXRpb24gRW5naW5lZXJpbmc8
L2Z1bGwtdGl0bGU+PC9wZXJpb2RpY2FsPjxwYWdlcz40NjgtNDc3PC9wYWdlcz48dm9sdW1lPjIw
PC92b2x1bWU+PG51bWJlcj40PC9udW1iZXI+PGRhdGVzPjx5ZWFyPjIwMTI8L3llYXI+PC9kYXRl
cz48aXNibj4xNTM0LTQzMjA8L2lzYm4+PHVybHM+PC91cmxzPjwvcmVjb3JkPjwvQ2l0ZT48Q2l0
ZT48QXV0aG9yPlNpbHZlcnNtaXRoPC9BdXRob3I+PFllYXI+MjAyMTwvWWVhcj48UmVjTnVtPjk3
PC9SZWNOdW0+PHJlY29yZD48cmVjLW51bWJlcj45NzwvcmVjLW51bWJlcj48Zm9yZWlnbi1rZXlz
PjxrZXkgYXBwPSJFTiIgZGItaWQ9IjA5NXZ6ZjJ6enZhcnBhZXphZDl4dzUwdXd2endzZDU5ZWRm
OSIgdGltZXN0YW1wPSIxNjA3ODk5NTQ1Ij45Nzwva2V5PjwvZm9yZWlnbi1rZXlzPjxyZWYtdHlw
ZSBuYW1lPSJKb3VybmFsIEFydGljbGUiPjE3PC9yZWYtdHlwZT48Y29udHJpYnV0b3JzPjxhdXRo
b3JzPjxhdXRob3I+U2lsdmVyc21pdGgsIERhbmllbCBCPC9hdXRob3I+PGF1dGhvcj5BYmlyaSwg
UmV6YTwvYXV0aG9yPjxhdXRob3I+SGFyZHksIE5pY2hvbGFzIEY8L2F1dGhvcj48YXV0aG9yPk5h
dHJhaiwgTmlraGlsZXNoPC9hdXRob3I+PGF1dGhvcj5UdS1DaGFuLCBBZGVseW48L2F1dGhvcj48
YXV0aG9yPkNoYW5nLCBFZHdhcmQgRjwvYXV0aG9yPjxhdXRob3I+R2FuZ3VseSwgS2FydW5lc2g8
L2F1dGhvcj48L2F1dGhvcnM+PC9jb250cmlidXRvcnM+PHRpdGxlcz48dGl0bGU+UGx1Zy1hbmQt
cGxheSBjb250cm9sIG9mIGEgYnJhaW7igJNjb21wdXRlciBpbnRlcmZhY2UgdGhyb3VnaCBuZXVy
YWwgbWFwIHN0YWJpbGl6YXRpb248L3RpdGxlPjxzZWNvbmRhcnktdGl0bGU+TmF0dXJlIEJpb3Rl
Y2hub2xvZ3k8L3NlY29uZGFyeS10aXRsZT48L3RpdGxlcz48cGVyaW9kaWNhbD48ZnVsbC10aXRs
ZT5OYXR1cmUgQmlvdGVjaG5vbG9neTwvZnVsbC10aXRsZT48L3BlcmlvZGljYWw+PHBhZ2VzPjMy
Ni0zMzU8L3BhZ2VzPjx2b2x1bWU+MzkgPC92b2x1bWU+PG51bWJlcj4zPC9udW1iZXI+PGRhdGVz
Pjx5ZWFyPjIwMjE8L3llYXI+PC9kYXRlcz48aXNibj4xNTQ2LTE2OTY8L2lzYm4+PHVybHM+PC91
cmxzPjwvcmVjb3JkPjwvQ2l0ZT48L0VuZE5vdGU+AG==
</w:fldData>
        </w:fldChar>
      </w:r>
      <w:r>
        <w:rPr>
          <w:rFonts w:ascii="Arial" w:eastAsiaTheme="minorEastAsia" w:hAnsi="Arial" w:cs="Arial"/>
        </w:rPr>
        <w:instrText xml:space="preserve"> ADDIN EN.CITE </w:instrText>
      </w:r>
      <w:r>
        <w:rPr>
          <w:rFonts w:ascii="Arial" w:eastAsiaTheme="minorEastAsia" w:hAnsi="Arial" w:cs="Arial"/>
        </w:rPr>
        <w:fldChar w:fldCharType="begin">
          <w:fldData xml:space="preserve">PEVuZE5vdGU+PENpdGU+PEF1dGhvcj5HaWxqYTwvQXV0aG9yPjxZZWFyPjIwMTI8L1llYXI+PFJl
Y051bT4yODg8L1JlY051bT48RGlzcGxheVRleHQ+KEdpbGphIGV0IGFsLiwgMjAxMjsgT3JzYm9y
biBldCBhbC4sIDIwMTI7IFNpbHZlcnNtaXRoIGV0IGFsLiwgMjAyMSk8L0Rpc3BsYXlUZXh0Pjxy
ZWNvcmQ+PHJlYy1udW1iZXI+Mjg4PC9yZWMtbnVtYmVyPjxmb3JlaWduLWtleXM+PGtleSBhcHA9
IkVOIiBkYi1pZD0iMDk1dnpmMnp6dmFycGFlemFkOXh3NTB1d3Z6d3NkNTllZGY5IiB0aW1lc3Rh
bXA9IjE2NzIwNDQzNjgiPjI4ODwva2V5PjwvZm9yZWlnbi1rZXlzPjxyZWYtdHlwZSBuYW1lPSJK
b3VybmFsIEFydGljbGUiPjE3PC9yZWYtdHlwZT48Y29udHJpYnV0b3JzPjxhdXRob3JzPjxhdXRo
b3I+R2lsamEsIFZpa2FzaDwvYXV0aG9yPjxhdXRob3I+TnV5dWp1a2lhbiwgUGF1bDwvYXV0aG9y
PjxhdXRob3I+Q2hlc3RlaywgQ2luZHkgQTwvYXV0aG9yPjxhdXRob3I+Q3VubmluZ2hhbSwgSm9o
biBQPC9hdXRob3I+PGF1dGhvcj5ZdSwgQnlyb24gTTwvYXV0aG9yPjxhdXRob3I+RmFuLCBKb2xp
bmUgTTwvYXV0aG9yPjxhdXRob3I+Q2h1cmNobGFuZCwgTWFyayBNPC9hdXRob3I+PGF1dGhvcj5L
YXVmbWFuLCBNYXR0aGV3IFQ8L2F1dGhvcj48YXV0aG9yPkthbywgSm9uYXRoYW4gQzwvYXV0aG9y
PjxhdXRob3I+Unl1LCBTdGVwaGVuIEk8L2F1dGhvcj48L2F1dGhvcnM+PC9jb250cmlidXRvcnM+
PHRpdGxlcz48dGl0bGU+QSBoaWdoLXBlcmZvcm1hbmNlIG5ldXJhbCBwcm9zdGhlc2lzIGVuYWJs
ZWQgYnkgY29udHJvbCBhbGdvcml0aG0gZGVzaWduPC90aXRsZT48c2Vjb25kYXJ5LXRpdGxlPk5h
dHVyZSBuZXVyb3NjaWVuY2U8L3NlY29uZGFyeS10aXRsZT48L3RpdGxlcz48cGVyaW9kaWNhbD48
ZnVsbC10aXRsZT5OYXR1cmUgbmV1cm9zY2llbmNlPC9mdWxsLXRpdGxlPjwvcGVyaW9kaWNhbD48
cGFnZXM+MTc1Mi0xNzU3PC9wYWdlcz48dm9sdW1lPjE1PC92b2x1bWU+PG51bWJlcj4xMjwvbnVt
YmVyPjxkYXRlcz48eWVhcj4yMDEyPC95ZWFyPjwvZGF0ZXM+PGlzYm4+MTU0Ni0xNzI2PC9pc2Ju
Pjx1cmxzPjwvdXJscz48L3JlY29yZD48L0NpdGU+PENpdGU+PEF1dGhvcj5PcnNib3JuPC9BdXRo
b3I+PFllYXI+MjAxMjwvWWVhcj48UmVjTnVtPjM0MTwvUmVjTnVtPjxyZWNvcmQ+PHJlYy1udW1i
ZXI+MzQxPC9yZWMtbnVtYmVyPjxmb3JlaWduLWtleXM+PGtleSBhcHA9IkVOIiBkYi1pZD0iMDk1
dnpmMnp6dmFycGFlemFkOXh3NTB1d3Z6d3NkNTllZGY5IiB0aW1lc3RhbXA9IjE2ODAwNjk2NTMi
PjM0MTwva2V5PjwvZm9yZWlnbi1rZXlzPjxyZWYtdHlwZSBuYW1lPSJKb3VybmFsIEFydGljbGUi
PjE3PC9yZWYtdHlwZT48Y29udHJpYnV0b3JzPjxhdXRob3JzPjxhdXRob3I+T3JzYm9ybiwgQW15
IEw8L2F1dGhvcj48YXV0aG9yPkRhbmdpLCBTaWRkaGFydGg8L2F1dGhvcj48YXV0aG9yPk1vb3Jt
YW4sIEhlbGVuZSBHPC9hdXRob3I+PGF1dGhvcj5DYXJtZW5hLCBKb3NlIE08L2F1dGhvcj48L2F1
dGhvcnM+PC9jb250cmlidXRvcnM+PHRpdGxlcz48dGl0bGU+Q2xvc2VkLWxvb3AgZGVjb2RlciBh
ZGFwdGF0aW9uIG9uIGludGVybWVkaWF0ZSB0aW1lLXNjYWxlcyBmYWNpbGl0YXRlcyByYXBpZCBC
TUkgcGVyZm9ybWFuY2UgaW1wcm92ZW1lbnRzIGluZGVwZW5kZW50IG9mIGRlY29kZXIgaW5pdGlh
bGl6YXRpb24gY29uZGl0aW9uczwvdGl0bGU+PHNlY29uZGFyeS10aXRsZT5JRUVFIFRyYW5zYWN0
aW9ucyBvbiBOZXVyYWwgU3lzdGVtcyBhbmQgUmVoYWJpbGl0YXRpb24gRW5naW5lZXJpbmc8L3Nl
Y29uZGFyeS10aXRsZT48L3RpdGxlcz48cGVyaW9kaWNhbD48ZnVsbC10aXRsZT5JRUVFIFRyYW5z
YWN0aW9ucyBvbiBOZXVyYWwgU3lzdGVtcyBhbmQgUmVoYWJpbGl0YXRpb24gRW5naW5lZXJpbmc8
L2Z1bGwtdGl0bGU+PC9wZXJpb2RpY2FsPjxwYWdlcz40NjgtNDc3PC9wYWdlcz48dm9sdW1lPjIw
PC92b2x1bWU+PG51bWJlcj40PC9udW1iZXI+PGRhdGVzPjx5ZWFyPjIwMTI8L3llYXI+PC9kYXRl
cz48aXNibj4xNTM0LTQzMjA8L2lzYm4+PHVybHM+PC91cmxzPjwvcmVjb3JkPjwvQ2l0ZT48Q2l0
ZT48QXV0aG9yPlNpbHZlcnNtaXRoPC9BdXRob3I+PFllYXI+MjAyMTwvWWVhcj48UmVjTnVtPjk3
PC9SZWNOdW0+PHJlY29yZD48cmVjLW51bWJlcj45NzwvcmVjLW51bWJlcj48Zm9yZWlnbi1rZXlz
PjxrZXkgYXBwPSJFTiIgZGItaWQ9IjA5NXZ6ZjJ6enZhcnBhZXphZDl4dzUwdXd2endzZDU5ZWRm
OSIgdGltZXN0YW1wPSIxNjA3ODk5NTQ1Ij45Nzwva2V5PjwvZm9yZWlnbi1rZXlzPjxyZWYtdHlw
ZSBuYW1lPSJKb3VybmFsIEFydGljbGUiPjE3PC9yZWYtdHlwZT48Y29udHJpYnV0b3JzPjxhdXRo
b3JzPjxhdXRob3I+U2lsdmVyc21pdGgsIERhbmllbCBCPC9hdXRob3I+PGF1dGhvcj5BYmlyaSwg
UmV6YTwvYXV0aG9yPjxhdXRob3I+SGFyZHksIE5pY2hvbGFzIEY8L2F1dGhvcj48YXV0aG9yPk5h
dHJhaiwgTmlraGlsZXNoPC9hdXRob3I+PGF1dGhvcj5UdS1DaGFuLCBBZGVseW48L2F1dGhvcj48
YXV0aG9yPkNoYW5nLCBFZHdhcmQgRjwvYXV0aG9yPjxhdXRob3I+R2FuZ3VseSwgS2FydW5lc2g8
L2F1dGhvcj48L2F1dGhvcnM+PC9jb250cmlidXRvcnM+PHRpdGxlcz48dGl0bGU+UGx1Zy1hbmQt
cGxheSBjb250cm9sIG9mIGEgYnJhaW7igJNjb21wdXRlciBpbnRlcmZhY2UgdGhyb3VnaCBuZXVy
YWwgbWFwIHN0YWJpbGl6YXRpb248L3RpdGxlPjxzZWNvbmRhcnktdGl0bGU+TmF0dXJlIEJpb3Rl
Y2hub2xvZ3k8L3NlY29uZGFyeS10aXRsZT48L3RpdGxlcz48cGVyaW9kaWNhbD48ZnVsbC10aXRs
ZT5OYXR1cmUgQmlvdGVjaG5vbG9neTwvZnVsbC10aXRsZT48L3BlcmlvZGljYWw+PHBhZ2VzPjMy
Ni0zMzU8L3BhZ2VzPjx2b2x1bWU+MzkgPC92b2x1bWU+PG51bWJlcj4zPC9udW1iZXI+PGRhdGVz
Pjx5ZWFyPjIwMjE8L3llYXI+PC9kYXRlcz48aXNibj4xNTQ2LTE2OTY8L2lzYm4+PHVybHM+PC91
cmxzPjwvcmVjb3JkPjwvQ2l0ZT48L0VuZE5vdGU+AG==
</w:fldData>
        </w:fldChar>
      </w:r>
      <w:r>
        <w:rPr>
          <w:rFonts w:ascii="Arial" w:eastAsiaTheme="minorEastAsia" w:hAnsi="Arial" w:cs="Arial"/>
        </w:rPr>
        <w:instrText xml:space="preserve"> ADDIN EN.CITE.DATA </w:instrText>
      </w:r>
      <w:r>
        <w:rPr>
          <w:rFonts w:ascii="Arial" w:eastAsiaTheme="minorEastAsia" w:hAnsi="Arial" w:cs="Arial"/>
        </w:rPr>
      </w:r>
      <w:r>
        <w:rPr>
          <w:rFonts w:ascii="Arial" w:eastAsiaTheme="minorEastAsia" w:hAnsi="Arial" w:cs="Arial"/>
        </w:rPr>
        <w:fldChar w:fldCharType="end"/>
      </w:r>
      <w:r>
        <w:rPr>
          <w:rFonts w:ascii="Arial" w:eastAsiaTheme="minorEastAsia" w:hAnsi="Arial" w:cs="Arial"/>
        </w:rPr>
      </w:r>
      <w:r>
        <w:rPr>
          <w:rFonts w:ascii="Arial" w:eastAsiaTheme="minorEastAsia" w:hAnsi="Arial" w:cs="Arial"/>
        </w:rPr>
        <w:fldChar w:fldCharType="separate"/>
      </w:r>
      <w:r>
        <w:rPr>
          <w:rFonts w:ascii="Arial" w:eastAsiaTheme="minorEastAsia" w:hAnsi="Arial" w:cs="Arial"/>
          <w:noProof/>
        </w:rPr>
        <w:t>(Gilja et al., 2012; Orsborn et al., 2012; Silversmith et al., 2021)</w:t>
      </w:r>
      <w:r>
        <w:rPr>
          <w:rFonts w:ascii="Arial" w:eastAsiaTheme="minorEastAsia" w:hAnsi="Arial" w:cs="Arial"/>
        </w:rPr>
        <w:fldChar w:fldCharType="end"/>
      </w:r>
      <w:r>
        <w:rPr>
          <w:rFonts w:ascii="Arial" w:eastAsiaTheme="minorEastAsia" w:hAnsi="Arial" w:cs="Arial"/>
        </w:rPr>
        <w:t xml:space="preserve"> and in the supplementary section of our prior BCI study </w:t>
      </w:r>
      <w:r>
        <w:rPr>
          <w:rFonts w:ascii="Arial" w:eastAsiaTheme="minorEastAsia" w:hAnsi="Arial" w:cs="Arial"/>
        </w:rPr>
        <w:fldChar w:fldCharType="begin"/>
      </w:r>
      <w:r>
        <w:rPr>
          <w:rFonts w:ascii="Arial" w:eastAsiaTheme="minorEastAsia" w:hAnsi="Arial" w:cs="Arial"/>
        </w:rPr>
        <w:instrText xml:space="preserve"> ADDIN EN.CITE &lt;EndNote&gt;&lt;Cite&gt;&lt;Author&gt;Silversmith&lt;/Author&gt;&lt;Year&gt;2021&lt;/Year&gt;&lt;RecNum&gt;97&lt;/RecNum&gt;&lt;DisplayText&gt;(Silversmith et al., 2021)&lt;/DisplayText&gt;&lt;record&gt;&lt;rec-number&gt;97&lt;/rec-number&gt;&lt;foreign-keys&gt;&lt;key app="EN" db-id="095vzf2zzvarpaezad9xw50uwvzwsd59edf9" timestamp="1607899545"&gt;97&lt;/key&gt;&lt;/foreign-keys&gt;&lt;ref-type name="Journal Article"&gt;17&lt;/ref-type&gt;&lt;contributors&gt;&lt;authors&gt;&lt;author&gt;Silversmith, Daniel B&lt;/author&gt;&lt;author&gt;Abiri, Reza&lt;/author&gt;&lt;author&gt;Hardy, Nicholas F&lt;/author&gt;&lt;author&gt;Natraj, Nikhilesh&lt;/author&gt;&lt;author&gt;Tu-Chan, Adelyn&lt;/author&gt;&lt;author&gt;Chang, Edward F&lt;/author&gt;&lt;author&gt;Ganguly, Karunesh&lt;/author&gt;&lt;/authors&gt;&lt;/contributors&gt;&lt;titles&gt;&lt;title&gt;Plug-and-play control of a brain–computer interface through neural map stabilization&lt;/title&gt;&lt;secondary-title&gt;Nature Biotechnology&lt;/secondary-title&gt;&lt;/titles&gt;&lt;periodical&gt;&lt;full-title&gt;Nature Biotechnology&lt;/full-title&gt;&lt;/periodical&gt;&lt;pages&gt;326-335&lt;/pages&gt;&lt;volume&gt;39 &lt;/volume&gt;&lt;number&gt;3&lt;/number&gt;&lt;dates&gt;&lt;year&gt;2021&lt;/year&gt;&lt;/dates&gt;&lt;isbn&gt;1546-1696&lt;/isbn&gt;&lt;urls&gt;&lt;/urls&gt;&lt;/record&gt;&lt;/Cite&gt;&lt;/EndNote&gt;</w:instrText>
      </w:r>
      <w:r>
        <w:rPr>
          <w:rFonts w:ascii="Arial" w:eastAsiaTheme="minorEastAsia" w:hAnsi="Arial" w:cs="Arial"/>
        </w:rPr>
        <w:fldChar w:fldCharType="separate"/>
      </w:r>
      <w:r>
        <w:rPr>
          <w:rFonts w:ascii="Arial" w:eastAsiaTheme="minorEastAsia" w:hAnsi="Arial" w:cs="Arial"/>
          <w:noProof/>
        </w:rPr>
        <w:t>(Silversmith et al., 2021)</w:t>
      </w:r>
      <w:r>
        <w:rPr>
          <w:rFonts w:ascii="Arial" w:eastAsiaTheme="minorEastAsia" w:hAnsi="Arial" w:cs="Arial"/>
        </w:rPr>
        <w:fldChar w:fldCharType="end"/>
      </w:r>
      <w:r>
        <w:rPr>
          <w:rFonts w:ascii="Arial" w:eastAsiaTheme="minorEastAsia" w:hAnsi="Arial" w:cs="Arial"/>
        </w:rPr>
        <w:t xml:space="preserve">. Here, the 3D kinematic state of the robot’s end-point is assumed to be hidden and thus has to be inferred based on continuous neural measurements, where the state is given by: </w:t>
      </w:r>
    </w:p>
    <w:p w14:paraId="00702127" w14:textId="77777777" w:rsidR="00C74C59" w:rsidRDefault="00C74C59" w:rsidP="00C74C59">
      <w:pPr>
        <w:spacing w:line="288" w:lineRule="auto"/>
        <w:contextualSpacing/>
        <w:jc w:val="both"/>
        <w:rPr>
          <w:rFonts w:ascii="Arial" w:eastAsiaTheme="minorEastAsia" w:hAnsi="Arial" w:cs="Arial"/>
        </w:rPr>
      </w:pPr>
    </w:p>
    <w:p w14:paraId="68B49634" w14:textId="77777777" w:rsidR="00C74C59" w:rsidRDefault="00C74C59" w:rsidP="00C74C59">
      <w:pPr>
        <w:spacing w:line="288" w:lineRule="auto"/>
        <w:contextualSpacing/>
        <w:jc w:val="both"/>
        <w:rPr>
          <w:rFonts w:ascii="Arial" w:eastAsiaTheme="minorEastAsia" w:hAnsi="Arial" w:cs="Arial"/>
          <w:iCs/>
        </w:rPr>
      </w:pPr>
      <m:oMathPara>
        <m:oMath>
          <m:r>
            <w:rPr>
              <w:rFonts w:ascii="Cambria Math" w:eastAsiaTheme="minorEastAsia" w:hAnsi="Cambria Math" w:cs="Arial"/>
            </w:rPr>
            <m:t>X</m:t>
          </m:r>
          <m:d>
            <m:dPr>
              <m:ctrlPr>
                <w:rPr>
                  <w:rFonts w:ascii="Cambria Math" w:eastAsiaTheme="minorEastAsia" w:hAnsi="Cambria Math" w:cs="Arial"/>
                  <w:i/>
                  <w:iCs/>
                </w:rPr>
              </m:ctrlPr>
            </m:dPr>
            <m:e>
              <m:r>
                <w:rPr>
                  <w:rFonts w:ascii="Cambria Math" w:eastAsiaTheme="minorEastAsia" w:hAnsi="Cambria Math" w:cs="Arial"/>
                </w:rPr>
                <m:t>t</m:t>
              </m:r>
            </m:e>
          </m:d>
          <m:r>
            <w:rPr>
              <w:rFonts w:ascii="Cambria Math" w:eastAsiaTheme="minorEastAsia" w:hAnsi="Cambria Math" w:cs="Arial"/>
            </w:rPr>
            <m:t xml:space="preserve">= </m:t>
          </m:r>
          <m:r>
            <m:rPr>
              <m:sty m:val="p"/>
            </m:rPr>
            <w:rPr>
              <w:rFonts w:ascii="Cambria Math" w:eastAsiaTheme="minorEastAsia" w:hAnsi="Cambria Math" w:cs="Arial"/>
            </w:rPr>
            <m:t xml:space="preserve"> </m:t>
          </m:r>
          <m:sSup>
            <m:sSupPr>
              <m:ctrlPr>
                <w:rPr>
                  <w:rFonts w:ascii="Cambria Math" w:eastAsiaTheme="minorEastAsia" w:hAnsi="Cambria Math" w:cs="Arial"/>
                  <w:i/>
                  <w:iCs/>
                </w:rPr>
              </m:ctrlPr>
            </m:sSupPr>
            <m:e>
              <m:d>
                <m:dPr>
                  <m:begChr m:val="["/>
                  <m:endChr m:val="]"/>
                  <m:ctrlPr>
                    <w:rPr>
                      <w:rFonts w:ascii="Cambria Math" w:eastAsiaTheme="minorEastAsia" w:hAnsi="Cambria Math" w:cs="Arial"/>
                      <w:i/>
                      <w:iCs/>
                    </w:rPr>
                  </m:ctrlPr>
                </m:dPr>
                <m:e>
                  <m:sSub>
                    <m:sSubPr>
                      <m:ctrlPr>
                        <w:rPr>
                          <w:rFonts w:ascii="Cambria Math" w:eastAsiaTheme="minorEastAsia" w:hAnsi="Cambria Math" w:cs="Arial"/>
                          <w:i/>
                          <w:iCs/>
                        </w:rPr>
                      </m:ctrlPr>
                    </m:sSubPr>
                    <m:e>
                      <m:r>
                        <w:rPr>
                          <w:rFonts w:ascii="Cambria Math" w:eastAsiaTheme="minorEastAsia" w:hAnsi="Cambria Math" w:cs="Arial"/>
                        </w:rPr>
                        <m:t>p</m:t>
                      </m:r>
                    </m:e>
                    <m:sub>
                      <m:r>
                        <w:rPr>
                          <w:rFonts w:ascii="Cambria Math" w:eastAsiaTheme="minorEastAsia" w:hAnsi="Cambria Math" w:cs="Arial"/>
                        </w:rPr>
                        <m:t>x</m:t>
                      </m:r>
                    </m:sub>
                  </m:sSub>
                  <m:r>
                    <w:rPr>
                      <w:rFonts w:ascii="Cambria Math" w:eastAsiaTheme="minorEastAsia" w:hAnsi="Cambria Math" w:cs="Arial"/>
                    </w:rPr>
                    <m:t xml:space="preserve"> </m:t>
                  </m:r>
                  <m:sSub>
                    <m:sSubPr>
                      <m:ctrlPr>
                        <w:rPr>
                          <w:rFonts w:ascii="Cambria Math" w:eastAsiaTheme="minorEastAsia" w:hAnsi="Cambria Math" w:cs="Arial"/>
                          <w:i/>
                          <w:iCs/>
                        </w:rPr>
                      </m:ctrlPr>
                    </m:sSubPr>
                    <m:e>
                      <m:r>
                        <w:rPr>
                          <w:rFonts w:ascii="Cambria Math" w:eastAsiaTheme="minorEastAsia" w:hAnsi="Cambria Math" w:cs="Arial"/>
                        </w:rPr>
                        <m:t>p</m:t>
                      </m:r>
                    </m:e>
                    <m:sub>
                      <m:r>
                        <w:rPr>
                          <w:rFonts w:ascii="Cambria Math" w:eastAsiaTheme="minorEastAsia" w:hAnsi="Cambria Math" w:cs="Arial"/>
                        </w:rPr>
                        <m:t>y</m:t>
                      </m:r>
                    </m:sub>
                  </m:sSub>
                  <m:r>
                    <w:rPr>
                      <w:rFonts w:ascii="Cambria Math" w:eastAsiaTheme="minorEastAsia" w:hAnsi="Cambria Math" w:cs="Arial"/>
                    </w:rPr>
                    <m:t xml:space="preserve"> </m:t>
                  </m:r>
                  <m:sSub>
                    <m:sSubPr>
                      <m:ctrlPr>
                        <w:rPr>
                          <w:rFonts w:ascii="Cambria Math" w:eastAsiaTheme="minorEastAsia" w:hAnsi="Cambria Math" w:cs="Arial"/>
                          <w:i/>
                          <w:iCs/>
                        </w:rPr>
                      </m:ctrlPr>
                    </m:sSubPr>
                    <m:e>
                      <m:r>
                        <w:rPr>
                          <w:rFonts w:ascii="Cambria Math" w:eastAsiaTheme="minorEastAsia" w:hAnsi="Cambria Math" w:cs="Arial"/>
                        </w:rPr>
                        <m:t>p</m:t>
                      </m:r>
                    </m:e>
                    <m:sub>
                      <m:r>
                        <w:rPr>
                          <w:rFonts w:ascii="Cambria Math" w:eastAsiaTheme="minorEastAsia" w:hAnsi="Cambria Math" w:cs="Arial"/>
                        </w:rPr>
                        <m:t>z</m:t>
                      </m:r>
                    </m:sub>
                  </m:sSub>
                  <m:r>
                    <w:rPr>
                      <w:rFonts w:ascii="Cambria Math" w:eastAsiaTheme="minorEastAsia" w:hAnsi="Cambria Math" w:cs="Arial"/>
                    </w:rPr>
                    <m:t xml:space="preserve"> </m:t>
                  </m:r>
                  <m:sSub>
                    <m:sSubPr>
                      <m:ctrlPr>
                        <w:rPr>
                          <w:rFonts w:ascii="Cambria Math" w:eastAsiaTheme="minorEastAsia" w:hAnsi="Cambria Math" w:cs="Arial"/>
                          <w:i/>
                          <w:iCs/>
                        </w:rPr>
                      </m:ctrlPr>
                    </m:sSubPr>
                    <m:e>
                      <m:r>
                        <w:rPr>
                          <w:rFonts w:ascii="Cambria Math" w:eastAsiaTheme="minorEastAsia" w:hAnsi="Cambria Math" w:cs="Arial"/>
                        </w:rPr>
                        <m:t>v</m:t>
                      </m:r>
                    </m:e>
                    <m:sub>
                      <m:r>
                        <w:rPr>
                          <w:rFonts w:ascii="Cambria Math" w:eastAsiaTheme="minorEastAsia" w:hAnsi="Cambria Math" w:cs="Arial"/>
                        </w:rPr>
                        <m:t>x</m:t>
                      </m:r>
                    </m:sub>
                  </m:sSub>
                  <m:r>
                    <w:rPr>
                      <w:rFonts w:ascii="Cambria Math" w:eastAsiaTheme="minorEastAsia" w:hAnsi="Cambria Math" w:cs="Arial"/>
                    </w:rPr>
                    <m:t xml:space="preserve"> </m:t>
                  </m:r>
                  <m:sSub>
                    <m:sSubPr>
                      <m:ctrlPr>
                        <w:rPr>
                          <w:rFonts w:ascii="Cambria Math" w:eastAsiaTheme="minorEastAsia" w:hAnsi="Cambria Math" w:cs="Arial"/>
                          <w:i/>
                          <w:iCs/>
                        </w:rPr>
                      </m:ctrlPr>
                    </m:sSubPr>
                    <m:e>
                      <m:r>
                        <w:rPr>
                          <w:rFonts w:ascii="Cambria Math" w:eastAsiaTheme="minorEastAsia" w:hAnsi="Cambria Math" w:cs="Arial"/>
                        </w:rPr>
                        <m:t>v</m:t>
                      </m:r>
                    </m:e>
                    <m:sub>
                      <m:r>
                        <w:rPr>
                          <w:rFonts w:ascii="Cambria Math" w:eastAsiaTheme="minorEastAsia" w:hAnsi="Cambria Math" w:cs="Arial"/>
                        </w:rPr>
                        <m:t>y</m:t>
                      </m:r>
                    </m:sub>
                  </m:sSub>
                  <m:r>
                    <w:rPr>
                      <w:rFonts w:ascii="Cambria Math" w:eastAsiaTheme="minorEastAsia" w:hAnsi="Cambria Math" w:cs="Arial"/>
                    </w:rPr>
                    <m:t xml:space="preserve"> </m:t>
                  </m:r>
                  <m:sSub>
                    <m:sSubPr>
                      <m:ctrlPr>
                        <w:rPr>
                          <w:rFonts w:ascii="Cambria Math" w:eastAsiaTheme="minorEastAsia" w:hAnsi="Cambria Math" w:cs="Arial"/>
                          <w:i/>
                          <w:iCs/>
                        </w:rPr>
                      </m:ctrlPr>
                    </m:sSubPr>
                    <m:e>
                      <m:r>
                        <w:rPr>
                          <w:rFonts w:ascii="Cambria Math" w:eastAsiaTheme="minorEastAsia" w:hAnsi="Cambria Math" w:cs="Arial"/>
                        </w:rPr>
                        <m:t>v</m:t>
                      </m:r>
                    </m:e>
                    <m:sub>
                      <m:r>
                        <w:rPr>
                          <w:rFonts w:ascii="Cambria Math" w:eastAsiaTheme="minorEastAsia" w:hAnsi="Cambria Math" w:cs="Arial"/>
                        </w:rPr>
                        <m:t>z</m:t>
                      </m:r>
                    </m:sub>
                  </m:sSub>
                  <m:r>
                    <w:rPr>
                      <w:rFonts w:ascii="Cambria Math" w:eastAsiaTheme="minorEastAsia" w:hAnsi="Cambria Math" w:cs="Arial"/>
                    </w:rPr>
                    <m:t xml:space="preserve"> 1</m:t>
                  </m:r>
                </m:e>
              </m:d>
            </m:e>
            <m:sup>
              <m:r>
                <w:rPr>
                  <w:rFonts w:ascii="Cambria Math" w:eastAsiaTheme="minorEastAsia" w:hAnsi="Cambria Math" w:cs="Arial"/>
                </w:rPr>
                <m:t>⊤</m:t>
              </m:r>
            </m:sup>
          </m:sSup>
        </m:oMath>
      </m:oMathPara>
    </w:p>
    <w:p w14:paraId="72F33C34" w14:textId="77777777" w:rsidR="00C74C59" w:rsidRDefault="00C74C59" w:rsidP="00C74C59">
      <w:pPr>
        <w:spacing w:line="288" w:lineRule="auto"/>
        <w:contextualSpacing/>
        <w:jc w:val="both"/>
        <w:rPr>
          <w:rFonts w:ascii="Arial" w:eastAsiaTheme="minorEastAsia" w:hAnsi="Arial" w:cs="Arial"/>
          <w:i/>
          <w:iCs/>
        </w:rPr>
      </w:pPr>
    </w:p>
    <w:p w14:paraId="78599118" w14:textId="77777777" w:rsidR="00C74C59" w:rsidRPr="00CC02EF" w:rsidRDefault="00C74C59" w:rsidP="00C74C59">
      <w:pPr>
        <w:spacing w:line="288" w:lineRule="auto"/>
        <w:contextualSpacing/>
        <w:jc w:val="both"/>
        <w:rPr>
          <w:rFonts w:ascii="Arial" w:hAnsi="Arial" w:cs="Arial"/>
          <w:b/>
          <w:bCs/>
          <w:sz w:val="24"/>
          <w:szCs w:val="24"/>
        </w:rPr>
      </w:pPr>
      <w:r>
        <w:rPr>
          <w:rFonts w:ascii="Arial" w:eastAsiaTheme="minorEastAsia" w:hAnsi="Arial" w:cs="Arial"/>
        </w:rPr>
        <w:t xml:space="preserve">denoting 3D position and velocity terms. The last entry in the state vector accounts for the mean of neural features. It is assumed that the hidden kinematic state noisily evolves with first-order decay dynamics i.e., </w:t>
      </w:r>
    </w:p>
    <w:p w14:paraId="1F204FD0" w14:textId="77777777" w:rsidR="00C74C59" w:rsidRDefault="00C74C59" w:rsidP="00C74C59">
      <w:pPr>
        <w:spacing w:line="288" w:lineRule="auto"/>
        <w:contextualSpacing/>
        <w:jc w:val="both"/>
        <w:rPr>
          <w:rFonts w:ascii="Arial" w:hAnsi="Arial" w:cs="Arial"/>
          <w:b/>
          <w:bCs/>
          <w:sz w:val="24"/>
          <w:szCs w:val="24"/>
        </w:rPr>
      </w:pPr>
    </w:p>
    <w:p w14:paraId="35A2AF69" w14:textId="77777777" w:rsidR="00C74C59" w:rsidRPr="000E207C" w:rsidRDefault="00C74C59" w:rsidP="00C74C59">
      <w:pPr>
        <w:spacing w:line="288" w:lineRule="auto"/>
        <w:contextualSpacing/>
        <w:jc w:val="both"/>
        <w:rPr>
          <w:rFonts w:ascii="Arial" w:eastAsiaTheme="minorEastAsia" w:hAnsi="Arial" w:cs="Arial"/>
          <w:i/>
        </w:rPr>
      </w:pPr>
      <m:oMathPara>
        <m:oMath>
          <m:r>
            <w:rPr>
              <w:rFonts w:ascii="Cambria Math" w:eastAsiaTheme="minorEastAsia" w:hAnsi="Cambria Math" w:cs="Arial"/>
            </w:rPr>
            <m:t>X</m:t>
          </m:r>
          <m:d>
            <m:dPr>
              <m:ctrlPr>
                <w:rPr>
                  <w:rFonts w:ascii="Cambria Math" w:eastAsiaTheme="minorEastAsia" w:hAnsi="Cambria Math" w:cs="Arial"/>
                  <w:i/>
                </w:rPr>
              </m:ctrlPr>
            </m:dPr>
            <m:e>
              <m:r>
                <w:rPr>
                  <w:rFonts w:ascii="Cambria Math" w:eastAsiaTheme="minorEastAsia" w:hAnsi="Cambria Math" w:cs="Arial"/>
                </w:rPr>
                <m:t>t+1</m:t>
              </m:r>
            </m:e>
          </m:d>
          <m:r>
            <w:rPr>
              <w:rFonts w:ascii="Cambria Math" w:eastAsiaTheme="minorEastAsia" w:hAnsi="Cambria Math" w:cs="Arial"/>
            </w:rPr>
            <m:t>=AX</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+W(t)</m:t>
          </m:r>
        </m:oMath>
      </m:oMathPara>
    </w:p>
    <w:p w14:paraId="3D30289C" w14:textId="77777777" w:rsidR="00C74C59" w:rsidRDefault="00C74C59" w:rsidP="00C74C59">
      <w:pPr>
        <w:spacing w:line="288" w:lineRule="auto"/>
        <w:contextualSpacing/>
        <w:jc w:val="both"/>
        <w:rPr>
          <w:rFonts w:ascii="Arial" w:eastAsiaTheme="minorEastAsia" w:hAnsi="Arial" w:cs="Arial"/>
          <w:i/>
        </w:rPr>
      </w:pPr>
    </w:p>
    <w:p w14:paraId="7B92BDDD" w14:textId="77777777" w:rsidR="00C74C59" w:rsidRPr="005309DB" w:rsidRDefault="00C74C59" w:rsidP="00C74C59">
      <w:pPr>
        <w:spacing w:line="288" w:lineRule="auto"/>
        <w:contextualSpacing/>
        <w:jc w:val="both"/>
        <w:rPr>
          <w:rFonts w:ascii="Arial" w:eastAsiaTheme="minorEastAsia" w:hAnsi="Arial" w:cs="Arial"/>
          <w:i/>
        </w:rPr>
      </w:pPr>
      <w:r>
        <w:rPr>
          <w:rFonts w:ascii="Arial" w:eastAsiaTheme="minorEastAsia" w:hAnsi="Arial" w:cs="Arial"/>
        </w:rPr>
        <w:t xml:space="preserve">As detailed before, </w:t>
      </w:r>
      <m:oMath>
        <m:r>
          <w:rPr>
            <w:rFonts w:ascii="Cambria Math" w:eastAsiaTheme="minorEastAsia" w:hAnsi="Cambria Math" w:cs="Arial"/>
          </w:rPr>
          <m:t>A</m:t>
        </m:r>
      </m:oMath>
      <w:r>
        <w:rPr>
          <w:rFonts w:ascii="Arial" w:eastAsiaTheme="minorEastAsia" w:hAnsi="Arial" w:cs="Arial"/>
        </w:rPr>
        <w:t xml:space="preserve"> models first-order decay dynamics with integrated position explaining velocity. </w:t>
      </w:r>
    </w:p>
    <w:p w14:paraId="478AB548" w14:textId="77777777" w:rsidR="00C74C59" w:rsidRDefault="00C74C59" w:rsidP="00C74C59">
      <w:pPr>
        <w:spacing w:line="288" w:lineRule="auto"/>
        <w:contextualSpacing/>
        <w:jc w:val="both"/>
        <w:rPr>
          <w:rFonts w:ascii="Arial" w:hAnsi="Arial" w:cs="Arial"/>
          <w:b/>
          <w:bCs/>
          <w:sz w:val="24"/>
          <w:szCs w:val="24"/>
        </w:rPr>
      </w:pPr>
    </w:p>
    <w:p w14:paraId="2F595782" w14:textId="77777777" w:rsidR="00C74C59" w:rsidRDefault="00C74C59" w:rsidP="00C74C59">
      <w:pPr>
        <w:spacing w:line="288" w:lineRule="auto"/>
        <w:contextualSpacing/>
        <w:jc w:val="both"/>
        <w:rPr>
          <w:rFonts w:ascii="Arial" w:eastAsiaTheme="minorEastAsia" w:hAnsi="Arial" w:cs="Arial"/>
          <w:iCs/>
        </w:rPr>
      </w:pPr>
      <m:oMathPara>
        <m:oMath>
          <m:r>
            <w:rPr>
              <w:rFonts w:ascii="Cambria Math" w:eastAsiaTheme="minorEastAsia" w:hAnsi="Cambria Math" w:cs="Arial"/>
            </w:rPr>
            <w:lastRenderedPageBreak/>
            <m:t xml:space="preserve">A= </m:t>
          </m:r>
          <m:d>
            <m:dPr>
              <m:begChr m:val="["/>
              <m:endChr m:val="]"/>
              <m:ctrlPr>
                <w:rPr>
                  <w:rFonts w:ascii="Cambria Math" w:eastAsiaTheme="minorEastAsia" w:hAnsi="Cambria Math" w:cs="Arial"/>
                  <w:i/>
                  <w:iCs/>
                </w:rPr>
              </m:ctrlPr>
            </m:dPr>
            <m:e>
              <m:m>
                <m:mPr>
                  <m:mcs>
                    <m:mc>
                      <m:mcPr>
                        <m:count m:val="7"/>
                        <m:mcJc m:val="center"/>
                      </m:mcPr>
                    </m:mc>
                  </m:mcs>
                  <m:ctrlPr>
                    <w:rPr>
                      <w:rFonts w:ascii="Cambria Math" w:eastAsiaTheme="minorEastAsia" w:hAnsi="Cambria Math" w:cs="Arial"/>
                      <w:i/>
                      <w:iCs/>
                    </w:rPr>
                  </m:ctrlPr>
                </m:mPr>
                <m:mr>
                  <m:e>
                    <m:r>
                      <w:rPr>
                        <w:rFonts w:ascii="Cambria Math" w:eastAsiaTheme="minorEastAsia" w:hAnsi="Cambria Math" w:cs="Arial"/>
                      </w:rPr>
                      <m:t>1</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dt</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dt</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dt</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cs="Arial"/>
                      </w:rPr>
                      <m:t>0</m:t>
                    </m:r>
                  </m:e>
                  <m:e>
                    <m:r>
                      <w:rPr>
                        <w:rFonts w:ascii="Cambria Math" w:eastAsiaTheme="minorEastAsia" w:hAnsi="Cambria Math" w:cs="Arial"/>
                      </w:rPr>
                      <m:t>0</m:t>
                    </m:r>
                    <m:ctrlPr>
                      <w:rPr>
                        <w:rFonts w:ascii="Cambria Math" w:eastAsia="Cambria Math" w:hAnsi="Cambria Math" w:cs="Cambria Math"/>
                        <w:i/>
                        <w:iCs/>
                      </w:rPr>
                    </m:ctrlPr>
                  </m:e>
                  <m:e>
                    <m:r>
                      <w:rPr>
                        <w:rFonts w:ascii="Cambria Math" w:eastAsia="Cambria Math" w:hAnsi="Cambria Math" w:cs="Cambria Math"/>
                      </w:rPr>
                      <m:t>a</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a</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cs="Arial"/>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a</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117EF397" w14:textId="77777777" w:rsidR="00C74C59" w:rsidRDefault="00C74C59" w:rsidP="00C74C59">
      <w:pPr>
        <w:spacing w:line="288" w:lineRule="auto"/>
        <w:contextualSpacing/>
        <w:jc w:val="both"/>
        <w:rPr>
          <w:rFonts w:ascii="Arial" w:hAnsi="Arial" w:cs="Arial"/>
          <w:b/>
          <w:bCs/>
          <w:sz w:val="24"/>
          <w:szCs w:val="24"/>
        </w:rPr>
      </w:pPr>
    </w:p>
    <w:p w14:paraId="4E53A7C5" w14:textId="77777777" w:rsidR="00C74C59" w:rsidRDefault="00C74C59" w:rsidP="00C74C59">
      <w:pPr>
        <w:spacing w:line="288" w:lineRule="auto"/>
        <w:contextualSpacing/>
        <w:jc w:val="both"/>
        <w:rPr>
          <w:rFonts w:ascii="Arial" w:eastAsiaTheme="minorEastAsia" w:hAnsi="Arial" w:cs="Arial"/>
        </w:rPr>
      </w:pPr>
      <w:r>
        <w:rPr>
          <w:rFonts w:ascii="Arial" w:eastAsiaTheme="minorEastAsia" w:hAnsi="Arial" w:cs="Arial"/>
          <w:iCs/>
        </w:rPr>
        <w:t xml:space="preserve">we set </w:t>
      </w:r>
      <m:oMath>
        <m:r>
          <w:rPr>
            <w:rFonts w:ascii="Cambria Math" w:eastAsiaTheme="minorEastAsia" w:hAnsi="Cambria Math" w:cs="Arial"/>
          </w:rPr>
          <m:t>a</m:t>
        </m:r>
      </m:oMath>
      <w:r>
        <w:rPr>
          <w:rFonts w:ascii="Arial" w:eastAsiaTheme="minorEastAsia" w:hAnsi="Arial" w:cs="Arial"/>
          <w:iCs/>
        </w:rPr>
        <w:t xml:space="preserve"> to be 0.85 in all our experiments and </w:t>
      </w:r>
      <m:oMath>
        <m:r>
          <w:rPr>
            <w:rFonts w:ascii="Cambria Math" w:eastAsiaTheme="minorEastAsia" w:hAnsi="Cambria Math" w:cs="Arial"/>
          </w:rPr>
          <m:t>dt</m:t>
        </m:r>
      </m:oMath>
      <w:r>
        <w:rPr>
          <w:rFonts w:ascii="Arial" w:eastAsiaTheme="minorEastAsia" w:hAnsi="Arial" w:cs="Arial"/>
        </w:rPr>
        <w:t xml:space="preserve"> is the decoding sampling interval. The noise in state evolution was given by </w:t>
      </w:r>
      <m:oMath>
        <m:r>
          <w:rPr>
            <w:rFonts w:ascii="Cambria Math" w:eastAsiaTheme="minorEastAsia" w:hAnsi="Cambria Math" w:cs="Arial"/>
          </w:rPr>
          <m:t>w</m:t>
        </m:r>
      </m:oMath>
      <w:r>
        <w:rPr>
          <w:rFonts w:ascii="Arial" w:eastAsiaTheme="minorEastAsia" w:hAnsi="Arial" w:cs="Arial"/>
        </w:rPr>
        <w:t xml:space="preserve"> specific to velocity terms and modeled to be zero-mean Gaussian with known variance </w:t>
      </w:r>
      <w:proofErr w:type="gramStart"/>
      <w:r>
        <w:rPr>
          <w:rFonts w:ascii="Arial" w:eastAsiaTheme="minorEastAsia" w:hAnsi="Arial" w:cs="Arial"/>
        </w:rPr>
        <w:t>i.e.</w:t>
      </w:r>
      <w:proofErr w:type="gramEnd"/>
      <w:r>
        <w:rPr>
          <w:rFonts w:ascii="Arial" w:eastAsiaTheme="minorEastAsia" w:hAnsi="Arial" w:cs="Arial"/>
        </w:rPr>
        <w:t xml:space="preserve"> </w:t>
      </w:r>
      <m:oMath>
        <m:r>
          <w:rPr>
            <w:rFonts w:ascii="Cambria Math" w:eastAsiaTheme="minorEastAsia" w:hAnsi="Cambria Math" w:cs="Arial"/>
          </w:rPr>
          <m:t>W ~ N(0,w)</m:t>
        </m:r>
      </m:oMath>
      <w:r>
        <w:rPr>
          <w:rFonts w:ascii="Arial" w:eastAsiaTheme="minorEastAsia" w:hAnsi="Arial" w:cs="Arial"/>
        </w:rPr>
        <w:t xml:space="preserve">, </w:t>
      </w:r>
    </w:p>
    <w:p w14:paraId="7A580814" w14:textId="77777777" w:rsidR="00C74C59" w:rsidRDefault="00C74C59" w:rsidP="00C74C59">
      <w:pPr>
        <w:spacing w:line="288" w:lineRule="auto"/>
        <w:contextualSpacing/>
        <w:jc w:val="both"/>
        <w:rPr>
          <w:rFonts w:ascii="Arial" w:eastAsiaTheme="minorEastAsia" w:hAnsi="Arial" w:cs="Arial"/>
        </w:rPr>
      </w:pPr>
    </w:p>
    <w:p w14:paraId="1E3AED77" w14:textId="77777777" w:rsidR="00C74C59" w:rsidRDefault="00C74C59" w:rsidP="00C74C59">
      <w:pPr>
        <w:spacing w:line="288" w:lineRule="auto"/>
        <w:contextualSpacing/>
        <w:jc w:val="both"/>
        <w:rPr>
          <w:rFonts w:ascii="Arial" w:eastAsiaTheme="minorEastAsia" w:hAnsi="Arial" w:cs="Arial"/>
          <w:iCs/>
        </w:rPr>
      </w:pPr>
      <m:oMathPara>
        <m:oMath>
          <m:r>
            <w:rPr>
              <w:rFonts w:ascii="Cambria Math" w:eastAsiaTheme="minorEastAsia" w:hAnsi="Cambria Math" w:cs="Arial"/>
            </w:rPr>
            <m:t xml:space="preserve">W= </m:t>
          </m:r>
          <m:d>
            <m:dPr>
              <m:begChr m:val="["/>
              <m:endChr m:val="]"/>
              <m:ctrlPr>
                <w:rPr>
                  <w:rFonts w:ascii="Cambria Math" w:eastAsiaTheme="minorEastAsia" w:hAnsi="Cambria Math" w:cs="Arial"/>
                  <w:i/>
                  <w:iCs/>
                </w:rPr>
              </m:ctrlPr>
            </m:dPr>
            <m:e>
              <m:m>
                <m:mPr>
                  <m:mcs>
                    <m:mc>
                      <m:mcPr>
                        <m:count m:val="7"/>
                        <m:mcJc m:val="center"/>
                      </m:mcPr>
                    </m:mc>
                  </m:mcs>
                  <m:ctrlPr>
                    <w:rPr>
                      <w:rFonts w:ascii="Cambria Math" w:eastAsiaTheme="minorEastAsia" w:hAnsi="Cambria Math" w:cs="Arial"/>
                      <w:i/>
                      <w:iCs/>
                    </w:rPr>
                  </m:ctrlPr>
                </m:mPr>
                <m:mr>
                  <m:e>
                    <m:r>
                      <w:rPr>
                        <w:rFonts w:ascii="Cambria Math" w:eastAsiaTheme="minorEastAsia" w:hAnsi="Cambria Math" w:cs="Arial"/>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cs="Arial"/>
                      </w:rPr>
                      <m:t>0</m:t>
                    </m:r>
                  </m:e>
                  <m:e>
                    <m:r>
                      <w:rPr>
                        <w:rFonts w:ascii="Cambria Math" w:eastAsiaTheme="minorEastAsia" w:hAnsi="Cambria Math" w:cs="Arial"/>
                      </w:rPr>
                      <m:t>0</m:t>
                    </m:r>
                    <m:ctrlPr>
                      <w:rPr>
                        <w:rFonts w:ascii="Cambria Math" w:eastAsia="Cambria Math" w:hAnsi="Cambria Math" w:cs="Cambria Math"/>
                        <w:i/>
                        <w:iCs/>
                      </w:rPr>
                    </m:ctrlPr>
                  </m:e>
                  <m:e>
                    <m:r>
                      <w:rPr>
                        <w:rFonts w:ascii="Cambria Math" w:eastAsia="Cambria Math" w:hAnsi="Cambria Math" w:cs="Cambria Math"/>
                      </w:rPr>
                      <m:t>w</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w</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cs="Arial"/>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w</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55B4ADFE" w14:textId="77777777" w:rsidR="00C74C59" w:rsidRPr="00CC02EF" w:rsidRDefault="00C74C59" w:rsidP="00C74C59">
      <w:pPr>
        <w:spacing w:line="288" w:lineRule="auto"/>
        <w:contextualSpacing/>
        <w:jc w:val="both"/>
        <w:rPr>
          <w:rFonts w:ascii="Arial" w:hAnsi="Arial" w:cs="Arial"/>
          <w:b/>
          <w:bCs/>
          <w:sz w:val="24"/>
          <w:szCs w:val="24"/>
        </w:rPr>
      </w:pPr>
    </w:p>
    <w:p w14:paraId="0F83D938" w14:textId="77777777" w:rsidR="00C74C59" w:rsidRDefault="00C74C59" w:rsidP="00C74C59">
      <w:pPr>
        <w:spacing w:line="288" w:lineRule="auto"/>
        <w:contextualSpacing/>
        <w:jc w:val="both"/>
        <w:rPr>
          <w:rFonts w:ascii="Arial" w:eastAsiaTheme="minorEastAsia" w:hAnsi="Arial" w:cs="Arial"/>
          <w:iCs/>
        </w:rPr>
      </w:pPr>
      <w:r>
        <w:rPr>
          <w:rFonts w:ascii="Arial" w:eastAsiaTheme="minorEastAsia" w:hAnsi="Arial" w:cs="Arial"/>
          <w:iCs/>
        </w:rPr>
        <w:t xml:space="preserve">we set </w:t>
      </w:r>
      <m:oMath>
        <m:r>
          <w:rPr>
            <w:rFonts w:ascii="Cambria Math" w:eastAsiaTheme="minorEastAsia" w:hAnsi="Cambria Math" w:cs="Arial"/>
          </w:rPr>
          <m:t>w</m:t>
        </m:r>
      </m:oMath>
      <w:r>
        <w:rPr>
          <w:rFonts w:ascii="Arial" w:eastAsiaTheme="minorEastAsia" w:hAnsi="Arial" w:cs="Arial"/>
          <w:iCs/>
        </w:rPr>
        <w:t xml:space="preserve"> to be 125 in all our experiments </w:t>
      </w:r>
      <w:r>
        <w:rPr>
          <w:rFonts w:ascii="Arial" w:eastAsiaTheme="minorEastAsia" w:hAnsi="Arial" w:cs="Arial"/>
          <w:iCs/>
        </w:rPr>
        <w:fldChar w:fldCharType="begin"/>
      </w:r>
      <w:r>
        <w:rPr>
          <w:rFonts w:ascii="Arial" w:eastAsiaTheme="minorEastAsia" w:hAnsi="Arial" w:cs="Arial"/>
          <w:iCs/>
        </w:rPr>
        <w:instrText xml:space="preserve"> ADDIN EN.CITE &lt;EndNote&gt;&lt;Cite&gt;&lt;Author&gt;Silversmith&lt;/Author&gt;&lt;Year&gt;2021&lt;/Year&gt;&lt;RecNum&gt;97&lt;/RecNum&gt;&lt;DisplayText&gt;(Silversmith et al., 2021)&lt;/DisplayText&gt;&lt;record&gt;&lt;rec-number&gt;97&lt;/rec-number&gt;&lt;foreign-keys&gt;&lt;key app="EN" db-id="095vzf2zzvarpaezad9xw50uwvzwsd59edf9" timestamp="1607899545"&gt;97&lt;/key&gt;&lt;/foreign-keys&gt;&lt;ref-type name="Journal Article"&gt;17&lt;/ref-type&gt;&lt;contributors&gt;&lt;authors&gt;&lt;author&gt;Silversmith, Daniel B&lt;/author&gt;&lt;author&gt;Abiri, Reza&lt;/author&gt;&lt;author&gt;Hardy, Nicholas F&lt;/author&gt;&lt;author&gt;Natraj, Nikhilesh&lt;/author&gt;&lt;author&gt;Tu-Chan, Adelyn&lt;/author&gt;&lt;author&gt;Chang, Edward F&lt;/author&gt;&lt;author&gt;Ganguly, Karunesh&lt;/author&gt;&lt;/authors&gt;&lt;/contributors&gt;&lt;titles&gt;&lt;title&gt;Plug-and-play control of a brain–computer interface through neural map stabilization&lt;/title&gt;&lt;secondary-title&gt;Nature Biotechnology&lt;/secondary-title&gt;&lt;/titles&gt;&lt;periodical&gt;&lt;full-title&gt;Nature Biotechnology&lt;/full-title&gt;&lt;/periodical&gt;&lt;pages&gt;326-335&lt;/pages&gt;&lt;volume&gt;39 &lt;/volume&gt;&lt;number&gt;3&lt;/number&gt;&lt;dates&gt;&lt;year&gt;2021&lt;/year&gt;&lt;/dates&gt;&lt;isbn&gt;1546-1696&lt;/isbn&gt;&lt;urls&gt;&lt;/urls&gt;&lt;/record&gt;&lt;/Cite&gt;&lt;/EndNote&gt;</w:instrText>
      </w:r>
      <w:r>
        <w:rPr>
          <w:rFonts w:ascii="Arial" w:eastAsiaTheme="minorEastAsia" w:hAnsi="Arial" w:cs="Arial"/>
          <w:iCs/>
        </w:rPr>
        <w:fldChar w:fldCharType="separate"/>
      </w:r>
      <w:r>
        <w:rPr>
          <w:rFonts w:ascii="Arial" w:eastAsiaTheme="minorEastAsia" w:hAnsi="Arial" w:cs="Arial"/>
          <w:iCs/>
          <w:noProof/>
        </w:rPr>
        <w:t>(Silversmith et al., 2021)</w:t>
      </w:r>
      <w:r>
        <w:rPr>
          <w:rFonts w:ascii="Arial" w:eastAsiaTheme="minorEastAsia" w:hAnsi="Arial" w:cs="Arial"/>
          <w:iCs/>
        </w:rPr>
        <w:fldChar w:fldCharType="end"/>
      </w:r>
      <w:r>
        <w:rPr>
          <w:rFonts w:ascii="Arial" w:eastAsiaTheme="minorEastAsia" w:hAnsi="Arial" w:cs="Arial"/>
          <w:iCs/>
        </w:rPr>
        <w:t xml:space="preserve">. The relationship between the state and neural measurements or observations was given by: </w:t>
      </w:r>
    </w:p>
    <w:p w14:paraId="5030FB0E" w14:textId="77777777" w:rsidR="00C74C59" w:rsidRDefault="00C74C59" w:rsidP="00C74C59">
      <w:pPr>
        <w:spacing w:line="288" w:lineRule="auto"/>
        <w:contextualSpacing/>
        <w:jc w:val="both"/>
        <w:rPr>
          <w:rFonts w:ascii="Arial" w:eastAsiaTheme="minorEastAsia" w:hAnsi="Arial" w:cs="Arial"/>
          <w:iCs/>
        </w:rPr>
      </w:pPr>
    </w:p>
    <w:p w14:paraId="021C2D65" w14:textId="77777777" w:rsidR="00C74C59" w:rsidRPr="000E207C" w:rsidRDefault="00C74C59" w:rsidP="00C74C59">
      <w:pPr>
        <w:spacing w:line="288" w:lineRule="auto"/>
        <w:contextualSpacing/>
        <w:jc w:val="both"/>
        <w:rPr>
          <w:rFonts w:ascii="Arial" w:eastAsiaTheme="minorEastAsia" w:hAnsi="Arial" w:cs="Arial"/>
          <w:i/>
        </w:rPr>
      </w:pPr>
      <m:oMathPara>
        <m:oMath>
          <m:r>
            <w:rPr>
              <w:rFonts w:ascii="Cambria Math" w:eastAsiaTheme="minorEastAsia" w:hAnsi="Cambria Math" w:cs="Arial"/>
            </w:rPr>
            <m:t>Y</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=CX</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+Q(t)</m:t>
          </m:r>
        </m:oMath>
      </m:oMathPara>
    </w:p>
    <w:p w14:paraId="0E061EFC" w14:textId="77777777" w:rsidR="00C74C59" w:rsidRDefault="00C74C59" w:rsidP="00C74C59">
      <w:pPr>
        <w:spacing w:line="288" w:lineRule="auto"/>
        <w:contextualSpacing/>
        <w:jc w:val="both"/>
        <w:rPr>
          <w:rFonts w:ascii="Arial" w:hAnsi="Arial" w:cs="Arial"/>
          <w:b/>
          <w:bCs/>
          <w:sz w:val="24"/>
          <w:szCs w:val="24"/>
        </w:rPr>
      </w:pPr>
    </w:p>
    <w:p w14:paraId="1BDF723B" w14:textId="77777777" w:rsidR="00C74C59" w:rsidRDefault="00C74C59" w:rsidP="00C74C59">
      <w:pPr>
        <w:spacing w:line="288" w:lineRule="auto"/>
        <w:contextualSpacing/>
        <w:jc w:val="both"/>
        <w:rPr>
          <w:rFonts w:ascii="Arial" w:eastAsiaTheme="minorEastAsia" w:hAnsi="Arial" w:cs="Arial"/>
        </w:rPr>
      </w:pPr>
      <w:r>
        <w:rPr>
          <w:rFonts w:ascii="Arial" w:eastAsiaTheme="minorEastAsia" w:hAnsi="Arial" w:cs="Arial"/>
          <w:iCs/>
        </w:rPr>
        <w:t xml:space="preserve">where </w:t>
      </w:r>
      <m:oMath>
        <m:r>
          <w:rPr>
            <w:rFonts w:ascii="Cambria Math" w:eastAsiaTheme="minorEastAsia" w:hAnsi="Cambria Math" w:cs="Arial"/>
          </w:rPr>
          <m:t>Y</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R</m:t>
            </m:r>
          </m:e>
          <m:sup>
            <m:r>
              <w:rPr>
                <w:rFonts w:ascii="Cambria Math" w:eastAsiaTheme="minorEastAsia" w:hAnsi="Cambria Math" w:cs="Arial"/>
              </w:rPr>
              <m:t>p×1</m:t>
            </m:r>
          </m:sup>
        </m:sSup>
      </m:oMath>
      <w:r>
        <w:rPr>
          <w:rFonts w:ascii="Arial" w:eastAsiaTheme="minorEastAsia" w:hAnsi="Arial" w:cs="Arial"/>
        </w:rPr>
        <w:t xml:space="preserve"> is a vector of the </w:t>
      </w:r>
      <m:oMath>
        <m:r>
          <w:rPr>
            <w:rFonts w:ascii="Cambria Math" w:eastAsiaTheme="minorEastAsia" w:hAnsi="Cambria Math" w:cs="Arial"/>
          </w:rPr>
          <m:t>p</m:t>
        </m:r>
      </m:oMath>
      <w:r>
        <w:rPr>
          <w:rFonts w:ascii="Arial" w:eastAsiaTheme="minorEastAsia" w:hAnsi="Arial" w:cs="Arial"/>
        </w:rPr>
        <w:t xml:space="preserve"> dimensional neural features consisting of </w:t>
      </w:r>
      <m:oMath>
        <m:r>
          <w:rPr>
            <w:rFonts w:ascii="Cambria Math" w:eastAsiaTheme="minorEastAsia" w:hAnsi="Cambria Math" w:cs="Arial"/>
          </w:rPr>
          <m:t xml:space="preserve">δ, β, </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H</m:t>
            </m:r>
          </m:sub>
        </m:sSub>
      </m:oMath>
      <w:r>
        <w:rPr>
          <w:rFonts w:ascii="Arial" w:eastAsiaTheme="minorEastAsia" w:hAnsi="Arial" w:cs="Arial"/>
        </w:rPr>
        <w:t xml:space="preserve"> spatial activity patterns across the grid at any time </w:t>
      </w:r>
      <m:oMath>
        <m:r>
          <w:rPr>
            <w:rFonts w:ascii="Cambria Math" w:eastAsiaTheme="minorEastAsia" w:hAnsi="Cambria Math" w:cs="Arial"/>
          </w:rPr>
          <m:t>t</m:t>
        </m:r>
      </m:oMath>
      <w:r>
        <w:rPr>
          <w:rFonts w:ascii="Arial" w:eastAsiaTheme="minorEastAsia" w:hAnsi="Arial" w:cs="Arial"/>
        </w:rPr>
        <w:t xml:space="preserve">. </w:t>
      </w:r>
      <m:oMath>
        <m:r>
          <w:rPr>
            <w:rFonts w:ascii="Cambria Math" w:eastAsiaTheme="minorEastAsia" w:hAnsi="Cambria Math" w:cs="Arial"/>
          </w:rPr>
          <m:t>C∈</m:t>
        </m:r>
        <m:sSup>
          <m:sSupPr>
            <m:ctrlPr>
              <w:rPr>
                <w:rFonts w:ascii="Cambria Math" w:eastAsiaTheme="minorEastAsia" w:hAnsi="Cambria Math" w:cs="Arial"/>
                <w:i/>
              </w:rPr>
            </m:ctrlPr>
          </m:sSupPr>
          <m:e>
            <m:r>
              <w:rPr>
                <w:rFonts w:ascii="Cambria Math" w:eastAsiaTheme="minorEastAsia" w:hAnsi="Cambria Math" w:cs="Arial"/>
              </w:rPr>
              <m:t>R</m:t>
            </m:r>
          </m:e>
          <m:sup>
            <m:r>
              <w:rPr>
                <w:rFonts w:ascii="Cambria Math" w:eastAsiaTheme="minorEastAsia" w:hAnsi="Cambria Math" w:cs="Arial"/>
              </w:rPr>
              <m:t>p×7</m:t>
            </m:r>
          </m:sup>
        </m:sSup>
      </m:oMath>
      <w:r>
        <w:rPr>
          <w:rFonts w:ascii="Arial" w:eastAsiaTheme="minorEastAsia" w:hAnsi="Arial" w:cs="Arial"/>
        </w:rPr>
        <w:t xml:space="preserve"> is the observation matrix relating neural measurements to kinematics and we modeled it to capture the state of the velocity and mean of each neural feature, with position terms set to 0 </w:t>
      </w:r>
      <w:r>
        <w:rPr>
          <w:rFonts w:ascii="Arial" w:eastAsiaTheme="minorEastAsia" w:hAnsi="Arial" w:cs="Arial"/>
        </w:rPr>
        <w:fldChar w:fldCharType="begin"/>
      </w:r>
      <w:r>
        <w:rPr>
          <w:rFonts w:ascii="Arial" w:eastAsiaTheme="minorEastAsia" w:hAnsi="Arial" w:cs="Arial"/>
        </w:rPr>
        <w:instrText xml:space="preserve"> ADDIN EN.CITE &lt;EndNote&gt;&lt;Cite&gt;&lt;Author&gt;Silversmith&lt;/Author&gt;&lt;Year&gt;2021&lt;/Year&gt;&lt;RecNum&gt;97&lt;/RecNum&gt;&lt;DisplayText&gt;(Silversmith et al., 2021)&lt;/DisplayText&gt;&lt;record&gt;&lt;rec-number&gt;97&lt;/rec-number&gt;&lt;foreign-keys&gt;&lt;key app="EN" db-id="095vzf2zzvarpaezad9xw50uwvzwsd59edf9" timestamp="1607899545"&gt;97&lt;/key&gt;&lt;/foreign-keys&gt;&lt;ref-type name="Journal Article"&gt;17&lt;/ref-type&gt;&lt;contributors&gt;&lt;authors&gt;&lt;author&gt;Silversmith, Daniel B&lt;/author&gt;&lt;author&gt;Abiri, Reza&lt;/author&gt;&lt;author&gt;Hardy, Nicholas F&lt;/author&gt;&lt;author&gt;Natraj, Nikhilesh&lt;/author&gt;&lt;author&gt;Tu-Chan, Adelyn&lt;/author&gt;&lt;author&gt;Chang, Edward F&lt;/author&gt;&lt;author&gt;Ganguly, Karunesh&lt;/author&gt;&lt;/authors&gt;&lt;/contributors&gt;&lt;titles&gt;&lt;title&gt;Plug-and-play control of a brain–computer interface through neural map stabilization&lt;/title&gt;&lt;secondary-title&gt;Nature Biotechnology&lt;/secondary-title&gt;&lt;/titles&gt;&lt;periodical&gt;&lt;full-title&gt;Nature Biotechnology&lt;/full-title&gt;&lt;/periodical&gt;&lt;pages&gt;326-335&lt;/pages&gt;&lt;volume&gt;39 &lt;/volume&gt;&lt;number&gt;3&lt;/number&gt;&lt;dates&gt;&lt;year&gt;2021&lt;/year&gt;&lt;/dates&gt;&lt;isbn&gt;1546-1696&lt;/isbn&gt;&lt;urls&gt;&lt;/urls&gt;&lt;/record&gt;&lt;/Cite&gt;&lt;/EndNote&gt;</w:instrText>
      </w:r>
      <w:r>
        <w:rPr>
          <w:rFonts w:ascii="Arial" w:eastAsiaTheme="minorEastAsia" w:hAnsi="Arial" w:cs="Arial"/>
        </w:rPr>
        <w:fldChar w:fldCharType="separate"/>
      </w:r>
      <w:r>
        <w:rPr>
          <w:rFonts w:ascii="Arial" w:eastAsiaTheme="minorEastAsia" w:hAnsi="Arial" w:cs="Arial"/>
          <w:noProof/>
        </w:rPr>
        <w:t>(Silversmith et al., 2021)</w:t>
      </w:r>
      <w:r>
        <w:rPr>
          <w:rFonts w:ascii="Arial" w:eastAsiaTheme="minorEastAsia" w:hAnsi="Arial" w:cs="Arial"/>
        </w:rPr>
        <w:fldChar w:fldCharType="end"/>
      </w:r>
      <w:r>
        <w:rPr>
          <w:rFonts w:ascii="Arial" w:eastAsiaTheme="minorEastAsia" w:hAnsi="Arial" w:cs="Arial"/>
        </w:rPr>
        <w:t xml:space="preserve">. </w:t>
      </w:r>
      <m:oMath>
        <m:r>
          <w:rPr>
            <w:rFonts w:ascii="Cambria Math" w:eastAsiaTheme="minorEastAsia" w:hAnsi="Cambria Math" w:cs="Arial"/>
          </w:rPr>
          <m:t>Q</m:t>
        </m:r>
      </m:oMath>
      <w:r>
        <w:rPr>
          <w:rFonts w:ascii="Arial" w:eastAsiaTheme="minorEastAsia" w:hAnsi="Arial" w:cs="Arial"/>
        </w:rPr>
        <w:t xml:space="preserve"> is assumed to be zero-mean Gaussian noise </w:t>
      </w:r>
      <m:oMath>
        <m:r>
          <w:rPr>
            <w:rFonts w:ascii="Cambria Math" w:eastAsiaTheme="minorEastAsia" w:hAnsi="Cambria Math" w:cs="Arial"/>
          </w:rPr>
          <m:t>Q ~ N(0,q)</m:t>
        </m:r>
      </m:oMath>
      <w:r>
        <w:rPr>
          <w:rFonts w:ascii="Arial" w:eastAsiaTheme="minorEastAsia" w:hAnsi="Arial" w:cs="Arial"/>
        </w:rPr>
        <w:t xml:space="preserve"> with dimensions </w:t>
      </w:r>
      <m:oMath>
        <m:sSup>
          <m:sSupPr>
            <m:ctrlPr>
              <w:rPr>
                <w:rFonts w:ascii="Cambria Math" w:eastAsiaTheme="minorEastAsia" w:hAnsi="Cambria Math" w:cs="Arial"/>
                <w:i/>
              </w:rPr>
            </m:ctrlPr>
          </m:sSupPr>
          <m:e>
            <m:r>
              <w:rPr>
                <w:rFonts w:ascii="Cambria Math" w:eastAsiaTheme="minorEastAsia" w:hAnsi="Cambria Math" w:cs="Arial"/>
              </w:rPr>
              <m:t>R</m:t>
            </m:r>
          </m:e>
          <m:sup>
            <m:r>
              <w:rPr>
                <w:rFonts w:ascii="Cambria Math" w:eastAsiaTheme="minorEastAsia" w:hAnsi="Cambria Math" w:cs="Arial"/>
              </w:rPr>
              <m:t>p×p</m:t>
            </m:r>
          </m:sup>
        </m:sSup>
      </m:oMath>
      <w:r>
        <w:rPr>
          <w:rFonts w:ascii="Arial" w:eastAsiaTheme="minorEastAsia" w:hAnsi="Arial" w:cs="Arial"/>
        </w:rPr>
        <w:t xml:space="preserve">. Given neural measurements, the kinematic state of the robot is recursively estimated as: </w:t>
      </w:r>
    </w:p>
    <w:p w14:paraId="662E1341" w14:textId="77777777" w:rsidR="00C74C59" w:rsidRDefault="00C74C59" w:rsidP="00C74C59">
      <w:pPr>
        <w:spacing w:line="288" w:lineRule="auto"/>
        <w:contextualSpacing/>
        <w:jc w:val="both"/>
        <w:rPr>
          <w:rFonts w:ascii="Arial" w:eastAsiaTheme="minorEastAsia" w:hAnsi="Arial" w:cs="Arial"/>
        </w:rPr>
      </w:pPr>
    </w:p>
    <w:p w14:paraId="10A58BF1" w14:textId="77777777" w:rsidR="00C74C59" w:rsidRDefault="00C74C59" w:rsidP="00C74C59">
      <w:pPr>
        <w:spacing w:line="288" w:lineRule="auto"/>
        <w:contextualSpacing/>
        <w:jc w:val="both"/>
        <w:rPr>
          <w:rFonts w:ascii="Arial" w:eastAsiaTheme="minorEastAsia" w:hAnsi="Arial" w:cs="Arial"/>
        </w:rPr>
      </w:pPr>
      <m:oMathPara>
        <m:oMath>
          <m:acc>
            <m:accPr>
              <m:ctrlPr>
                <w:rPr>
                  <w:rFonts w:ascii="Cambria Math" w:eastAsiaTheme="minorEastAsia" w:hAnsi="Cambria Math" w:cs="Arial"/>
                  <w:i/>
                </w:rPr>
              </m:ctrlPr>
            </m:accPr>
            <m:e>
              <m:r>
                <w:rPr>
                  <w:rFonts w:ascii="Cambria Math" w:eastAsiaTheme="minorEastAsia" w:hAnsi="Cambria Math" w:cs="Arial"/>
                </w:rPr>
                <m:t>X</m:t>
              </m:r>
            </m:e>
          </m:acc>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=A</m:t>
          </m:r>
          <m:acc>
            <m:accPr>
              <m:ctrlPr>
                <w:rPr>
                  <w:rFonts w:ascii="Cambria Math" w:eastAsiaTheme="minorEastAsia" w:hAnsi="Cambria Math" w:cs="Arial"/>
                  <w:i/>
                </w:rPr>
              </m:ctrlPr>
            </m:accPr>
            <m:e>
              <m:r>
                <w:rPr>
                  <w:rFonts w:ascii="Cambria Math" w:eastAsiaTheme="minorEastAsia" w:hAnsi="Cambria Math" w:cs="Arial"/>
                </w:rPr>
                <m:t>X</m:t>
              </m:r>
            </m:e>
          </m:acc>
          <m:d>
            <m:dPr>
              <m:ctrlPr>
                <w:rPr>
                  <w:rFonts w:ascii="Cambria Math" w:eastAsiaTheme="minorEastAsia" w:hAnsi="Cambria Math" w:cs="Arial"/>
                  <w:i/>
                </w:rPr>
              </m:ctrlPr>
            </m:dPr>
            <m:e>
              <m:r>
                <w:rPr>
                  <w:rFonts w:ascii="Cambria Math" w:eastAsiaTheme="minorEastAsia" w:hAnsi="Cambria Math" w:cs="Arial"/>
                </w:rPr>
                <m:t>t-1</m:t>
              </m:r>
            </m:e>
          </m:d>
          <m:r>
            <w:rPr>
              <w:rFonts w:ascii="Cambria Math" w:eastAsiaTheme="minorEastAsia" w:hAnsi="Cambria Math" w:cs="Arial"/>
            </w:rPr>
            <m:t>+K[Y</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-CA</m:t>
          </m:r>
          <m:acc>
            <m:accPr>
              <m:ctrlPr>
                <w:rPr>
                  <w:rFonts w:ascii="Cambria Math" w:eastAsiaTheme="minorEastAsia" w:hAnsi="Cambria Math" w:cs="Arial"/>
                  <w:i/>
                </w:rPr>
              </m:ctrlPr>
            </m:accPr>
            <m:e>
              <m:r>
                <w:rPr>
                  <w:rFonts w:ascii="Cambria Math" w:eastAsiaTheme="minorEastAsia" w:hAnsi="Cambria Math" w:cs="Arial"/>
                </w:rPr>
                <m:t>X</m:t>
              </m:r>
            </m:e>
          </m:acc>
          <m:d>
            <m:dPr>
              <m:ctrlPr>
                <w:rPr>
                  <w:rFonts w:ascii="Cambria Math" w:eastAsiaTheme="minorEastAsia" w:hAnsi="Cambria Math" w:cs="Arial"/>
                  <w:i/>
                </w:rPr>
              </m:ctrlPr>
            </m:dPr>
            <m:e>
              <m:r>
                <w:rPr>
                  <w:rFonts w:ascii="Cambria Math" w:eastAsiaTheme="minorEastAsia" w:hAnsi="Cambria Math" w:cs="Arial"/>
                </w:rPr>
                <m:t>t-1</m:t>
              </m:r>
            </m:e>
          </m:d>
          <m:r>
            <w:rPr>
              <w:rFonts w:ascii="Cambria Math" w:eastAsiaTheme="minorEastAsia" w:hAnsi="Cambria Math" w:cs="Arial"/>
            </w:rPr>
            <m:t>]</m:t>
          </m:r>
        </m:oMath>
      </m:oMathPara>
    </w:p>
    <w:p w14:paraId="39F66289" w14:textId="77777777" w:rsidR="00C74C59" w:rsidRDefault="00C74C59" w:rsidP="00C74C59">
      <w:pPr>
        <w:spacing w:line="288" w:lineRule="auto"/>
        <w:contextualSpacing/>
        <w:jc w:val="both"/>
        <w:rPr>
          <w:rFonts w:ascii="Arial" w:eastAsiaTheme="minorEastAsia" w:hAnsi="Arial" w:cs="Arial"/>
        </w:rPr>
      </w:pPr>
    </w:p>
    <w:p w14:paraId="3C2EEE46" w14:textId="77777777" w:rsidR="00C74C59" w:rsidRDefault="00C74C59" w:rsidP="00C74C59">
      <w:pPr>
        <w:spacing w:line="288" w:lineRule="auto"/>
        <w:contextualSpacing/>
        <w:jc w:val="both"/>
        <w:rPr>
          <w:rFonts w:ascii="Arial" w:eastAsiaTheme="minorEastAsia" w:hAnsi="Arial" w:cs="Arial"/>
        </w:rPr>
      </w:pPr>
      <w:r>
        <w:rPr>
          <w:rFonts w:ascii="Arial" w:eastAsiaTheme="minorEastAsia" w:hAnsi="Arial" w:cs="Arial"/>
        </w:rPr>
        <w:t xml:space="preserve">here, </w:t>
      </w:r>
      <m:oMath>
        <m:r>
          <w:rPr>
            <w:rFonts w:ascii="Cambria Math" w:eastAsiaTheme="minorEastAsia" w:hAnsi="Cambria Math" w:cs="Arial"/>
          </w:rPr>
          <m:t>K∈</m:t>
        </m:r>
        <m:sSup>
          <m:sSupPr>
            <m:ctrlPr>
              <w:rPr>
                <w:rFonts w:ascii="Cambria Math" w:eastAsiaTheme="minorEastAsia" w:hAnsi="Cambria Math" w:cs="Arial"/>
                <w:i/>
              </w:rPr>
            </m:ctrlPr>
          </m:sSupPr>
          <m:e>
            <m:r>
              <w:rPr>
                <w:rFonts w:ascii="Cambria Math" w:eastAsiaTheme="minorEastAsia" w:hAnsi="Cambria Math" w:cs="Arial"/>
              </w:rPr>
              <m:t>R</m:t>
            </m:r>
          </m:e>
          <m:sup>
            <m:r>
              <w:rPr>
                <w:rFonts w:ascii="Cambria Math" w:eastAsiaTheme="minorEastAsia" w:hAnsi="Cambria Math" w:cs="Arial"/>
              </w:rPr>
              <m:t>7×p</m:t>
            </m:r>
          </m:sup>
        </m:sSup>
      </m:oMath>
      <w:r>
        <w:rPr>
          <w:rFonts w:ascii="Arial" w:eastAsiaTheme="minorEastAsia" w:hAnsi="Arial" w:cs="Arial"/>
        </w:rPr>
        <w:t xml:space="preserve"> is the Kalman gain matrix that weights how well the measurements satisfy the linear model assumptions between neural and kinematic data. The estimation of the Kalman Gain is achieved via a state error covariance matrix </w:t>
      </w:r>
      <m:oMath>
        <m:r>
          <w:rPr>
            <w:rFonts w:ascii="Cambria Math" w:eastAsiaTheme="minorEastAsia" w:hAnsi="Cambria Math" w:cs="Arial"/>
          </w:rPr>
          <m:t xml:space="preserve">P∈ </m:t>
        </m:r>
        <m:sSup>
          <m:sSupPr>
            <m:ctrlPr>
              <w:rPr>
                <w:rFonts w:ascii="Cambria Math" w:eastAsiaTheme="minorEastAsia" w:hAnsi="Cambria Math" w:cs="Arial"/>
                <w:i/>
              </w:rPr>
            </m:ctrlPr>
          </m:sSupPr>
          <m:e>
            <m:r>
              <w:rPr>
                <w:rFonts w:ascii="Cambria Math" w:eastAsiaTheme="minorEastAsia" w:hAnsi="Cambria Math" w:cs="Arial"/>
              </w:rPr>
              <m:t>R</m:t>
            </m:r>
          </m:e>
          <m:sup>
            <m:r>
              <w:rPr>
                <w:rFonts w:ascii="Cambria Math" w:eastAsiaTheme="minorEastAsia" w:hAnsi="Cambria Math" w:cs="Arial"/>
              </w:rPr>
              <m:t>7×7</m:t>
            </m:r>
          </m:sup>
        </m:sSup>
      </m:oMath>
      <w:r>
        <w:rPr>
          <w:rFonts w:ascii="Arial" w:eastAsiaTheme="minorEastAsia" w:hAnsi="Arial" w:cs="Arial"/>
        </w:rPr>
        <w:t xml:space="preserve">. Under the ReFit innovation, we assumed that there is only an error in estimating the velocity as the subject can perfectly infer the position of the end-effector using visual feedback. This modifies the recursive update steps in computing </w:t>
      </w:r>
      <m:oMath>
        <m:r>
          <w:rPr>
            <w:rFonts w:ascii="Cambria Math" w:eastAsiaTheme="minorEastAsia" w:hAnsi="Cambria Math" w:cs="Arial"/>
          </w:rPr>
          <m:t>P</m:t>
        </m:r>
      </m:oMath>
      <w:r>
        <w:rPr>
          <w:rFonts w:ascii="Arial" w:eastAsiaTheme="minorEastAsia" w:hAnsi="Arial" w:cs="Arial"/>
        </w:rPr>
        <w:t xml:space="preserve"> and thereby in the solution of </w:t>
      </w:r>
      <m:oMath>
        <m:r>
          <w:rPr>
            <w:rFonts w:ascii="Cambria Math" w:eastAsiaTheme="minorEastAsia" w:hAnsi="Cambria Math" w:cs="Arial"/>
          </w:rPr>
          <m:t>K</m:t>
        </m:r>
      </m:oMath>
      <w:r>
        <w:rPr>
          <w:rFonts w:ascii="Arial" w:eastAsiaTheme="minorEastAsia" w:hAnsi="Arial" w:cs="Arial"/>
        </w:rPr>
        <w:t xml:space="preserve">. Full details are available in the supplementary of prior studies </w:t>
      </w:r>
      <w:r>
        <w:rPr>
          <w:rFonts w:ascii="Arial" w:eastAsiaTheme="minorEastAsia" w:hAnsi="Arial" w:cs="Arial"/>
        </w:rPr>
        <w:fldChar w:fldCharType="begin"/>
      </w:r>
      <w:r>
        <w:rPr>
          <w:rFonts w:ascii="Arial" w:eastAsiaTheme="minorEastAsia" w:hAnsi="Arial" w:cs="Arial"/>
        </w:rPr>
        <w:instrText xml:space="preserve"> ADDIN EN.CITE &lt;EndNote&gt;&lt;Cite&gt;&lt;Author&gt;Silversmith&lt;/Author&gt;&lt;Year&gt;2021&lt;/Year&gt;&lt;RecNum&gt;97&lt;/RecNum&gt;&lt;DisplayText&gt;(Gilja et al., 2012; Silversmith et al., 2021)&lt;/DisplayText&gt;&lt;record&gt;&lt;rec-number&gt;97&lt;/rec-number&gt;&lt;foreign-keys&gt;&lt;key app="EN" db-id="095vzf2zzvarpaezad9xw50uwvzwsd59edf9" timestamp="1607899545"&gt;97&lt;/key&gt;&lt;/foreign-keys&gt;&lt;ref-type name="Journal Article"&gt;17&lt;/ref-type&gt;&lt;contributors&gt;&lt;authors&gt;&lt;author&gt;Silversmith, Daniel B&lt;/author&gt;&lt;author&gt;Abiri, Reza&lt;/author&gt;&lt;author&gt;Hardy, Nicholas F&lt;/author&gt;&lt;author&gt;Natraj, Nikhilesh&lt;/author&gt;&lt;author&gt;Tu-Chan, Adelyn&lt;/author&gt;&lt;author&gt;Chang, Edward F&lt;/author&gt;&lt;author&gt;Ganguly, Karunesh&lt;/author&gt;&lt;/authors&gt;&lt;/contributors&gt;&lt;titles&gt;&lt;title&gt;Plug-and-play control of a brain–computer interface through neural map stabilization&lt;/title&gt;&lt;secondary-title&gt;Nature Biotechnology&lt;/secondary-title&gt;&lt;/titles&gt;&lt;periodical&gt;&lt;full-title&gt;Nature Biotechnology&lt;/full-title&gt;&lt;/periodical&gt;&lt;pages&gt;326-335&lt;/pages&gt;&lt;volume&gt;39 &lt;/volume&gt;&lt;number&gt;3&lt;/number&gt;&lt;dates&gt;&lt;year&gt;2021&lt;/year&gt;&lt;/dates&gt;&lt;isbn&gt;1546-1696&lt;/isbn&gt;&lt;urls&gt;&lt;/urls&gt;&lt;/record&gt;&lt;/Cite&gt;&lt;Cite&gt;&lt;Author&gt;Gilja&lt;/Author&gt;&lt;Year&gt;2012&lt;/Year&gt;&lt;RecNum&gt;288&lt;/RecNum&gt;&lt;record&gt;&lt;rec-number&gt;288&lt;/rec-number&gt;&lt;foreign-keys&gt;&lt;key app="EN" db-id="095vzf2zzvarpaezad9xw50uwvzwsd59edf9" timestamp="1672044368"&gt;288&lt;/key&gt;&lt;/foreign-keys&gt;&lt;ref-type name="Journal Article"&gt;17&lt;/ref-type&gt;&lt;contributors&gt;&lt;authors&gt;&lt;author&gt;Gilja, Vikash&lt;/author&gt;&lt;author&gt;Nuyujukian, Paul&lt;/author&gt;&lt;author&gt;Chestek, Cindy A&lt;/author&gt;&lt;author&gt;Cunningham, John P&lt;/author&gt;&lt;author&gt;Yu, Byron M&lt;/author&gt;&lt;author&gt;Fan, Joline M&lt;/author&gt;&lt;author&gt;Churchland, Mark M&lt;/author&gt;&lt;author&gt;Kaufman, Matthew T&lt;/author&gt;&lt;author&gt;Kao, Jonathan C&lt;/author&gt;&lt;author&gt;Ryu, Stephen I&lt;/author&gt;&lt;/authors&gt;&lt;/contributors&gt;&lt;titles&gt;&lt;title&gt;A high-performance neural prosthesis enabled by control algorithm design&lt;/title&gt;&lt;secondary-title&gt;Nature neuroscience&lt;/secondary-title&gt;&lt;/titles&gt;&lt;periodical&gt;&lt;full-title&gt;Nature neuroscience&lt;/full-title&gt;&lt;/periodical&gt;&lt;pages&gt;1752-1757&lt;/pages&gt;&lt;volume&gt;15&lt;/volume&gt;&lt;number&gt;12&lt;/number&gt;&lt;dates&gt;&lt;year&gt;2012&lt;/year&gt;&lt;/dates&gt;&lt;isbn&gt;1546-1726&lt;/isbn&gt;&lt;urls&gt;&lt;/urls&gt;&lt;/record&gt;&lt;/Cite&gt;&lt;/EndNote&gt;</w:instrText>
      </w:r>
      <w:r>
        <w:rPr>
          <w:rFonts w:ascii="Arial" w:eastAsiaTheme="minorEastAsia" w:hAnsi="Arial" w:cs="Arial"/>
        </w:rPr>
        <w:fldChar w:fldCharType="separate"/>
      </w:r>
      <w:r>
        <w:rPr>
          <w:rFonts w:ascii="Arial" w:eastAsiaTheme="minorEastAsia" w:hAnsi="Arial" w:cs="Arial"/>
          <w:noProof/>
        </w:rPr>
        <w:t>(Gilja et al., 2012; Silversmith et al., 2021)</w:t>
      </w:r>
      <w:r>
        <w:rPr>
          <w:rFonts w:ascii="Arial" w:eastAsiaTheme="minorEastAsia" w:hAnsi="Arial" w:cs="Arial"/>
        </w:rPr>
        <w:fldChar w:fldCharType="end"/>
      </w:r>
      <w:r>
        <w:rPr>
          <w:rFonts w:ascii="Arial" w:eastAsiaTheme="minorEastAsia" w:hAnsi="Arial" w:cs="Arial"/>
        </w:rPr>
        <w:t xml:space="preserve">. Given fixed parameters </w:t>
      </w:r>
      <m:oMath>
        <m:r>
          <w:rPr>
            <w:rFonts w:ascii="Cambria Math" w:eastAsiaTheme="minorEastAsia" w:hAnsi="Cambria Math" w:cs="Arial"/>
          </w:rPr>
          <m:t>A,C,Q,W</m:t>
        </m:r>
      </m:oMath>
      <w:r>
        <w:rPr>
          <w:rFonts w:ascii="Arial" w:eastAsiaTheme="minorEastAsia" w:hAnsi="Arial" w:cs="Arial"/>
        </w:rPr>
        <w:t xml:space="preserve"> of the ReFit-KF, </w:t>
      </w:r>
      <m:oMath>
        <m:r>
          <w:rPr>
            <w:rFonts w:ascii="Cambria Math" w:eastAsiaTheme="minorEastAsia" w:hAnsi="Cambria Math" w:cs="Arial"/>
          </w:rPr>
          <m:t>K</m:t>
        </m:r>
      </m:oMath>
      <w:r>
        <w:rPr>
          <w:rFonts w:ascii="Arial" w:eastAsiaTheme="minorEastAsia" w:hAnsi="Arial" w:cs="Arial"/>
        </w:rPr>
        <w:t xml:space="preserve"> and </w:t>
      </w:r>
      <m:oMath>
        <m:r>
          <w:rPr>
            <w:rFonts w:ascii="Cambria Math" w:eastAsiaTheme="minorEastAsia" w:hAnsi="Cambria Math" w:cs="Arial"/>
          </w:rPr>
          <m:t>P</m:t>
        </m:r>
      </m:oMath>
      <w:r>
        <w:rPr>
          <w:rFonts w:ascii="Arial" w:eastAsiaTheme="minorEastAsia" w:hAnsi="Arial" w:cs="Arial"/>
        </w:rPr>
        <w:t xml:space="preserve"> can be recursively estimated either offline or during BCI control and typically converge rapidly to a steady-state solution </w:t>
      </w:r>
      <w:r>
        <w:rPr>
          <w:rFonts w:ascii="Arial" w:eastAsiaTheme="minorEastAsia" w:hAnsi="Arial" w:cs="Arial"/>
        </w:rPr>
        <w:fldChar w:fldCharType="begin"/>
      </w:r>
      <w:r>
        <w:rPr>
          <w:rFonts w:ascii="Arial" w:eastAsiaTheme="minorEastAsia" w:hAnsi="Arial" w:cs="Arial"/>
        </w:rPr>
        <w:instrText xml:space="preserve"> ADDIN EN.CITE &lt;EndNote&gt;&lt;Cite&gt;&lt;Author&gt;Hayes&lt;/Author&gt;&lt;Year&gt;1996&lt;/Year&gt;&lt;RecNum&gt;42&lt;/RecNum&gt;&lt;DisplayText&gt;(Hayes, 1996)&lt;/DisplayText&gt;&lt;record&gt;&lt;rec-number&gt;42&lt;/rec-number&gt;&lt;foreign-keys&gt;&lt;key app="EN" db-id="095vzf2zzvarpaezad9xw50uwvzwsd59edf9" timestamp="1590097158"&gt;42&lt;/key&gt;&lt;/foreign-keys&gt;&lt;ref-type name="Journal Article"&gt;17&lt;/ref-type&gt;&lt;contributors&gt;&lt;authors&gt;&lt;author&gt;Hayes, Monson H&lt;/author&gt;&lt;/authors&gt;&lt;/contributors&gt;&lt;titles&gt;&lt;title&gt;Statistical digital signal processing and modeling&lt;/title&gt;&lt;/titles&gt;&lt;dates&gt;&lt;year&gt;1996&lt;/year&gt;&lt;/dates&gt;&lt;isbn&gt;0471594318&lt;/isbn&gt;&lt;urls&gt;&lt;/urls&gt;&lt;/record&gt;&lt;/Cite&gt;&lt;/EndNote&gt;</w:instrText>
      </w:r>
      <w:r>
        <w:rPr>
          <w:rFonts w:ascii="Arial" w:eastAsiaTheme="minorEastAsia" w:hAnsi="Arial" w:cs="Arial"/>
        </w:rPr>
        <w:fldChar w:fldCharType="separate"/>
      </w:r>
      <w:r>
        <w:rPr>
          <w:rFonts w:ascii="Arial" w:eastAsiaTheme="minorEastAsia" w:hAnsi="Arial" w:cs="Arial"/>
          <w:noProof/>
        </w:rPr>
        <w:t>(Hayes, 1996)</w:t>
      </w:r>
      <w:r>
        <w:rPr>
          <w:rFonts w:ascii="Arial" w:eastAsiaTheme="minorEastAsia" w:hAnsi="Arial" w:cs="Arial"/>
        </w:rPr>
        <w:fldChar w:fldCharType="end"/>
      </w:r>
      <w:r>
        <w:rPr>
          <w:rFonts w:ascii="Arial" w:eastAsiaTheme="minorEastAsia" w:hAnsi="Arial" w:cs="Arial"/>
        </w:rPr>
        <w:t xml:space="preserve">. Given that </w:t>
      </w:r>
      <m:oMath>
        <m:r>
          <w:rPr>
            <w:rFonts w:ascii="Cambria Math" w:eastAsiaTheme="minorEastAsia" w:hAnsi="Cambria Math" w:cs="Arial"/>
          </w:rPr>
          <m:t>A,W</m:t>
        </m:r>
      </m:oMath>
      <w:r>
        <w:rPr>
          <w:rFonts w:ascii="Arial" w:eastAsiaTheme="minorEastAsia" w:hAnsi="Arial" w:cs="Arial"/>
        </w:rPr>
        <w:t xml:space="preserve"> are hand-tuned, the unknown parameters of the model are therefore only </w:t>
      </w:r>
      <m:oMath>
        <m:r>
          <w:rPr>
            <w:rFonts w:ascii="Cambria Math" w:eastAsiaTheme="minorEastAsia" w:hAnsi="Cambria Math" w:cs="Arial"/>
          </w:rPr>
          <m:t>C</m:t>
        </m:r>
      </m:oMath>
      <w:r>
        <w:rPr>
          <w:rFonts w:ascii="Arial" w:eastAsiaTheme="minorEastAsia" w:hAnsi="Arial" w:cs="Arial"/>
        </w:rPr>
        <w:t xml:space="preserve"> and </w:t>
      </w:r>
      <m:oMath>
        <m:r>
          <w:rPr>
            <w:rFonts w:ascii="Cambria Math" w:eastAsiaTheme="minorEastAsia" w:hAnsi="Cambria Math" w:cs="Arial"/>
          </w:rPr>
          <m:t>Q</m:t>
        </m:r>
      </m:oMath>
      <w:r>
        <w:rPr>
          <w:rFonts w:ascii="Arial" w:eastAsiaTheme="minorEastAsia" w:hAnsi="Arial" w:cs="Arial"/>
        </w:rPr>
        <w:t xml:space="preserve">. These were initialized from open-loop trials </w:t>
      </w:r>
      <w:r>
        <w:rPr>
          <w:rFonts w:ascii="Arial" w:eastAsiaTheme="minorEastAsia" w:hAnsi="Arial" w:cs="Arial"/>
        </w:rPr>
        <w:lastRenderedPageBreak/>
        <w:t xml:space="preserve">as the subject imagined performing biomimetic hand and arm end-point commands as he passively observed the robot move to center-out targets. From the collected neural and kinematic data and hand-tuned </w:t>
      </w:r>
      <m:oMath>
        <m:r>
          <w:rPr>
            <w:rFonts w:ascii="Cambria Math" w:eastAsiaTheme="minorEastAsia" w:hAnsi="Cambria Math" w:cs="Arial"/>
          </w:rPr>
          <m:t>A,W</m:t>
        </m:r>
      </m:oMath>
      <w:r>
        <w:rPr>
          <w:rFonts w:ascii="Arial" w:eastAsiaTheme="minorEastAsia" w:hAnsi="Arial" w:cs="Arial"/>
        </w:rPr>
        <w:t xml:space="preserve">, the maximum-likelihood estimate of </w:t>
      </w:r>
      <m:oMath>
        <m:r>
          <w:rPr>
            <w:rFonts w:ascii="Cambria Math" w:eastAsiaTheme="minorEastAsia" w:hAnsi="Cambria Math" w:cs="Arial"/>
          </w:rPr>
          <m:t>C,Q</m:t>
        </m:r>
      </m:oMath>
      <w:r>
        <w:rPr>
          <w:rFonts w:ascii="Arial" w:eastAsiaTheme="minorEastAsia" w:hAnsi="Arial" w:cs="Arial"/>
        </w:rPr>
        <w:t xml:space="preserve"> was computed via least-squares: </w:t>
      </w:r>
    </w:p>
    <w:p w14:paraId="6F77B85C" w14:textId="77777777" w:rsidR="00C74C59" w:rsidRDefault="00C74C59" w:rsidP="00C74C59">
      <w:pPr>
        <w:spacing w:line="288" w:lineRule="auto"/>
        <w:contextualSpacing/>
        <w:jc w:val="both"/>
        <w:rPr>
          <w:rFonts w:ascii="Arial" w:eastAsiaTheme="minorEastAsia" w:hAnsi="Arial" w:cs="Arial"/>
        </w:rPr>
      </w:pPr>
    </w:p>
    <w:p w14:paraId="5EE8A5D2" w14:textId="77777777" w:rsidR="00C74C59" w:rsidRPr="00DB615B" w:rsidRDefault="00C74C59" w:rsidP="00C74C59">
      <w:pPr>
        <w:spacing w:line="288" w:lineRule="auto"/>
        <w:contextualSpacing/>
        <w:jc w:val="both"/>
        <w:rPr>
          <w:rFonts w:ascii="Arial" w:eastAsiaTheme="minorEastAsia" w:hAnsi="Arial" w:cs="Arial"/>
        </w:rPr>
      </w:pPr>
      <m:oMathPara>
        <m:oMath>
          <m:r>
            <w:rPr>
              <w:rFonts w:ascii="Cambria Math" w:eastAsiaTheme="minorEastAsia" w:hAnsi="Cambria Math" w:cs="Arial"/>
            </w:rPr>
            <m:t>C=</m:t>
          </m:r>
          <m:d>
            <m:dPr>
              <m:ctrlPr>
                <w:rPr>
                  <w:rFonts w:ascii="Cambria Math" w:eastAsiaTheme="minorEastAsia" w:hAnsi="Cambria Math" w:cs="Arial"/>
                  <w:i/>
                </w:rPr>
              </m:ctrlPr>
            </m:dPr>
            <m:e>
              <m:r>
                <w:rPr>
                  <w:rFonts w:ascii="Cambria Math" w:eastAsiaTheme="minorEastAsia" w:hAnsi="Cambria Math" w:cs="Arial"/>
                </w:rPr>
                <m:t>Y</m:t>
              </m:r>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m:t>
                  </m:r>
                </m:sup>
              </m:sSup>
            </m:e>
          </m:d>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X</m:t>
                  </m:r>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m:t>
                      </m:r>
                    </m:sup>
                  </m:sSup>
                </m:e>
              </m:d>
            </m:e>
            <m:sup>
              <m:r>
                <w:rPr>
                  <w:rFonts w:ascii="Cambria Math" w:eastAsiaTheme="minorEastAsia" w:hAnsi="Cambria Math" w:cs="Arial"/>
                </w:rPr>
                <m:t>-1</m:t>
              </m:r>
            </m:sup>
          </m:sSup>
          <m:r>
            <w:rPr>
              <w:rFonts w:ascii="Cambria Math" w:eastAsiaTheme="minorEastAsia" w:hAnsi="Cambria Math" w:cs="Arial"/>
            </w:rPr>
            <m:t xml:space="preserve"> </m:t>
          </m:r>
        </m:oMath>
      </m:oMathPara>
    </w:p>
    <w:p w14:paraId="1E2E41A2" w14:textId="77777777" w:rsidR="00C74C59" w:rsidRPr="00DB615B" w:rsidRDefault="00C74C59" w:rsidP="00C74C59">
      <w:pPr>
        <w:spacing w:line="288" w:lineRule="auto"/>
        <w:contextualSpacing/>
        <w:jc w:val="both"/>
        <w:rPr>
          <w:rFonts w:ascii="Arial" w:eastAsiaTheme="minorEastAsia" w:hAnsi="Arial" w:cs="Arial"/>
        </w:rPr>
      </w:pPr>
      <m:oMathPara>
        <m:oMath>
          <m:r>
            <w:rPr>
              <w:rFonts w:ascii="Cambria Math" w:eastAsiaTheme="minorEastAsia" w:hAnsi="Cambria Math" w:cs="Arial"/>
            </w:rPr>
            <m:t>Q=</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L-1</m:t>
                  </m:r>
                </m:den>
              </m:f>
            </m:e>
          </m:d>
          <m:d>
            <m:dPr>
              <m:ctrlPr>
                <w:rPr>
                  <w:rFonts w:ascii="Cambria Math" w:eastAsiaTheme="minorEastAsia" w:hAnsi="Cambria Math" w:cs="Arial"/>
                  <w:i/>
                </w:rPr>
              </m:ctrlPr>
            </m:dPr>
            <m:e>
              <m:r>
                <w:rPr>
                  <w:rFonts w:ascii="Cambria Math" w:eastAsiaTheme="minorEastAsia" w:hAnsi="Cambria Math" w:cs="Arial"/>
                </w:rPr>
                <m:t>Y-CX</m:t>
              </m:r>
            </m:e>
          </m:d>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Y-CX</m:t>
                  </m:r>
                </m:e>
              </m:d>
            </m:e>
            <m:sup>
              <m:r>
                <w:rPr>
                  <w:rFonts w:ascii="Cambria Math" w:eastAsiaTheme="minorEastAsia" w:hAnsi="Cambria Math" w:cs="Arial"/>
                </w:rPr>
                <m:t>T</m:t>
              </m:r>
            </m:sup>
          </m:sSup>
          <m:r>
            <w:rPr>
              <w:rFonts w:ascii="Cambria Math" w:eastAsiaTheme="minorEastAsia" w:hAnsi="Cambria Math" w:cs="Arial"/>
            </w:rPr>
            <m:t xml:space="preserve"> </m:t>
          </m:r>
        </m:oMath>
      </m:oMathPara>
    </w:p>
    <w:p w14:paraId="6F989D3E" w14:textId="77777777" w:rsidR="00C74C59" w:rsidRDefault="00C74C59" w:rsidP="00C74C59">
      <w:pPr>
        <w:spacing w:line="288" w:lineRule="auto"/>
        <w:contextualSpacing/>
        <w:jc w:val="both"/>
        <w:rPr>
          <w:rFonts w:ascii="Arial" w:eastAsiaTheme="minorEastAsia" w:hAnsi="Arial" w:cs="Arial"/>
        </w:rPr>
      </w:pPr>
    </w:p>
    <w:p w14:paraId="4CD558F8" w14:textId="77777777" w:rsidR="00C74C59" w:rsidRDefault="00C74C59" w:rsidP="00C74C59">
      <w:pPr>
        <w:spacing w:line="288" w:lineRule="auto"/>
        <w:contextualSpacing/>
        <w:jc w:val="both"/>
        <w:rPr>
          <w:rFonts w:ascii="Arial" w:eastAsiaTheme="minorEastAsia" w:hAnsi="Arial" w:cs="Arial"/>
        </w:rPr>
      </w:pPr>
      <w:r>
        <w:rPr>
          <w:rFonts w:ascii="Arial" w:eastAsiaTheme="minorEastAsia" w:hAnsi="Arial" w:cs="Arial"/>
        </w:rPr>
        <w:t xml:space="preserve">where </w:t>
      </w:r>
      <m:oMath>
        <m:r>
          <w:rPr>
            <w:rFonts w:ascii="Cambria Math" w:eastAsiaTheme="minorEastAsia" w:hAnsi="Cambria Math" w:cs="Arial"/>
          </w:rPr>
          <m:t>Y</m:t>
        </m:r>
      </m:oMath>
      <w:r>
        <w:rPr>
          <w:rFonts w:ascii="Arial" w:eastAsiaTheme="minorEastAsia" w:hAnsi="Arial" w:cs="Arial"/>
        </w:rPr>
        <w:t xml:space="preserve"> and </w:t>
      </w:r>
      <m:oMath>
        <m:r>
          <w:rPr>
            <w:rFonts w:ascii="Cambria Math" w:eastAsiaTheme="minorEastAsia" w:hAnsi="Cambria Math" w:cs="Arial"/>
          </w:rPr>
          <m:t>X</m:t>
        </m:r>
      </m:oMath>
      <w:r>
        <w:rPr>
          <w:rFonts w:ascii="Arial" w:eastAsiaTheme="minorEastAsia" w:hAnsi="Arial" w:cs="Arial"/>
        </w:rPr>
        <w:t xml:space="preserve"> are matrices of neural and kinematic tiled data samples across trials respectively and </w:t>
      </w:r>
      <m:oMath>
        <m:r>
          <w:rPr>
            <w:rFonts w:ascii="Cambria Math" w:eastAsiaTheme="minorEastAsia" w:hAnsi="Cambria Math" w:cs="Arial"/>
          </w:rPr>
          <m:t>L</m:t>
        </m:r>
      </m:oMath>
      <w:r>
        <w:rPr>
          <w:rFonts w:ascii="Arial" w:eastAsiaTheme="minorEastAsia" w:hAnsi="Arial" w:cs="Arial"/>
        </w:rPr>
        <w:t xml:space="preserve"> is the total number of collected samples. Note that the velocity and mean neural terms of </w:t>
      </w:r>
      <m:oMath>
        <m:r>
          <w:rPr>
            <w:rFonts w:ascii="Cambria Math" w:eastAsiaTheme="minorEastAsia" w:hAnsi="Cambria Math" w:cs="Arial"/>
          </w:rPr>
          <m:t>C</m:t>
        </m:r>
      </m:oMath>
      <w:r>
        <w:rPr>
          <w:rFonts w:ascii="Arial" w:eastAsiaTheme="minorEastAsia" w:hAnsi="Arial" w:cs="Arial"/>
        </w:rPr>
        <w:t xml:space="preserve"> were estimated and position coefficients were set to zero. Having estimated </w:t>
      </w:r>
      <m:oMath>
        <m:r>
          <w:rPr>
            <w:rFonts w:ascii="Cambria Math" w:eastAsiaTheme="minorEastAsia" w:hAnsi="Cambria Math" w:cs="Arial"/>
          </w:rPr>
          <m:t>C</m:t>
        </m:r>
      </m:oMath>
      <w:r>
        <w:rPr>
          <w:rFonts w:ascii="Arial" w:eastAsiaTheme="minorEastAsia" w:hAnsi="Arial" w:cs="Arial"/>
        </w:rPr>
        <w:t xml:space="preserve"> and </w:t>
      </w:r>
      <m:oMath>
        <m:r>
          <w:rPr>
            <w:rFonts w:ascii="Cambria Math" w:eastAsiaTheme="minorEastAsia" w:hAnsi="Cambria Math" w:cs="Arial"/>
          </w:rPr>
          <m:t>Q</m:t>
        </m:r>
      </m:oMath>
      <w:r>
        <w:rPr>
          <w:rFonts w:ascii="Arial" w:eastAsiaTheme="minorEastAsia" w:hAnsi="Arial" w:cs="Arial"/>
        </w:rPr>
        <w:t xml:space="preserve"> from open-loop data, we perform closed-loop control where the parameters were kept fixed and the subject controlled end-point position using velocity commands that were decoded by the ReFit-KF. Subsequently, we used the collected closed-loop data to update </w:t>
      </w:r>
      <m:oMath>
        <m:r>
          <w:rPr>
            <w:rFonts w:ascii="Cambria Math" w:eastAsiaTheme="minorEastAsia" w:hAnsi="Cambria Math" w:cs="Arial"/>
          </w:rPr>
          <m:t>C,Q</m:t>
        </m:r>
      </m:oMath>
      <w:r>
        <w:rPr>
          <w:rFonts w:ascii="Arial" w:eastAsiaTheme="minorEastAsia" w:hAnsi="Arial" w:cs="Arial"/>
        </w:rPr>
        <w:t xml:space="preserve"> using the ReFit assumption </w:t>
      </w:r>
      <w:r>
        <w:rPr>
          <w:rFonts w:ascii="Arial" w:eastAsiaTheme="minorEastAsia" w:hAnsi="Arial" w:cs="Arial"/>
        </w:rPr>
        <w:fldChar w:fldCharType="begin"/>
      </w:r>
      <w:r>
        <w:rPr>
          <w:rFonts w:ascii="Arial" w:eastAsiaTheme="minorEastAsia" w:hAnsi="Arial" w:cs="Arial"/>
        </w:rPr>
        <w:instrText xml:space="preserve"> ADDIN EN.CITE &lt;EndNote&gt;&lt;Cite&gt;&lt;Author&gt;Gilja&lt;/Author&gt;&lt;Year&gt;2012&lt;/Year&gt;&lt;RecNum&gt;288&lt;/RecNum&gt;&lt;DisplayText&gt;(Gilja et al., 2012; Silversmith et al., 2021)&lt;/DisplayText&gt;&lt;record&gt;&lt;rec-number&gt;288&lt;/rec-number&gt;&lt;foreign-keys&gt;&lt;key app="EN" db-id="095vzf2zzvarpaezad9xw50uwvzwsd59edf9" timestamp="1672044368"&gt;288&lt;/key&gt;&lt;/foreign-keys&gt;&lt;ref-type name="Journal Article"&gt;17&lt;/ref-type&gt;&lt;contributors&gt;&lt;authors&gt;&lt;author&gt;Gilja, Vikash&lt;/author&gt;&lt;author&gt;Nuyujukian, Paul&lt;/author&gt;&lt;author&gt;Chestek, Cindy A&lt;/author&gt;&lt;author&gt;Cunningham, John P&lt;/author&gt;&lt;author&gt;Yu, Byron M&lt;/author&gt;&lt;author&gt;Fan, Joline M&lt;/author&gt;&lt;author&gt;Churchland, Mark M&lt;/author&gt;&lt;author&gt;Kaufman, Matthew T&lt;/author&gt;&lt;author&gt;Kao, Jonathan C&lt;/author&gt;&lt;author&gt;Ryu, Stephen I&lt;/author&gt;&lt;/authors&gt;&lt;/contributors&gt;&lt;titles&gt;&lt;title&gt;A high-performance neural prosthesis enabled by control algorithm design&lt;/title&gt;&lt;secondary-title&gt;Nature neuroscience&lt;/secondary-title&gt;&lt;/titles&gt;&lt;periodical&gt;&lt;full-title&gt;Nature neuroscience&lt;/full-title&gt;&lt;/periodical&gt;&lt;pages&gt;1752-1757&lt;/pages&gt;&lt;volume&gt;15&lt;/volume&gt;&lt;number&gt;12&lt;/number&gt;&lt;dates&gt;&lt;year&gt;2012&lt;/year&gt;&lt;/dates&gt;&lt;isbn&gt;1546-1726&lt;/isbn&gt;&lt;urls&gt;&lt;/urls&gt;&lt;/record&gt;&lt;/Cite&gt;&lt;Cite&gt;&lt;Author&gt;Silversmith&lt;/Author&gt;&lt;Year&gt;2021&lt;/Year&gt;&lt;RecNum&gt;97&lt;/RecNum&gt;&lt;record&gt;&lt;rec-number&gt;97&lt;/rec-number&gt;&lt;foreign-keys&gt;&lt;key app="EN" db-id="095vzf2zzvarpaezad9xw50uwvzwsd59edf9" timestamp="1607899545"&gt;97&lt;/key&gt;&lt;/foreign-keys&gt;&lt;ref-type name="Journal Article"&gt;17&lt;/ref-type&gt;&lt;contributors&gt;&lt;authors&gt;&lt;author&gt;Silversmith, Daniel B&lt;/author&gt;&lt;author&gt;Abiri, Reza&lt;/author&gt;&lt;author&gt;Hardy, Nicholas F&lt;/author&gt;&lt;author&gt;Natraj, Nikhilesh&lt;/author&gt;&lt;author&gt;Tu-Chan, Adelyn&lt;/author&gt;&lt;author&gt;Chang, Edward F&lt;/author&gt;&lt;author&gt;Ganguly, Karunesh&lt;/author&gt;&lt;/authors&gt;&lt;/contributors&gt;&lt;titles&gt;&lt;title&gt;Plug-and-play control of a brain–computer interface through neural map stabilization&lt;/title&gt;&lt;secondary-title&gt;Nature Biotechnology&lt;/secondary-title&gt;&lt;/titles&gt;&lt;periodical&gt;&lt;full-title&gt;Nature Biotechnology&lt;/full-title&gt;&lt;/periodical&gt;&lt;pages&gt;326-335&lt;/pages&gt;&lt;volume&gt;39 &lt;/volume&gt;&lt;number&gt;3&lt;/number&gt;&lt;dates&gt;&lt;year&gt;2021&lt;/year&gt;&lt;/dates&gt;&lt;isbn&gt;1546-1696&lt;/isbn&gt;&lt;urls&gt;&lt;/urls&gt;&lt;/record&gt;&lt;/Cite&gt;&lt;/EndNote&gt;</w:instrText>
      </w:r>
      <w:r>
        <w:rPr>
          <w:rFonts w:ascii="Arial" w:eastAsiaTheme="minorEastAsia" w:hAnsi="Arial" w:cs="Arial"/>
        </w:rPr>
        <w:fldChar w:fldCharType="separate"/>
      </w:r>
      <w:r>
        <w:rPr>
          <w:rFonts w:ascii="Arial" w:eastAsiaTheme="minorEastAsia" w:hAnsi="Arial" w:cs="Arial"/>
          <w:noProof/>
        </w:rPr>
        <w:t>(Gilja et al., 2012; Silversmith et al., 2021)</w:t>
      </w:r>
      <w:r>
        <w:rPr>
          <w:rFonts w:ascii="Arial" w:eastAsiaTheme="minorEastAsia" w:hAnsi="Arial" w:cs="Arial"/>
        </w:rPr>
        <w:fldChar w:fldCharType="end"/>
      </w:r>
      <w:r>
        <w:rPr>
          <w:rFonts w:ascii="Arial" w:eastAsiaTheme="minorEastAsia" w:hAnsi="Arial" w:cs="Arial"/>
        </w:rPr>
        <w:t xml:space="preserve">, where decoded velocity commands during online control were rotated towards the target . We adapted </w:t>
      </w:r>
      <m:oMath>
        <m:r>
          <w:rPr>
            <w:rFonts w:ascii="Cambria Math" w:eastAsiaTheme="minorEastAsia" w:hAnsi="Cambria Math" w:cs="Arial"/>
          </w:rPr>
          <m:t>C,Q</m:t>
        </m:r>
      </m:oMath>
      <w:r>
        <w:rPr>
          <w:rFonts w:ascii="Arial" w:eastAsiaTheme="minorEastAsia" w:hAnsi="Arial" w:cs="Arial"/>
        </w:rPr>
        <w:t xml:space="preserve"> using Smooth-Batch </w:t>
      </w:r>
      <w:r>
        <w:rPr>
          <w:rFonts w:ascii="Arial" w:eastAsiaTheme="minorEastAsia" w:hAnsi="Arial" w:cs="Arial"/>
        </w:rPr>
        <w:fldChar w:fldCharType="begin"/>
      </w:r>
      <w:r>
        <w:rPr>
          <w:rFonts w:ascii="Arial" w:eastAsiaTheme="minorEastAsia" w:hAnsi="Arial" w:cs="Arial"/>
        </w:rPr>
        <w:instrText xml:space="preserve"> ADDIN EN.CITE &lt;EndNote&gt;&lt;Cite&gt;&lt;Author&gt;Orsborn&lt;/Author&gt;&lt;Year&gt;2012&lt;/Year&gt;&lt;RecNum&gt;341&lt;/RecNum&gt;&lt;DisplayText&gt;(Orsborn et al., 2012)&lt;/DisplayText&gt;&lt;record&gt;&lt;rec-number&gt;341&lt;/rec-number&gt;&lt;foreign-keys&gt;&lt;key app="EN" db-id="095vzf2zzvarpaezad9xw50uwvzwsd59edf9" timestamp="1680069653"&gt;341&lt;/key&gt;&lt;/foreign-keys&gt;&lt;ref-type name="Journal Article"&gt;17&lt;/ref-type&gt;&lt;contributors&gt;&lt;authors&gt;&lt;author&gt;Orsborn, Amy L&lt;/author&gt;&lt;author&gt;Dangi, Siddharth&lt;/author&gt;&lt;author&gt;Moorman, Helene G&lt;/author&gt;&lt;author&gt;Carmena, Jose M&lt;/author&gt;&lt;/authors&gt;&lt;/contributors&gt;&lt;titles&gt;&lt;title&gt;Closed-loop decoder adaptation on intermediate time-scales facilitates rapid BMI performance improvements independent of decoder initialization conditions&lt;/title&gt;&lt;secondary-title&gt;IEEE Transactions on Neural Systems and Rehabilitation Engineering&lt;/secondary-title&gt;&lt;/titles&gt;&lt;periodical&gt;&lt;full-title&gt;IEEE Transactions on Neural Systems and Rehabilitation Engineering&lt;/full-title&gt;&lt;/periodical&gt;&lt;pages&gt;468-477&lt;/pages&gt;&lt;volume&gt;20&lt;/volume&gt;&lt;number&gt;4&lt;/number&gt;&lt;dates&gt;&lt;year&gt;2012&lt;/year&gt;&lt;/dates&gt;&lt;isbn&gt;1534-4320&lt;/isbn&gt;&lt;urls&gt;&lt;/urls&gt;&lt;/record&gt;&lt;/Cite&gt;&lt;/EndNote&gt;</w:instrText>
      </w:r>
      <w:r>
        <w:rPr>
          <w:rFonts w:ascii="Arial" w:eastAsiaTheme="minorEastAsia" w:hAnsi="Arial" w:cs="Arial"/>
        </w:rPr>
        <w:fldChar w:fldCharType="separate"/>
      </w:r>
      <w:r>
        <w:rPr>
          <w:rFonts w:ascii="Arial" w:eastAsiaTheme="minorEastAsia" w:hAnsi="Arial" w:cs="Arial"/>
          <w:noProof/>
        </w:rPr>
        <w:t>(Orsborn et al., 2012)</w:t>
      </w:r>
      <w:r>
        <w:rPr>
          <w:rFonts w:ascii="Arial" w:eastAsiaTheme="minorEastAsia" w:hAnsi="Arial" w:cs="Arial"/>
        </w:rPr>
        <w:fldChar w:fldCharType="end"/>
      </w:r>
      <w:r>
        <w:rPr>
          <w:rFonts w:ascii="Arial" w:eastAsiaTheme="minorEastAsia" w:hAnsi="Arial" w:cs="Arial"/>
        </w:rPr>
        <w:t xml:space="preserve"> that exponentially weights neural data history. We chose longer half-lives (roughly 1500s on average) when updating </w:t>
      </w:r>
      <m:oMath>
        <m:r>
          <w:rPr>
            <w:rFonts w:ascii="Cambria Math" w:eastAsiaTheme="minorEastAsia" w:hAnsi="Cambria Math" w:cs="Arial"/>
          </w:rPr>
          <m:t>C,Q</m:t>
        </m:r>
      </m:oMath>
      <w:r>
        <w:rPr>
          <w:rFonts w:ascii="Arial" w:eastAsiaTheme="minorEastAsia" w:hAnsi="Arial" w:cs="Arial"/>
        </w:rPr>
        <w:t xml:space="preserve"> as successful denovo BCI control requires slow adaptation in a 2-learner system where neural plasticity and decoder adaptation co-occur </w:t>
      </w:r>
      <w:r>
        <w:rPr>
          <w:rFonts w:ascii="Arial" w:eastAsiaTheme="minorEastAsia" w:hAnsi="Arial" w:cs="Arial"/>
        </w:rPr>
        <w:fldChar w:fldCharType="begin"/>
      </w:r>
      <w:r>
        <w:rPr>
          <w:rFonts w:ascii="Arial" w:eastAsiaTheme="minorEastAsia" w:hAnsi="Arial" w:cs="Arial"/>
        </w:rPr>
        <w:instrText xml:space="preserve"> ADDIN EN.CITE &lt;EndNote&gt;&lt;Cite&gt;&lt;Author&gt;Silversmith&lt;/Author&gt;&lt;Year&gt;2021&lt;/Year&gt;&lt;RecNum&gt;97&lt;/RecNum&gt;&lt;DisplayText&gt;(Silversmith et al., 2021)&lt;/DisplayText&gt;&lt;record&gt;&lt;rec-number&gt;97&lt;/rec-number&gt;&lt;foreign-keys&gt;&lt;key app="EN" db-id="095vzf2zzvarpaezad9xw50uwvzwsd59edf9" timestamp="1607899545"&gt;97&lt;/key&gt;&lt;/foreign-keys&gt;&lt;ref-type name="Journal Article"&gt;17&lt;/ref-type&gt;&lt;contributors&gt;&lt;authors&gt;&lt;author&gt;Silversmith, Daniel B&lt;/author&gt;&lt;author&gt;Abiri, Reza&lt;/author&gt;&lt;author&gt;Hardy, Nicholas F&lt;/author&gt;&lt;author&gt;Natraj, Nikhilesh&lt;/author&gt;&lt;author&gt;Tu-Chan, Adelyn&lt;/author&gt;&lt;author&gt;Chang, Edward F&lt;/author&gt;&lt;author&gt;Ganguly, Karunesh&lt;/author&gt;&lt;/authors&gt;&lt;/contributors&gt;&lt;titles&gt;&lt;title&gt;Plug-and-play control of a brain–computer interface through neural map stabilization&lt;/title&gt;&lt;secondary-title&gt;Nature Biotechnology&lt;/secondary-title&gt;&lt;/titles&gt;&lt;periodical&gt;&lt;full-title&gt;Nature Biotechnology&lt;/full-title&gt;&lt;/periodical&gt;&lt;pages&gt;326-335&lt;/pages&gt;&lt;volume&gt;39 &lt;/volume&gt;&lt;number&gt;3&lt;/number&gt;&lt;dates&gt;&lt;year&gt;2021&lt;/year&gt;&lt;/dates&gt;&lt;isbn&gt;1546-1696&lt;/isbn&gt;&lt;urls&gt;&lt;/urls&gt;&lt;/record&gt;&lt;/Cite&gt;&lt;/EndNote&gt;</w:instrText>
      </w:r>
      <w:r>
        <w:rPr>
          <w:rFonts w:ascii="Arial" w:eastAsiaTheme="minorEastAsia" w:hAnsi="Arial" w:cs="Arial"/>
        </w:rPr>
        <w:fldChar w:fldCharType="separate"/>
      </w:r>
      <w:r>
        <w:rPr>
          <w:rFonts w:ascii="Arial" w:eastAsiaTheme="minorEastAsia" w:hAnsi="Arial" w:cs="Arial"/>
          <w:noProof/>
        </w:rPr>
        <w:t>(Silversmith et al., 2021)</w:t>
      </w:r>
      <w:r>
        <w:rPr>
          <w:rFonts w:ascii="Arial" w:eastAsiaTheme="minorEastAsia" w:hAnsi="Arial" w:cs="Arial"/>
        </w:rPr>
        <w:fldChar w:fldCharType="end"/>
      </w:r>
      <w:r>
        <w:rPr>
          <w:rFonts w:ascii="Arial" w:eastAsiaTheme="minorEastAsia" w:hAnsi="Arial" w:cs="Arial"/>
        </w:rPr>
        <w:t xml:space="preserve">. Using smooth-batch allowed us to execute multiple fixed closed-loop control blocks (such as CL2) in a manner analogous to the discrete experiments detailed earlier. </w:t>
      </w:r>
    </w:p>
    <w:p w14:paraId="2FC30F44" w14:textId="77777777" w:rsidR="00C74C59" w:rsidRPr="00CC02EF" w:rsidRDefault="00C74C59" w:rsidP="00C74C59">
      <w:pPr>
        <w:spacing w:line="288" w:lineRule="auto"/>
        <w:contextualSpacing/>
        <w:jc w:val="both"/>
        <w:rPr>
          <w:rFonts w:ascii="Arial" w:hAnsi="Arial" w:cs="Arial"/>
          <w:b/>
          <w:bCs/>
          <w:sz w:val="24"/>
          <w:szCs w:val="24"/>
        </w:rPr>
      </w:pPr>
    </w:p>
    <w:p w14:paraId="692D7021" w14:textId="77777777" w:rsidR="00C74C59" w:rsidRPr="00CC02EF" w:rsidRDefault="00C74C59" w:rsidP="00C74C59">
      <w:pPr>
        <w:spacing w:line="288" w:lineRule="auto"/>
        <w:contextualSpacing/>
        <w:jc w:val="both"/>
        <w:rPr>
          <w:rFonts w:ascii="Arial" w:hAnsi="Arial" w:cs="Arial"/>
          <w:b/>
          <w:bCs/>
          <w:sz w:val="24"/>
          <w:szCs w:val="24"/>
        </w:rPr>
      </w:pPr>
      <w:r>
        <w:rPr>
          <w:rFonts w:ascii="Arial" w:hAnsi="Arial" w:cs="Arial"/>
          <w:b/>
          <w:bCs/>
          <w:sz w:val="24"/>
          <w:szCs w:val="24"/>
        </w:rPr>
        <w:t>Data</w:t>
      </w:r>
      <w:r w:rsidRPr="00CC02EF">
        <w:rPr>
          <w:rFonts w:ascii="Arial" w:hAnsi="Arial" w:cs="Arial"/>
          <w:b/>
          <w:bCs/>
          <w:sz w:val="24"/>
          <w:szCs w:val="24"/>
        </w:rPr>
        <w:t xml:space="preserve"> analyses</w:t>
      </w:r>
    </w:p>
    <w:p w14:paraId="0F338652" w14:textId="77777777" w:rsidR="00C74C59" w:rsidRDefault="00C74C59" w:rsidP="00C74C59">
      <w:pPr>
        <w:spacing w:line="288" w:lineRule="auto"/>
        <w:contextualSpacing/>
        <w:jc w:val="both"/>
        <w:rPr>
          <w:rFonts w:ascii="Arial" w:eastAsiaTheme="minorEastAsia" w:hAnsi="Arial" w:cs="Arial"/>
          <w:i/>
          <w:iCs/>
        </w:rPr>
      </w:pPr>
      <w:r w:rsidRPr="00CB35DC">
        <w:rPr>
          <w:rFonts w:ascii="Arial" w:eastAsiaTheme="minorEastAsia" w:hAnsi="Arial" w:cs="Arial"/>
          <w:i/>
          <w:iCs/>
        </w:rPr>
        <w:t>Imagined movement data collection</w:t>
      </w:r>
      <w:r>
        <w:rPr>
          <w:rFonts w:ascii="Arial" w:eastAsiaTheme="minorEastAsia" w:hAnsi="Arial" w:cs="Arial"/>
          <w:i/>
          <w:iCs/>
        </w:rPr>
        <w:t xml:space="preserve"> for somatotopy</w:t>
      </w:r>
    </w:p>
    <w:p w14:paraId="46B4B395" w14:textId="77777777" w:rsidR="00C74C59" w:rsidRDefault="00C74C59" w:rsidP="00C74C59">
      <w:pPr>
        <w:spacing w:line="288" w:lineRule="auto"/>
        <w:contextualSpacing/>
        <w:jc w:val="both"/>
        <w:rPr>
          <w:rFonts w:ascii="Arial" w:eastAsiaTheme="minorEastAsia" w:hAnsi="Arial" w:cs="Arial"/>
          <w:i/>
          <w:iCs/>
        </w:rPr>
      </w:pPr>
      <w:r>
        <w:rPr>
          <w:rFonts w:ascii="Arial" w:eastAsiaTheme="minorEastAsia" w:hAnsi="Arial" w:cs="Arial"/>
        </w:rPr>
        <w:t xml:space="preserve">Trials collected during the imagined movement task (Fig. 1B) were analyzed to understand somatotopy and a grid-wise representational structure in the following manner. First, all trials were z-scored to a two-minute baseline window at the start of each session wherein the subject was instructed to look at a blank screen and relax completely. The average z-scored activity during the active portion of the task (during the Go cue, Fig. 1B) over primary motor cortex channels was computed along with their confidence intervals for the movement repertoire in each of the three frequency bands. Plots of </w:t>
      </w:r>
      <m:oMath>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H</m:t>
            </m:r>
          </m:sub>
        </m:sSub>
      </m:oMath>
      <w:r>
        <w:rPr>
          <w:rFonts w:ascii="Arial" w:eastAsiaTheme="minorEastAsia" w:hAnsi="Arial" w:cs="Arial"/>
        </w:rPr>
        <w:t xml:space="preserve"> activity are shown in Fig. 1C and Fig. 1D for B1 and B2 respectively. We then sought to understand channels across the grid that exhibited significant neural activity during each movement to establish cortical somatotopy. To do this, we used event-related potentials (ERPs) wherein each channel’s single-trial activity was epoched around the Go cue, from 1s before to 4s after the Go cue. Trials were then z-scored to the mean and standard deviation in the interval before the Go cue (-1000ms to 0ms) and averaged to obtain ERPs, with bootstrapped confidence intervals. A channel was deemed to be significant if any ERP response magnitude during the active task portion was outside the 95% confidence intervals in the pre-Go cue interval. This analysis was done for </w:t>
      </w:r>
      <m:oMath>
        <m:r>
          <w:rPr>
            <w:rFonts w:ascii="Cambria Math" w:eastAsiaTheme="minorEastAsia" w:hAnsi="Cambria Math" w:cs="Arial"/>
          </w:rPr>
          <m:t xml:space="preserve">δ,β, </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H</m:t>
            </m:r>
          </m:sub>
        </m:sSub>
      </m:oMath>
      <w:r>
        <w:rPr>
          <w:rFonts w:ascii="Arial" w:eastAsiaTheme="minorEastAsia" w:hAnsi="Arial" w:cs="Arial"/>
        </w:rPr>
        <w:t xml:space="preserve"> individually and for all movements in both B1 and B2. Finally, we used a linear support vector machine to examine the relative similarities in spatial activity patterns between all movements </w:t>
      </w:r>
      <w:r>
        <w:rPr>
          <w:rFonts w:ascii="Arial" w:eastAsiaTheme="minorEastAsia" w:hAnsi="Arial" w:cs="Arial"/>
        </w:rPr>
        <w:fldChar w:fldCharType="begin"/>
      </w:r>
      <w:r>
        <w:rPr>
          <w:rFonts w:ascii="Arial" w:eastAsiaTheme="minorEastAsia" w:hAnsi="Arial" w:cs="Arial"/>
        </w:rPr>
        <w:instrText xml:space="preserve"> ADDIN EN.CITE &lt;EndNote&gt;&lt;Cite&gt;&lt;Author&gt;Natraj&lt;/Author&gt;&lt;Year&gt;2022&lt;/Year&gt;&lt;RecNum&gt;287&lt;/RecNum&gt;&lt;DisplayText&gt;(Fan et al., 2008; Natraj et al., 2022)&lt;/DisplayText&gt;&lt;record&gt;&lt;rec-number&gt;287&lt;/rec-number&gt;&lt;foreign-keys&gt;&lt;key app="EN" db-id="095vzf2zzvarpaezad9xw50uwvzwsd59edf9" timestamp="1672043720"&gt;287&lt;/key&gt;&lt;/foreign-keys&gt;&lt;ref-type name="Journal Article"&gt;17&lt;/ref-type&gt;&lt;contributors&gt;&lt;authors&gt;&lt;author&gt;Natraj, Nikhilesh&lt;/author&gt;&lt;author&gt;Silversmith, Daniel B&lt;/author&gt;&lt;author&gt;Chang, Edward F&lt;/author&gt;&lt;author&gt;Ganguly, Karunesh&lt;/author&gt;&lt;/authors&gt;&lt;/contributors&gt;&lt;titles&gt;&lt;title&gt;Compartmentalized dynamics within a common multi-area mesoscale manifold represent a repertoire of human hand movements&lt;/title&gt;&lt;secondary-title&gt;Neuron&lt;/secondary-title&gt;&lt;/titles&gt;&lt;periodical&gt;&lt;full-title&gt;Neuron&lt;/full-title&gt;&lt;/periodical&gt;&lt;pages&gt;154-174. e12&lt;/pages&gt;&lt;volume&gt;110&lt;/volume&gt;&lt;number&gt;1&lt;/number&gt;&lt;dates&gt;&lt;year&gt;2022&lt;/year&gt;&lt;/dates&gt;&lt;isbn&gt;0896-6273&lt;/isbn&gt;&lt;urls&gt;&lt;/urls&gt;&lt;/record&gt;&lt;/Cite&gt;&lt;Cite&gt;&lt;Author&gt;Fan&lt;/Author&gt;&lt;Year&gt;2008&lt;/Year&gt;&lt;RecNum&gt;44&lt;/RecNum&gt;&lt;record&gt;&lt;rec-number&gt;44&lt;/rec-number&gt;&lt;foreign-keys&gt;&lt;key app="EN" db-id="095vzf2zzvarpaezad9xw50uwvzwsd59edf9" timestamp="1590123717"&gt;44&lt;/key&gt;&lt;/foreign-keys&gt;&lt;ref-type name="Journal Article"&gt;17&lt;/ref-type&gt;&lt;contributors&gt;&lt;authors&gt;&lt;author&gt;Fan, Rong-En&lt;/author&gt;&lt;author&gt;Chang, Kai-Wei&lt;/author&gt;&lt;author&gt;Hsieh, Cho-Jui&lt;/author&gt;&lt;author&gt;Wang, Xiang-Rui&lt;/author&gt;&lt;author&gt;Lin, Chih-Jen&lt;/author&gt;&lt;/authors&gt;&lt;/contributors&gt;&lt;titles&gt;&lt;title&gt;LIBLINEAR: A library for large linear classification&lt;/title&gt;&lt;secondary-title&gt;Journal of machine learning research&lt;/secondary-title&gt;&lt;/titles&gt;&lt;periodical&gt;&lt;full-title&gt;Journal of machine learning research&lt;/full-title&gt;&lt;/periodical&gt;&lt;pages&gt;1871-1874&lt;/pages&gt;&lt;volume&gt;9&lt;/volume&gt;&lt;number&gt;Aug&lt;/number&gt;&lt;dates&gt;&lt;year&gt;2008&lt;/year&gt;&lt;/dates&gt;&lt;urls&gt;&lt;/urls&gt;&lt;/record&gt;&lt;/Cite&gt;&lt;/EndNote&gt;</w:instrText>
      </w:r>
      <w:r>
        <w:rPr>
          <w:rFonts w:ascii="Arial" w:eastAsiaTheme="minorEastAsia" w:hAnsi="Arial" w:cs="Arial"/>
        </w:rPr>
        <w:fldChar w:fldCharType="separate"/>
      </w:r>
      <w:r>
        <w:rPr>
          <w:rFonts w:ascii="Arial" w:eastAsiaTheme="minorEastAsia" w:hAnsi="Arial" w:cs="Arial"/>
          <w:noProof/>
        </w:rPr>
        <w:t>(Fan et al., 2008; Natraj et al., 2022)</w:t>
      </w:r>
      <w:r>
        <w:rPr>
          <w:rFonts w:ascii="Arial" w:eastAsiaTheme="minorEastAsia" w:hAnsi="Arial" w:cs="Arial"/>
        </w:rPr>
        <w:fldChar w:fldCharType="end"/>
      </w:r>
      <w:r>
        <w:rPr>
          <w:rFonts w:ascii="Arial" w:eastAsiaTheme="minorEastAsia" w:hAnsi="Arial" w:cs="Arial"/>
        </w:rPr>
        <w:t xml:space="preserve">. Each channel’s </w:t>
      </w:r>
      <w:r>
        <w:rPr>
          <w:rFonts w:ascii="Arial" w:eastAsiaTheme="minorEastAsia" w:hAnsi="Arial" w:cs="Arial"/>
        </w:rPr>
        <w:lastRenderedPageBreak/>
        <w:t xml:space="preserve">single-trial data during the Go cue were binned in 200ms sample intervals and then temporally smoothed over 1s to better approximate mean grid-wise spatial activity, for each of the three frequency bands. Data from the trials were then split into a training and testing set. The slack parameters in the binary linear SVMs were learned using cross-validation and by partitioning the training set into a separate validation set. Each trained binary SVM was then applied to held-out test samples, resulting in a pairwise classification accuracy indicating the similarity (accuracies closer to 0.5) or dissimilarity (accuracies closer to 1) between grid-wise spatial activity patterns. Hierarchical clustering using Ward’s criterion was performed to group movements with similar spatial activity patterns </w:t>
      </w:r>
      <w:r>
        <w:rPr>
          <w:rFonts w:ascii="Arial" w:eastAsiaTheme="minorEastAsia" w:hAnsi="Arial" w:cs="Arial"/>
        </w:rPr>
        <w:fldChar w:fldCharType="begin"/>
      </w:r>
      <w:r>
        <w:rPr>
          <w:rFonts w:ascii="Arial" w:eastAsiaTheme="minorEastAsia" w:hAnsi="Arial" w:cs="Arial"/>
        </w:rPr>
        <w:instrText xml:space="preserve"> ADDIN EN.CITE &lt;EndNote&gt;&lt;Cite&gt;&lt;Author&gt;Theodoridis&lt;/Author&gt;&lt;Year&gt;2003&lt;/Year&gt;&lt;RecNum&gt;32&lt;/RecNum&gt;&lt;DisplayText&gt;(Theodoridis and Koutroumbas, 2003; Natraj et al., 2022)&lt;/DisplayText&gt;&lt;record&gt;&lt;rec-number&gt;32&lt;/rec-number&gt;&lt;foreign-keys&gt;&lt;key app="EN" db-id="095vzf2zzvarpaezad9xw50uwvzwsd59edf9" timestamp="1588132557"&gt;32&lt;/key&gt;&lt;/foreign-keys&gt;&lt;ref-type name="Book"&gt;6&lt;/ref-type&gt;&lt;contributors&gt;&lt;authors&gt;&lt;author&gt;Theodoridis, Sergios&lt;/author&gt;&lt;author&gt;Koutroumbas, Konstantinos&lt;/author&gt;&lt;/authors&gt;&lt;/contributors&gt;&lt;titles&gt;&lt;title&gt;Pattern recognition&lt;/title&gt;&lt;/titles&gt;&lt;dates&gt;&lt;year&gt;2003&lt;/year&gt;&lt;/dates&gt;&lt;publisher&gt;Elsevier&lt;/publisher&gt;&lt;isbn&gt;008051362X&lt;/isbn&gt;&lt;urls&gt;&lt;/urls&gt;&lt;/record&gt;&lt;/Cite&gt;&lt;Cite&gt;&lt;Author&gt;Natraj&lt;/Author&gt;&lt;Year&gt;2022&lt;/Year&gt;&lt;RecNum&gt;287&lt;/RecNum&gt;&lt;record&gt;&lt;rec-number&gt;287&lt;/rec-number&gt;&lt;foreign-keys&gt;&lt;key app="EN" db-id="095vzf2zzvarpaezad9xw50uwvzwsd59edf9" timestamp="1672043720"&gt;287&lt;/key&gt;&lt;/foreign-keys&gt;&lt;ref-type name="Journal Article"&gt;17&lt;/ref-type&gt;&lt;contributors&gt;&lt;authors&gt;&lt;author&gt;Natraj, Nikhilesh&lt;/author&gt;&lt;author&gt;Silversmith, Daniel B&lt;/author&gt;&lt;author&gt;Chang, Edward F&lt;/author&gt;&lt;author&gt;Ganguly, Karunesh&lt;/author&gt;&lt;/authors&gt;&lt;/contributors&gt;&lt;titles&gt;&lt;title&gt;Compartmentalized dynamics within a common multi-area mesoscale manifold represent a repertoire of human hand movements&lt;/title&gt;&lt;secondary-title&gt;Neuron&lt;/secondary-title&gt;&lt;/titles&gt;&lt;periodical&gt;&lt;full-title&gt;Neuron&lt;/full-title&gt;&lt;/periodical&gt;&lt;pages&gt;154-174. e12&lt;/pages&gt;&lt;volume&gt;110&lt;/volume&gt;&lt;number&gt;1&lt;/number&gt;&lt;dates&gt;&lt;year&gt;2022&lt;/year&gt;&lt;/dates&gt;&lt;isbn&gt;0896-6273&lt;/isbn&gt;&lt;urls&gt;&lt;/urls&gt;&lt;/record&gt;&lt;/Cite&gt;&lt;/EndNote&gt;</w:instrText>
      </w:r>
      <w:r>
        <w:rPr>
          <w:rFonts w:ascii="Arial" w:eastAsiaTheme="minorEastAsia" w:hAnsi="Arial" w:cs="Arial"/>
        </w:rPr>
        <w:fldChar w:fldCharType="separate"/>
      </w:r>
      <w:r>
        <w:rPr>
          <w:rFonts w:ascii="Arial" w:eastAsiaTheme="minorEastAsia" w:hAnsi="Arial" w:cs="Arial"/>
          <w:noProof/>
        </w:rPr>
        <w:t>(Theodoridis and Koutroumbas, 2003; Natraj et al., 2022)</w:t>
      </w:r>
      <w:r>
        <w:rPr>
          <w:rFonts w:ascii="Arial" w:eastAsiaTheme="minorEastAsia" w:hAnsi="Arial" w:cs="Arial"/>
        </w:rPr>
        <w:fldChar w:fldCharType="end"/>
      </w:r>
      <w:r>
        <w:rPr>
          <w:rFonts w:ascii="Arial" w:eastAsiaTheme="minorEastAsia" w:hAnsi="Arial" w:cs="Arial"/>
        </w:rPr>
        <w:t xml:space="preserve">. </w:t>
      </w:r>
    </w:p>
    <w:p w14:paraId="1D5A3306" w14:textId="77777777" w:rsidR="00C74C59" w:rsidRDefault="00C74C59" w:rsidP="00C74C59">
      <w:pPr>
        <w:spacing w:line="288" w:lineRule="auto"/>
        <w:contextualSpacing/>
        <w:jc w:val="both"/>
        <w:rPr>
          <w:rFonts w:ascii="Arial" w:eastAsiaTheme="minorEastAsia" w:hAnsi="Arial" w:cs="Arial"/>
          <w:i/>
          <w:iCs/>
        </w:rPr>
      </w:pPr>
    </w:p>
    <w:p w14:paraId="28642321" w14:textId="77777777" w:rsidR="00C74C59" w:rsidRDefault="00C74C59" w:rsidP="00C74C59">
      <w:pPr>
        <w:spacing w:line="288" w:lineRule="auto"/>
        <w:contextualSpacing/>
        <w:jc w:val="both"/>
        <w:rPr>
          <w:rFonts w:ascii="Arial" w:eastAsiaTheme="minorEastAsia" w:hAnsi="Arial" w:cs="Arial"/>
          <w:i/>
          <w:iCs/>
        </w:rPr>
      </w:pPr>
      <w:r>
        <w:rPr>
          <w:rFonts w:ascii="Arial" w:eastAsiaTheme="minorEastAsia" w:hAnsi="Arial" w:cs="Arial"/>
          <w:i/>
          <w:iCs/>
        </w:rPr>
        <w:t>Discrete movement decoding when mapped to cardinal 3D directions in the perspective of a virtual Jaco arm</w:t>
      </w:r>
    </w:p>
    <w:p w14:paraId="24A47A70" w14:textId="77777777" w:rsidR="00C74C59" w:rsidRDefault="00C74C59" w:rsidP="00C74C59">
      <w:pPr>
        <w:spacing w:line="288" w:lineRule="auto"/>
        <w:contextualSpacing/>
        <w:jc w:val="both"/>
        <w:rPr>
          <w:rFonts w:ascii="Arial" w:eastAsiaTheme="minorEastAsia" w:hAnsi="Arial" w:cs="Arial"/>
        </w:rPr>
      </w:pPr>
      <w:r>
        <w:rPr>
          <w:rFonts w:ascii="Arial" w:eastAsiaTheme="minorEastAsia" w:hAnsi="Arial" w:cs="Arial"/>
        </w:rPr>
        <w:t xml:space="preserve">Daily confusion matrices highlighting discriminability between movements in open-loop imagined experiments across-sessions (e.g., Fig. 2D) were computed via cross-validation. Specifically, on any given day, open-loop trials collected in the virtual robot environment were partitioned into training and test sets. A feedforward neural network (multilayer perceptron, MLP) was trained on spatial neural features from the active portions of the task in the training set. This MLP was then applied to individual bins from active task portions in the trials from the test set. Each test trial when then classified by the movement which was decoded the most (max-vote strategy) across bins. Accuracy in daily closed-loop control blocks was also determined via a max-vote strategy i.e., a given trial was classified based on which movement was decoded the most during online control; and consecutive decodes towards the cued target successfully ended the trial. Accuracies between open-loop (OL) and closed-loop control blocks (CL1, CL2) across sessions were compared using </w:t>
      </w:r>
      <m:oMath>
        <m:r>
          <w:rPr>
            <w:rFonts w:ascii="Cambria Math" w:eastAsiaTheme="minorEastAsia" w:hAnsi="Cambria Math" w:cs="Arial"/>
          </w:rPr>
          <m:t>t-tests</m:t>
        </m:r>
      </m:oMath>
      <w:r>
        <w:rPr>
          <w:rFonts w:ascii="Arial" w:eastAsiaTheme="minorEastAsia" w:hAnsi="Arial" w:cs="Arial"/>
        </w:rPr>
        <w:t xml:space="preserve"> and Analyses of Variance (ANOVA) for both B1 and B2. The relative percentage improvement in classification accuracy each day during closed-loop control blocks relative to the open-loop accuracy of that day was computed for both CL1 and CL2 individually. The relative improvements in CL1 and CL2 were then statistically contrasted with each other</w:t>
      </w:r>
    </w:p>
    <w:p w14:paraId="54F9DF2C" w14:textId="77777777" w:rsidR="00C74C59" w:rsidRDefault="00C74C59" w:rsidP="00C74C59">
      <w:pPr>
        <w:spacing w:line="288" w:lineRule="auto"/>
        <w:contextualSpacing/>
        <w:jc w:val="both"/>
        <w:rPr>
          <w:rFonts w:ascii="Arial" w:eastAsiaTheme="minorEastAsia" w:hAnsi="Arial" w:cs="Arial"/>
        </w:rPr>
      </w:pPr>
    </w:p>
    <w:p w14:paraId="10F37593" w14:textId="77777777" w:rsidR="00C74C59" w:rsidRDefault="00C74C59" w:rsidP="00C74C59">
      <w:pPr>
        <w:spacing w:line="288" w:lineRule="auto"/>
        <w:contextualSpacing/>
        <w:jc w:val="both"/>
        <w:rPr>
          <w:rFonts w:ascii="Arial" w:eastAsiaTheme="minorEastAsia" w:hAnsi="Arial" w:cs="Arial"/>
          <w:i/>
          <w:iCs/>
        </w:rPr>
      </w:pPr>
      <w:r>
        <w:rPr>
          <w:rFonts w:ascii="Arial" w:eastAsiaTheme="minorEastAsia" w:hAnsi="Arial" w:cs="Arial"/>
          <w:i/>
          <w:iCs/>
        </w:rPr>
        <w:t xml:space="preserve">Representational structure analyses of discrete stereotyped movements </w:t>
      </w:r>
    </w:p>
    <w:p w14:paraId="66F25307" w14:textId="77777777" w:rsidR="00C74C59" w:rsidRDefault="00C74C59" w:rsidP="00C74C59">
      <w:pPr>
        <w:spacing w:line="288" w:lineRule="auto"/>
        <w:contextualSpacing/>
        <w:jc w:val="both"/>
        <w:rPr>
          <w:rFonts w:ascii="Arial" w:eastAsiaTheme="minorEastAsia" w:hAnsi="Arial" w:cs="Arial"/>
        </w:rPr>
      </w:pPr>
      <w:r>
        <w:rPr>
          <w:rFonts w:ascii="Arial" w:eastAsiaTheme="minorEastAsia" w:hAnsi="Arial" w:cs="Arial"/>
        </w:rPr>
        <w:t xml:space="preserve">We analyzed the data from the daily discrete experiments in the virtual robot environment using autoencoders, intending to contrast the statistics of representations between the three experiment-types both within and across-sessions. Each day, an autoencoder was constructed using training and augmentation methods previously described. Once a manifold was identified, we projected high-dimensional neural data from all three experiments and all movement-classes onto the latent-space i.e., the bottleneck layer of the autoencoder. For equivalent visualization of the latent-space from two different days (Fig. 2I and 2J), a rotational transform was applied to the second day’s latent space relative to the first. On any given day, we evaluated the pairwise separation between movements’ neural distributions in latent-space via the Mahalanobis distance given by:   </w:t>
      </w:r>
    </w:p>
    <w:p w14:paraId="79683072" w14:textId="77777777" w:rsidR="00C74C59" w:rsidRDefault="00C74C59" w:rsidP="00C74C59">
      <w:pPr>
        <w:spacing w:line="288" w:lineRule="auto"/>
        <w:contextualSpacing/>
        <w:jc w:val="both"/>
        <w:rPr>
          <w:rFonts w:ascii="Arial" w:eastAsiaTheme="minorEastAsia" w:hAnsi="Arial" w:cs="Arial"/>
        </w:rPr>
      </w:pPr>
    </w:p>
    <w:p w14:paraId="2D177DC0" w14:textId="77777777" w:rsidR="00C74C59" w:rsidRDefault="00C74C59" w:rsidP="00C74C59">
      <w:pPr>
        <w:spacing w:line="288" w:lineRule="auto"/>
        <w:contextualSpacing/>
        <w:jc w:val="both"/>
        <w:rPr>
          <w:rFonts w:ascii="Arial" w:eastAsiaTheme="minorEastAsia" w:hAnsi="Arial" w:cs="Arial"/>
          <w:i/>
          <w:iCs/>
        </w:rPr>
      </w:pPr>
      <m:oMathPara>
        <m:oMath>
          <m:r>
            <w:rPr>
              <w:rFonts w:ascii="Cambria Math" w:eastAsiaTheme="minorEastAsia" w:hAnsi="Cambria Math" w:cs="Arial"/>
            </w:rPr>
            <m:t>D</m:t>
          </m:r>
          <m:d>
            <m:dPr>
              <m:ctrlPr>
                <w:rPr>
                  <w:rFonts w:ascii="Cambria Math" w:eastAsiaTheme="minorEastAsia" w:hAnsi="Cambria Math" w:cs="Arial"/>
                  <w:i/>
                  <w:iCs/>
                </w:rPr>
              </m:ctrlPr>
            </m:dPr>
            <m:e>
              <m:r>
                <w:rPr>
                  <w:rFonts w:ascii="Cambria Math" w:eastAsiaTheme="minorEastAsia" w:hAnsi="Cambria Math" w:cs="Arial"/>
                </w:rPr>
                <m:t>a,b</m:t>
              </m:r>
            </m:e>
          </m:d>
          <m:r>
            <w:rPr>
              <w:rFonts w:ascii="Cambria Math" w:eastAsiaTheme="minorEastAsia" w:hAnsi="Cambria Math" w:cs="Arial"/>
            </w:rPr>
            <m:t>=</m:t>
          </m:r>
          <m:sSup>
            <m:sSupPr>
              <m:ctrlPr>
                <w:rPr>
                  <w:rFonts w:ascii="Cambria Math" w:eastAsiaTheme="minorEastAsia" w:hAnsi="Cambria Math" w:cs="Arial"/>
                  <w:i/>
                  <w:iCs/>
                </w:rPr>
              </m:ctrlPr>
            </m:sSupPr>
            <m:e>
              <m:d>
                <m:dPr>
                  <m:begChr m:val="["/>
                  <m:endChr m:val="]"/>
                  <m:ctrlPr>
                    <w:rPr>
                      <w:rFonts w:ascii="Cambria Math" w:eastAsiaTheme="minorEastAsia" w:hAnsi="Cambria Math" w:cs="Arial"/>
                      <w:i/>
                      <w:iCs/>
                    </w:rPr>
                  </m:ctrlPr>
                </m:dPr>
                <m:e>
                  <m:sSub>
                    <m:sSubPr>
                      <m:ctrlPr>
                        <w:rPr>
                          <w:rFonts w:ascii="Cambria Math" w:eastAsiaTheme="minorEastAsia" w:hAnsi="Cambria Math" w:cs="Arial"/>
                          <w:i/>
                          <w:iCs/>
                        </w:rPr>
                      </m:ctrlPr>
                    </m:sSubPr>
                    <m:e>
                      <m:r>
                        <w:rPr>
                          <w:rFonts w:ascii="Cambria Math" w:eastAsiaTheme="minorEastAsia" w:hAnsi="Cambria Math" w:cs="Arial"/>
                        </w:rPr>
                        <m:t>μ</m:t>
                      </m:r>
                    </m:e>
                    <m:sub>
                      <m:r>
                        <w:rPr>
                          <w:rFonts w:ascii="Cambria Math" w:eastAsiaTheme="minorEastAsia" w:hAnsi="Cambria Math" w:cs="Arial"/>
                        </w:rPr>
                        <m:t>a</m:t>
                      </m:r>
                    </m:sub>
                  </m:sSub>
                  <m:r>
                    <w:rPr>
                      <w:rFonts w:ascii="Cambria Math" w:eastAsiaTheme="minorEastAsia" w:hAnsi="Cambria Math" w:cs="Arial"/>
                    </w:rPr>
                    <m:t xml:space="preserve">- </m:t>
                  </m:r>
                  <m:sSub>
                    <m:sSubPr>
                      <m:ctrlPr>
                        <w:rPr>
                          <w:rFonts w:ascii="Cambria Math" w:eastAsiaTheme="minorEastAsia" w:hAnsi="Cambria Math" w:cs="Arial"/>
                          <w:i/>
                          <w:iCs/>
                        </w:rPr>
                      </m:ctrlPr>
                    </m:sSubPr>
                    <m:e>
                      <m:r>
                        <w:rPr>
                          <w:rFonts w:ascii="Cambria Math" w:eastAsiaTheme="minorEastAsia" w:hAnsi="Cambria Math" w:cs="Arial"/>
                        </w:rPr>
                        <m:t>μ</m:t>
                      </m:r>
                    </m:e>
                    <m:sub>
                      <m:r>
                        <w:rPr>
                          <w:rFonts w:ascii="Cambria Math" w:eastAsiaTheme="minorEastAsia" w:hAnsi="Cambria Math" w:cs="Arial"/>
                        </w:rPr>
                        <m:t>b</m:t>
                      </m:r>
                    </m:sub>
                  </m:sSub>
                </m:e>
              </m:d>
            </m:e>
            <m:sup>
              <m:r>
                <w:rPr>
                  <w:rFonts w:ascii="Cambria Math" w:eastAsiaTheme="minorEastAsia" w:hAnsi="Cambria Math" w:cs="Arial"/>
                </w:rPr>
                <m:t>⊤</m:t>
              </m:r>
            </m:sup>
          </m:sSup>
          <m:sSup>
            <m:sSupPr>
              <m:ctrlPr>
                <w:rPr>
                  <w:rFonts w:ascii="Cambria Math" w:eastAsiaTheme="minorEastAsia" w:hAnsi="Cambria Math" w:cs="Arial"/>
                  <w:i/>
                  <w:iCs/>
                </w:rPr>
              </m:ctrlPr>
            </m:sSupPr>
            <m:e>
              <m:d>
                <m:dPr>
                  <m:begChr m:val="["/>
                  <m:endChr m:val="]"/>
                  <m:ctrlPr>
                    <w:rPr>
                      <w:rFonts w:ascii="Cambria Math" w:eastAsiaTheme="minorEastAsia" w:hAnsi="Cambria Math" w:cs="Arial"/>
                      <w:i/>
                      <w:iCs/>
                    </w:rPr>
                  </m:ctrlPr>
                </m:dPr>
                <m:e>
                  <m:f>
                    <m:fPr>
                      <m:ctrlPr>
                        <w:rPr>
                          <w:rFonts w:ascii="Cambria Math" w:eastAsiaTheme="minorEastAsia" w:hAnsi="Cambria Math" w:cs="Arial"/>
                          <w:i/>
                          <w:iCs/>
                        </w:rPr>
                      </m:ctrlPr>
                    </m:fPr>
                    <m:num>
                      <m:sSub>
                        <m:sSubPr>
                          <m:ctrlPr>
                            <w:rPr>
                              <w:rFonts w:ascii="Cambria Math" w:eastAsiaTheme="minorEastAsia" w:hAnsi="Cambria Math" w:cs="Arial"/>
                              <w:i/>
                              <w:iCs/>
                            </w:rPr>
                          </m:ctrlPr>
                        </m:sSubPr>
                        <m:e>
                          <m:r>
                            <w:rPr>
                              <w:rFonts w:ascii="Cambria Math" w:eastAsiaTheme="minorEastAsia" w:hAnsi="Cambria Math" w:cs="Arial"/>
                            </w:rPr>
                            <m:t>C</m:t>
                          </m:r>
                        </m:e>
                        <m:sub>
                          <m:r>
                            <w:rPr>
                              <w:rFonts w:ascii="Cambria Math" w:eastAsiaTheme="minorEastAsia" w:hAnsi="Cambria Math" w:cs="Arial"/>
                            </w:rPr>
                            <m:t>a</m:t>
                          </m:r>
                        </m:sub>
                      </m:sSub>
                      <m:r>
                        <w:rPr>
                          <w:rFonts w:ascii="Cambria Math" w:eastAsiaTheme="minorEastAsia" w:hAnsi="Cambria Math" w:cs="Arial"/>
                        </w:rPr>
                        <m:t xml:space="preserve">+ </m:t>
                      </m:r>
                      <m:sSub>
                        <m:sSubPr>
                          <m:ctrlPr>
                            <w:rPr>
                              <w:rFonts w:ascii="Cambria Math" w:eastAsiaTheme="minorEastAsia" w:hAnsi="Cambria Math" w:cs="Arial"/>
                              <w:i/>
                              <w:iCs/>
                            </w:rPr>
                          </m:ctrlPr>
                        </m:sSubPr>
                        <m:e>
                          <m:r>
                            <w:rPr>
                              <w:rFonts w:ascii="Cambria Math" w:eastAsiaTheme="minorEastAsia" w:hAnsi="Cambria Math" w:cs="Arial"/>
                            </w:rPr>
                            <m:t>C</m:t>
                          </m:r>
                        </m:e>
                        <m:sub>
                          <m:r>
                            <w:rPr>
                              <w:rFonts w:ascii="Cambria Math" w:eastAsiaTheme="minorEastAsia" w:hAnsi="Cambria Math" w:cs="Arial"/>
                            </w:rPr>
                            <m:t>b</m:t>
                          </m:r>
                        </m:sub>
                      </m:sSub>
                    </m:num>
                    <m:den>
                      <m:r>
                        <w:rPr>
                          <w:rFonts w:ascii="Cambria Math" w:eastAsiaTheme="minorEastAsia" w:hAnsi="Cambria Math" w:cs="Arial"/>
                        </w:rPr>
                        <m:t>2</m:t>
                      </m:r>
                    </m:den>
                  </m:f>
                </m:e>
              </m:d>
            </m:e>
            <m:sup>
              <m:r>
                <w:rPr>
                  <w:rFonts w:ascii="Cambria Math" w:eastAsiaTheme="minorEastAsia" w:hAnsi="Cambria Math" w:cs="Arial"/>
                </w:rPr>
                <m:t>-1</m:t>
              </m:r>
            </m:sup>
          </m:sSup>
          <m:d>
            <m:dPr>
              <m:begChr m:val="["/>
              <m:endChr m:val="]"/>
              <m:ctrlPr>
                <w:rPr>
                  <w:rFonts w:ascii="Cambria Math" w:eastAsiaTheme="minorEastAsia" w:hAnsi="Cambria Math" w:cs="Arial"/>
                  <w:i/>
                  <w:iCs/>
                </w:rPr>
              </m:ctrlPr>
            </m:dPr>
            <m:e>
              <m:sSub>
                <m:sSubPr>
                  <m:ctrlPr>
                    <w:rPr>
                      <w:rFonts w:ascii="Cambria Math" w:eastAsiaTheme="minorEastAsia" w:hAnsi="Cambria Math" w:cs="Arial"/>
                      <w:i/>
                      <w:iCs/>
                    </w:rPr>
                  </m:ctrlPr>
                </m:sSubPr>
                <m:e>
                  <m:r>
                    <w:rPr>
                      <w:rFonts w:ascii="Cambria Math" w:eastAsiaTheme="minorEastAsia" w:hAnsi="Cambria Math" w:cs="Arial"/>
                    </w:rPr>
                    <m:t>μ</m:t>
                  </m:r>
                </m:e>
                <m:sub>
                  <m:r>
                    <w:rPr>
                      <w:rFonts w:ascii="Cambria Math" w:eastAsiaTheme="minorEastAsia" w:hAnsi="Cambria Math" w:cs="Arial"/>
                    </w:rPr>
                    <m:t>a</m:t>
                  </m:r>
                </m:sub>
              </m:sSub>
              <m:r>
                <w:rPr>
                  <w:rFonts w:ascii="Cambria Math" w:eastAsiaTheme="minorEastAsia" w:hAnsi="Cambria Math" w:cs="Arial"/>
                </w:rPr>
                <m:t xml:space="preserve">- </m:t>
              </m:r>
              <m:sSub>
                <m:sSubPr>
                  <m:ctrlPr>
                    <w:rPr>
                      <w:rFonts w:ascii="Cambria Math" w:eastAsiaTheme="minorEastAsia" w:hAnsi="Cambria Math" w:cs="Arial"/>
                      <w:i/>
                      <w:iCs/>
                    </w:rPr>
                  </m:ctrlPr>
                </m:sSubPr>
                <m:e>
                  <m:r>
                    <w:rPr>
                      <w:rFonts w:ascii="Cambria Math" w:eastAsiaTheme="minorEastAsia" w:hAnsi="Cambria Math" w:cs="Arial"/>
                    </w:rPr>
                    <m:t>μ</m:t>
                  </m:r>
                </m:e>
                <m:sub>
                  <m:r>
                    <w:rPr>
                      <w:rFonts w:ascii="Cambria Math" w:eastAsiaTheme="minorEastAsia" w:hAnsi="Cambria Math" w:cs="Arial"/>
                    </w:rPr>
                    <m:t>b</m:t>
                  </m:r>
                </m:sub>
              </m:sSub>
            </m:e>
          </m:d>
        </m:oMath>
      </m:oMathPara>
    </w:p>
    <w:p w14:paraId="793FFDCC" w14:textId="77777777" w:rsidR="00C74C59" w:rsidRDefault="00C74C59" w:rsidP="00C74C59">
      <w:pPr>
        <w:spacing w:line="288" w:lineRule="auto"/>
        <w:contextualSpacing/>
        <w:jc w:val="both"/>
        <w:rPr>
          <w:rFonts w:ascii="Arial" w:eastAsiaTheme="minorEastAsia" w:hAnsi="Arial" w:cs="Arial"/>
          <w:i/>
          <w:iCs/>
        </w:rPr>
      </w:pPr>
    </w:p>
    <w:p w14:paraId="26F86D27" w14:textId="77777777" w:rsidR="00C74C59" w:rsidRDefault="00C74C59" w:rsidP="00C74C59">
      <w:pPr>
        <w:spacing w:line="288" w:lineRule="auto"/>
        <w:contextualSpacing/>
        <w:jc w:val="both"/>
        <w:rPr>
          <w:rFonts w:ascii="Arial" w:eastAsiaTheme="minorEastAsia" w:hAnsi="Arial" w:cs="Arial"/>
          <w:iCs/>
        </w:rPr>
      </w:pPr>
      <w:r>
        <w:rPr>
          <w:rFonts w:ascii="Arial" w:eastAsiaTheme="minorEastAsia" w:hAnsi="Arial" w:cs="Arial"/>
        </w:rPr>
        <w:t xml:space="preserve">where </w:t>
      </w:r>
      <m:oMath>
        <m:sSub>
          <m:sSubPr>
            <m:ctrlPr>
              <w:rPr>
                <w:rFonts w:ascii="Cambria Math" w:eastAsiaTheme="minorEastAsia" w:hAnsi="Cambria Math" w:cs="Arial"/>
                <w:i/>
                <w:iCs/>
              </w:rPr>
            </m:ctrlPr>
          </m:sSubPr>
          <m:e>
            <m:r>
              <w:rPr>
                <w:rFonts w:ascii="Cambria Math" w:eastAsiaTheme="minorEastAsia" w:hAnsi="Cambria Math" w:cs="Arial"/>
              </w:rPr>
              <m:t>μ</m:t>
            </m:r>
          </m:e>
          <m:sub>
            <m:r>
              <w:rPr>
                <w:rFonts w:ascii="Cambria Math" w:eastAsiaTheme="minorEastAsia" w:hAnsi="Cambria Math" w:cs="Arial"/>
              </w:rPr>
              <m:t>a</m:t>
            </m:r>
          </m:sub>
        </m:sSub>
      </m:oMath>
      <w:r>
        <w:rPr>
          <w:rFonts w:ascii="Arial" w:eastAsiaTheme="minorEastAsia" w:hAnsi="Arial" w:cs="Arial"/>
          <w:iCs/>
        </w:rPr>
        <w:t xml:space="preserve"> and </w:t>
      </w:r>
      <m:oMath>
        <m:sSub>
          <m:sSubPr>
            <m:ctrlPr>
              <w:rPr>
                <w:rFonts w:ascii="Cambria Math" w:eastAsiaTheme="minorEastAsia" w:hAnsi="Cambria Math" w:cs="Arial"/>
                <w:i/>
                <w:iCs/>
              </w:rPr>
            </m:ctrlPr>
          </m:sSubPr>
          <m:e>
            <m:r>
              <w:rPr>
                <w:rFonts w:ascii="Cambria Math" w:eastAsiaTheme="minorEastAsia" w:hAnsi="Cambria Math" w:cs="Arial"/>
              </w:rPr>
              <m:t>μ</m:t>
            </m:r>
          </m:e>
          <m:sub>
            <m:r>
              <w:rPr>
                <w:rFonts w:ascii="Cambria Math" w:eastAsiaTheme="minorEastAsia" w:hAnsi="Cambria Math" w:cs="Arial"/>
              </w:rPr>
              <m:t>b</m:t>
            </m:r>
          </m:sub>
        </m:sSub>
      </m:oMath>
      <w:r>
        <w:rPr>
          <w:rFonts w:ascii="Arial" w:eastAsiaTheme="minorEastAsia" w:hAnsi="Arial" w:cs="Arial"/>
          <w:iCs/>
        </w:rPr>
        <w:t xml:space="preserve"> are the means of movements </w:t>
      </w:r>
      <m:oMath>
        <m:r>
          <w:rPr>
            <w:rFonts w:ascii="Cambria Math" w:eastAsiaTheme="minorEastAsia" w:hAnsi="Cambria Math" w:cs="Arial"/>
          </w:rPr>
          <m:t>a</m:t>
        </m:r>
      </m:oMath>
      <w:r>
        <w:rPr>
          <w:rFonts w:ascii="Arial" w:eastAsiaTheme="minorEastAsia" w:hAnsi="Arial" w:cs="Arial"/>
          <w:iCs/>
        </w:rPr>
        <w:t xml:space="preserve"> and </w:t>
      </w:r>
      <m:oMath>
        <m:r>
          <w:rPr>
            <w:rFonts w:ascii="Cambria Math" w:eastAsiaTheme="minorEastAsia" w:hAnsi="Cambria Math" w:cs="Arial"/>
          </w:rPr>
          <m:t>b</m:t>
        </m:r>
      </m:oMath>
      <w:r>
        <w:rPr>
          <w:rFonts w:ascii="Arial" w:eastAsiaTheme="minorEastAsia" w:hAnsi="Arial" w:cs="Arial"/>
          <w:iCs/>
        </w:rPr>
        <w:t xml:space="preserve"> in latent-space and </w:t>
      </w:r>
      <m:oMath>
        <m:sSub>
          <m:sSubPr>
            <m:ctrlPr>
              <w:rPr>
                <w:rFonts w:ascii="Cambria Math" w:eastAsiaTheme="minorEastAsia" w:hAnsi="Cambria Math" w:cs="Arial"/>
                <w:i/>
                <w:iCs/>
              </w:rPr>
            </m:ctrlPr>
          </m:sSubPr>
          <m:e>
            <m:r>
              <w:rPr>
                <w:rFonts w:ascii="Cambria Math" w:eastAsiaTheme="minorEastAsia" w:hAnsi="Cambria Math" w:cs="Arial"/>
              </w:rPr>
              <m:t>C</m:t>
            </m:r>
          </m:e>
          <m:sub>
            <m:r>
              <w:rPr>
                <w:rFonts w:ascii="Cambria Math" w:eastAsiaTheme="minorEastAsia" w:hAnsi="Cambria Math" w:cs="Arial"/>
              </w:rPr>
              <m:t>a</m:t>
            </m:r>
          </m:sub>
        </m:sSub>
      </m:oMath>
      <w:r>
        <w:rPr>
          <w:rFonts w:ascii="Arial" w:eastAsiaTheme="minorEastAsia" w:hAnsi="Arial" w:cs="Arial"/>
          <w:iCs/>
        </w:rPr>
        <w:t xml:space="preserve"> and </w:t>
      </w:r>
      <m:oMath>
        <m:sSub>
          <m:sSubPr>
            <m:ctrlPr>
              <w:rPr>
                <w:rFonts w:ascii="Cambria Math" w:eastAsiaTheme="minorEastAsia" w:hAnsi="Cambria Math" w:cs="Arial"/>
                <w:i/>
                <w:iCs/>
              </w:rPr>
            </m:ctrlPr>
          </m:sSubPr>
          <m:e>
            <m:r>
              <w:rPr>
                <w:rFonts w:ascii="Cambria Math" w:eastAsiaTheme="minorEastAsia" w:hAnsi="Cambria Math" w:cs="Arial"/>
              </w:rPr>
              <m:t>C</m:t>
            </m:r>
          </m:e>
          <m:sub>
            <m:r>
              <w:rPr>
                <w:rFonts w:ascii="Cambria Math" w:eastAsiaTheme="minorEastAsia" w:hAnsi="Cambria Math" w:cs="Arial"/>
              </w:rPr>
              <m:t>b</m:t>
            </m:r>
          </m:sub>
        </m:sSub>
      </m:oMath>
      <w:r>
        <w:rPr>
          <w:rFonts w:ascii="Arial" w:eastAsiaTheme="minorEastAsia" w:hAnsi="Arial" w:cs="Arial"/>
          <w:iCs/>
        </w:rPr>
        <w:t xml:space="preserve"> are the covariance matrices of data samples in latent-space for movements </w:t>
      </w:r>
      <m:oMath>
        <m:r>
          <w:rPr>
            <w:rFonts w:ascii="Cambria Math" w:eastAsiaTheme="minorEastAsia" w:hAnsi="Cambria Math" w:cs="Arial"/>
          </w:rPr>
          <m:t>a</m:t>
        </m:r>
      </m:oMath>
      <w:r>
        <w:rPr>
          <w:rFonts w:ascii="Arial" w:eastAsiaTheme="minorEastAsia" w:hAnsi="Arial" w:cs="Arial"/>
          <w:iCs/>
        </w:rPr>
        <w:t xml:space="preserve"> and </w:t>
      </w:r>
      <m:oMath>
        <m:r>
          <w:rPr>
            <w:rFonts w:ascii="Cambria Math" w:eastAsiaTheme="minorEastAsia" w:hAnsi="Cambria Math" w:cs="Arial"/>
          </w:rPr>
          <m:t>b</m:t>
        </m:r>
      </m:oMath>
      <w:r>
        <w:rPr>
          <w:rFonts w:ascii="Arial" w:eastAsiaTheme="minorEastAsia" w:hAnsi="Arial" w:cs="Arial"/>
          <w:iCs/>
        </w:rPr>
        <w:t xml:space="preserve"> respectively. We measured the pairwise </w:t>
      </w:r>
      <w:r>
        <w:rPr>
          <w:rFonts w:ascii="Arial" w:eastAsiaTheme="minorEastAsia" w:hAnsi="Arial" w:cs="Arial"/>
        </w:rPr>
        <w:t xml:space="preserve">Mahalanobis distances both in native high-dimensional space as well as in latent-space between movements, separately for each of the three (OL, CL1, CL2) experiments. </w:t>
      </w:r>
      <w:r>
        <w:rPr>
          <w:rFonts w:ascii="Arial" w:eastAsiaTheme="minorEastAsia" w:hAnsi="Arial" w:cs="Arial"/>
          <w:iCs/>
        </w:rPr>
        <w:t xml:space="preserve">This analysis was done for each day’s recordings for both B1 and B2 and the average pairwise distance between movements each day and for each experiment was computed. The resulting average daily distance between movements was then examined for trends across days for each of the three experiments using linear mixed effect and linear regression models. Visual inspection of data on the manifold highlighted that reductions in neural variance might be crucial in increased statistical distances between movements’ distributions during closed-loop control. As an approximate for grid-wise high dimensional neural variance, we examined the product of the eigenvalues of the covariance matrix constructed from the latent-space representation. The product of the eigenvalues denotes how much the data spread along each of its principal axes on the manifold, providing a measure of neural variance. This metric was computed for each movement and each day and the differences between OL, CL1, and CL2 were statistically contrasted using linear mixed effect models and </w:t>
      </w:r>
      <m:oMath>
        <m:r>
          <w:rPr>
            <w:rFonts w:ascii="Cambria Math" w:eastAsiaTheme="minorEastAsia" w:hAnsi="Cambria Math" w:cs="Arial"/>
          </w:rPr>
          <m:t>t-tests</m:t>
        </m:r>
      </m:oMath>
      <w:r>
        <w:rPr>
          <w:rFonts w:ascii="Arial" w:eastAsiaTheme="minorEastAsia" w:hAnsi="Arial" w:cs="Arial"/>
          <w:iCs/>
        </w:rPr>
        <w:t>.</w:t>
      </w:r>
    </w:p>
    <w:p w14:paraId="23803654" w14:textId="77777777" w:rsidR="00C74C59" w:rsidRDefault="00C74C59" w:rsidP="00C74C59">
      <w:pPr>
        <w:spacing w:line="288" w:lineRule="auto"/>
        <w:contextualSpacing/>
        <w:jc w:val="both"/>
        <w:rPr>
          <w:rFonts w:ascii="Arial" w:eastAsiaTheme="minorEastAsia" w:hAnsi="Arial" w:cs="Arial"/>
          <w:iCs/>
        </w:rPr>
      </w:pPr>
    </w:p>
    <w:p w14:paraId="08B10119" w14:textId="77777777" w:rsidR="00C74C59" w:rsidRDefault="00C74C59" w:rsidP="00C74C59">
      <w:pPr>
        <w:spacing w:line="288" w:lineRule="auto"/>
        <w:contextualSpacing/>
        <w:jc w:val="both"/>
        <w:rPr>
          <w:rFonts w:ascii="Arial" w:eastAsiaTheme="minorEastAsia" w:hAnsi="Arial" w:cs="Arial"/>
          <w:iCs/>
        </w:rPr>
      </w:pPr>
      <w:r>
        <w:rPr>
          <w:rFonts w:ascii="Arial" w:eastAsiaTheme="minorEastAsia" w:hAnsi="Arial" w:cs="Arial"/>
          <w:iCs/>
        </w:rPr>
        <w:t xml:space="preserve">To understand how our findings with low-dimensional activity patterns reflect high-dimensional data, we passed latent-space activity through the decoder layers of the autoencoder, thereby reconstructing high-dimensional neural activity. Given the design of the autoencoder and the statistics of the data, the reconstructions tended to be denoised versions of the input. We first examined the daily somatotopic similarity between the three experiments for each movement using pairwise linear correlation analyses. Here, average spatial activity was flattened into a vector for each of the three neural frequency bands and compared between experiments. Our result showed preserved somatotopy for each movement on average when transitioning from open-loop to closed-loop control. We then examined the variance of feature activity at each spatial channel of the grid. Specifically, we investigated differences in neural variance between the three experiments at each channel via its standard deviation over all trials and time-bins. Grid-wise differences in the distributions of standard deviation between the three experiments were then contrasted pairwise using </w:t>
      </w:r>
      <w:r w:rsidRPr="00937EE9">
        <w:rPr>
          <w:rFonts w:ascii="Arial" w:eastAsiaTheme="minorEastAsia" w:hAnsi="Arial" w:cs="Arial"/>
          <w:iCs/>
        </w:rPr>
        <w:t>Kolmogorov</w:t>
      </w:r>
      <w:r>
        <w:rPr>
          <w:rFonts w:ascii="Arial" w:eastAsiaTheme="minorEastAsia" w:hAnsi="Arial" w:cs="Arial"/>
          <w:iCs/>
        </w:rPr>
        <w:t>-</w:t>
      </w:r>
      <w:r w:rsidRPr="00937EE9">
        <w:rPr>
          <w:rFonts w:ascii="Arial" w:eastAsiaTheme="minorEastAsia" w:hAnsi="Arial" w:cs="Arial"/>
          <w:iCs/>
        </w:rPr>
        <w:t>Smirnov tests</w:t>
      </w:r>
      <w:r>
        <w:rPr>
          <w:rFonts w:ascii="Arial" w:eastAsiaTheme="minorEastAsia" w:hAnsi="Arial" w:cs="Arial"/>
          <w:iCs/>
        </w:rPr>
        <w:t xml:space="preserve">. </w:t>
      </w:r>
    </w:p>
    <w:p w14:paraId="0983C1A0" w14:textId="77777777" w:rsidR="00C74C59" w:rsidRDefault="00C74C59" w:rsidP="00C74C59">
      <w:pPr>
        <w:spacing w:line="288" w:lineRule="auto"/>
        <w:contextualSpacing/>
        <w:jc w:val="both"/>
        <w:rPr>
          <w:rFonts w:ascii="Arial" w:eastAsiaTheme="minorEastAsia" w:hAnsi="Arial" w:cs="Arial"/>
          <w:iCs/>
        </w:rPr>
      </w:pPr>
    </w:p>
    <w:p w14:paraId="1EA7CAAE" w14:textId="77777777" w:rsidR="00C74C59" w:rsidRDefault="00C74C59" w:rsidP="00C74C59">
      <w:pPr>
        <w:spacing w:line="288" w:lineRule="auto"/>
        <w:contextualSpacing/>
        <w:jc w:val="both"/>
        <w:rPr>
          <w:rFonts w:ascii="Arial" w:eastAsiaTheme="minorEastAsia" w:hAnsi="Arial" w:cs="Arial"/>
          <w:i/>
          <w:iCs/>
        </w:rPr>
      </w:pPr>
      <w:r>
        <w:rPr>
          <w:rFonts w:ascii="Arial" w:eastAsiaTheme="minorEastAsia" w:hAnsi="Arial" w:cs="Arial"/>
          <w:i/>
          <w:iCs/>
        </w:rPr>
        <w:t>Representational structure analyses of denovo BCI velocity commands</w:t>
      </w:r>
    </w:p>
    <w:p w14:paraId="2617277D" w14:textId="77777777" w:rsidR="00C74C59" w:rsidRDefault="00C74C59" w:rsidP="00C74C59">
      <w:pPr>
        <w:spacing w:line="288" w:lineRule="auto"/>
        <w:contextualSpacing/>
        <w:jc w:val="both"/>
        <w:rPr>
          <w:rFonts w:ascii="Arial" w:eastAsiaTheme="minorEastAsia" w:hAnsi="Arial" w:cs="Arial"/>
          <w:i/>
          <w:iCs/>
        </w:rPr>
      </w:pPr>
      <w:r>
        <w:rPr>
          <w:rFonts w:ascii="Arial" w:eastAsiaTheme="minorEastAsia" w:hAnsi="Arial" w:cs="Arial"/>
        </w:rPr>
        <w:t xml:space="preserve">Similar to stereotyped movements, we built a daily autoencoder to capture neural representations of denovo end-effector velocity commands to center-out targets in the 3D virtual workspace using a daily initialized ReFit-KF. We demarcated neural data into six labeled classes, for each of the six center-out targets in the 3D workspace. Given that continuous velocity commands span the entire workspace, we further parcellated neural data into two types to better capture target-specific neural activity. First, we built an autoencoder only for the first 2.4s of data across trials once online control started, capturing ballistic feedforward commands to various targets. Second, we extracted all bins of neural data within a trial that corresponded to accurately decoded velocities towards each target i.e., with an error less than 45 degrees; this ensures that neural </w:t>
      </w:r>
      <w:r>
        <w:rPr>
          <w:rFonts w:ascii="Arial" w:eastAsiaTheme="minorEastAsia" w:hAnsi="Arial" w:cs="Arial"/>
        </w:rPr>
        <w:lastRenderedPageBreak/>
        <w:t xml:space="preserve">data better corresponds to intended velocities towards the cued direction alone. For both types of neural data, we build a daily autoencoder across OL, CL1, and CL2 blocks using training and augmentation methods previously described. The pairwise Mahalanobis distances on the manifold between neural representations of each of the six targets were then computed. We performed statistical analyses comparing the Mahalanobis distances between both types of denovo velocity neural data and with data corresponding to discrete stereotyped representations using </w:t>
      </w:r>
      <w:r>
        <w:rPr>
          <w:rFonts w:ascii="Arial" w:eastAsiaTheme="minorEastAsia" w:hAnsi="Arial" w:cs="Arial"/>
          <w:iCs/>
        </w:rPr>
        <w:t xml:space="preserve">linear mixed effect models and </w:t>
      </w:r>
      <m:oMath>
        <m:r>
          <w:rPr>
            <w:rFonts w:ascii="Cambria Math" w:eastAsiaTheme="minorEastAsia" w:hAnsi="Cambria Math" w:cs="Arial"/>
          </w:rPr>
          <m:t>t-tests</m:t>
        </m:r>
      </m:oMath>
      <w:r>
        <w:rPr>
          <w:rFonts w:ascii="Arial" w:eastAsiaTheme="minorEastAsia" w:hAnsi="Arial" w:cs="Arial"/>
        </w:rPr>
        <w:t>.</w:t>
      </w:r>
    </w:p>
    <w:p w14:paraId="6152BBAD" w14:textId="77777777" w:rsidR="00C74C59" w:rsidRDefault="00C74C59" w:rsidP="00C74C59">
      <w:pPr>
        <w:spacing w:line="288" w:lineRule="auto"/>
        <w:contextualSpacing/>
        <w:jc w:val="both"/>
        <w:rPr>
          <w:rFonts w:ascii="Arial" w:eastAsiaTheme="minorEastAsia" w:hAnsi="Arial" w:cs="Arial"/>
          <w:i/>
          <w:iCs/>
        </w:rPr>
      </w:pPr>
    </w:p>
    <w:p w14:paraId="3DF6D0D0" w14:textId="77777777" w:rsidR="00C74C59" w:rsidRDefault="00C74C59" w:rsidP="00C74C59">
      <w:pPr>
        <w:spacing w:line="288" w:lineRule="auto"/>
        <w:contextualSpacing/>
        <w:jc w:val="both"/>
        <w:rPr>
          <w:rFonts w:ascii="Arial" w:eastAsiaTheme="minorEastAsia" w:hAnsi="Arial" w:cs="Arial"/>
          <w:i/>
          <w:iCs/>
        </w:rPr>
      </w:pPr>
      <w:r>
        <w:rPr>
          <w:rFonts w:ascii="Arial" w:eastAsiaTheme="minorEastAsia" w:hAnsi="Arial" w:cs="Arial"/>
          <w:i/>
          <w:iCs/>
        </w:rPr>
        <w:t xml:space="preserve">Representational stability analyses </w:t>
      </w:r>
    </w:p>
    <w:p w14:paraId="40B583CB" w14:textId="77777777" w:rsidR="00C74C59" w:rsidRDefault="00C74C59" w:rsidP="00C74C59">
      <w:pPr>
        <w:spacing w:line="288" w:lineRule="auto"/>
        <w:contextualSpacing/>
        <w:jc w:val="both"/>
        <w:rPr>
          <w:rFonts w:ascii="Arial" w:eastAsiaTheme="minorEastAsia" w:hAnsi="Arial" w:cs="Arial"/>
          <w:iCs/>
        </w:rPr>
      </w:pPr>
      <w:r>
        <w:rPr>
          <w:rFonts w:ascii="Arial" w:eastAsiaTheme="minorEastAsia" w:hAnsi="Arial" w:cs="Arial"/>
          <w:iCs/>
        </w:rPr>
        <w:t xml:space="preserve">Our next analyses focused on representational stability, i.e., whether neural representations were consistent across-days for the movement repertoire across all three experiment types (OL, CL1, and CL2). To simplify the comparisons in the construct of representations across-days for the movement repertoire, we relied on the autoencoder framework detailed in prior sections as a proxy for neural representations. Specifically, each day’s autoencoder was designed to best capture grid-wise spatial activity patterns across all trials and time-bins for the entire movement repertoire during both open-loop and closed-loop control. If neural representations were to be stable, then the activations at the layers of autoencoder should share some measure of similarity across-days, suggestive of an across-day stable manifold. We used the </w:t>
      </w:r>
      <w:r w:rsidRPr="00635606">
        <w:rPr>
          <w:rFonts w:ascii="Arial" w:eastAsiaTheme="minorEastAsia" w:hAnsi="Arial" w:cs="Arial"/>
          <w:iCs/>
        </w:rPr>
        <w:t>Centered Kernal Alignment method or CKA</w:t>
      </w:r>
      <w:r>
        <w:rPr>
          <w:rFonts w:ascii="Arial" w:eastAsiaTheme="minorEastAsia" w:hAnsi="Arial" w:cs="Arial"/>
          <w:iCs/>
        </w:rPr>
        <w:t xml:space="preserve"> similarity metric</w:t>
      </w:r>
      <w:r w:rsidRPr="00635606">
        <w:rPr>
          <w:rFonts w:ascii="Arial" w:eastAsiaTheme="minorEastAsia" w:hAnsi="Arial" w:cs="Arial"/>
          <w:iCs/>
        </w:rPr>
        <w:t xml:space="preserve"> (Kornblith et al., 2019)</w:t>
      </w:r>
      <w:r>
        <w:rPr>
          <w:rFonts w:ascii="Arial" w:eastAsiaTheme="minorEastAsia" w:hAnsi="Arial" w:cs="Arial"/>
          <w:iCs/>
        </w:rPr>
        <w:t xml:space="preserve"> to compare similarity in layer-wise activations between any two days’ autoencoders. Briefly, CKA posits that the activations at any given layer for two neural networks (trained with the same or similar datasets) should be invariant to either isotropic scaling or to an orthogonal transformation or both, and notably not invariant to an invertible linear transformation. In our case, if the pairwise CKA similarity across all layers between two days’ autoencoders were to be high, this would necessarily imply that the input to the network consisting of grid-wise spatial activity patterns for the repertoire share stability in their representational structure. This would imply a stable manifold. Further details on the method are available in the original paper </w:t>
      </w:r>
      <w:r>
        <w:rPr>
          <w:rFonts w:ascii="Arial" w:eastAsiaTheme="minorEastAsia" w:hAnsi="Arial" w:cs="Arial"/>
          <w:iCs/>
        </w:rPr>
        <w:fldChar w:fldCharType="begin"/>
      </w:r>
      <w:r>
        <w:rPr>
          <w:rFonts w:ascii="Arial" w:eastAsiaTheme="minorEastAsia" w:hAnsi="Arial" w:cs="Arial"/>
          <w:iCs/>
        </w:rPr>
        <w:instrText xml:space="preserve"> ADDIN EN.CITE &lt;EndNote&gt;&lt;Cite&gt;&lt;Author&gt;Kornblith&lt;/Author&gt;&lt;Year&gt;2019&lt;/Year&gt;&lt;RecNum&gt;340&lt;/RecNum&gt;&lt;DisplayText&gt;(Kornblith et al., 2019)&lt;/DisplayText&gt;&lt;record&gt;&lt;rec-number&gt;340&lt;/rec-number&gt;&lt;foreign-keys&gt;&lt;key app="EN" db-id="095vzf2zzvarpaezad9xw50uwvzwsd59edf9" timestamp="1679163366"&gt;340&lt;/key&gt;&lt;/foreign-keys&gt;&lt;ref-type name="Conference Proceedings"&gt;10&lt;/ref-type&gt;&lt;contributors&gt;&lt;authors&gt;&lt;author&gt;Kornblith, Simon&lt;/author&gt;&lt;author&gt;Norouzi, Mohammad&lt;/author&gt;&lt;author&gt;Lee, Honglak&lt;/author&gt;&lt;author&gt;Hinton, Geoffrey&lt;/author&gt;&lt;/authors&gt;&lt;/contributors&gt;&lt;titles&gt;&lt;title&gt;Similarity of neural network representations revisited&lt;/title&gt;&lt;secondary-title&gt;International Conference on Machine Learning&lt;/secondary-title&gt;&lt;/titles&gt;&lt;pages&gt;3519-3529&lt;/pages&gt;&lt;dates&gt;&lt;year&gt;2019&lt;/year&gt;&lt;/dates&gt;&lt;publisher&gt;PMLR&lt;/publisher&gt;&lt;isbn&gt;2640-3498&lt;/isbn&gt;&lt;urls&gt;&lt;/urls&gt;&lt;/record&gt;&lt;/Cite&gt;&lt;/EndNote&gt;</w:instrText>
      </w:r>
      <w:r>
        <w:rPr>
          <w:rFonts w:ascii="Arial" w:eastAsiaTheme="minorEastAsia" w:hAnsi="Arial" w:cs="Arial"/>
          <w:iCs/>
        </w:rPr>
        <w:fldChar w:fldCharType="separate"/>
      </w:r>
      <w:r>
        <w:rPr>
          <w:rFonts w:ascii="Arial" w:eastAsiaTheme="minorEastAsia" w:hAnsi="Arial" w:cs="Arial"/>
          <w:iCs/>
          <w:noProof/>
        </w:rPr>
        <w:t>(Kornblith et al., 2019)</w:t>
      </w:r>
      <w:r>
        <w:rPr>
          <w:rFonts w:ascii="Arial" w:eastAsiaTheme="minorEastAsia" w:hAnsi="Arial" w:cs="Arial"/>
          <w:iCs/>
        </w:rPr>
        <w:fldChar w:fldCharType="end"/>
      </w:r>
      <w:r>
        <w:rPr>
          <w:rFonts w:ascii="Arial" w:eastAsiaTheme="minorEastAsia" w:hAnsi="Arial" w:cs="Arial"/>
          <w:iCs/>
        </w:rPr>
        <w:t xml:space="preserve"> detailing the various types of CKA and related metrics. For this study, we used the linear CKA similarity metric given by the following formula:</w:t>
      </w:r>
    </w:p>
    <w:p w14:paraId="0E8DE07C" w14:textId="77777777" w:rsidR="00C74C59" w:rsidRDefault="00C74C59" w:rsidP="00C74C59">
      <w:pPr>
        <w:spacing w:line="288" w:lineRule="auto"/>
        <w:contextualSpacing/>
        <w:jc w:val="both"/>
        <w:rPr>
          <w:rFonts w:ascii="Arial" w:eastAsiaTheme="minorEastAsia" w:hAnsi="Arial" w:cs="Arial"/>
          <w:iCs/>
        </w:rPr>
      </w:pPr>
    </w:p>
    <w:p w14:paraId="73E9B170" w14:textId="77777777" w:rsidR="00C74C59" w:rsidRDefault="00C74C59" w:rsidP="00C74C59">
      <w:pPr>
        <w:spacing w:line="288" w:lineRule="auto"/>
        <w:contextualSpacing/>
        <w:jc w:val="both"/>
        <w:rPr>
          <w:rFonts w:ascii="Arial" w:eastAsiaTheme="minorEastAsia" w:hAnsi="Arial" w:cs="Arial"/>
          <w:iCs/>
        </w:rPr>
      </w:pPr>
      <m:oMathPara>
        <m:oMath>
          <m:r>
            <w:rPr>
              <w:rFonts w:ascii="Cambria Math" w:eastAsiaTheme="minorEastAsia" w:hAnsi="Cambria Math" w:cs="Arial"/>
            </w:rPr>
            <m:t>CKA</m:t>
          </m:r>
          <m:d>
            <m:dPr>
              <m:ctrlPr>
                <w:rPr>
                  <w:rFonts w:ascii="Cambria Math" w:eastAsiaTheme="minorEastAsia" w:hAnsi="Cambria Math" w:cs="Arial"/>
                  <w:i/>
                  <w:iCs/>
                </w:rPr>
              </m:ctrlPr>
            </m:dPr>
            <m:e>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k</m:t>
                  </m:r>
                </m:sub>
              </m:sSub>
              <m:r>
                <w:rPr>
                  <w:rFonts w:ascii="Cambria Math" w:eastAsiaTheme="minorEastAsia" w:hAnsi="Cambria Math" w:cs="Arial"/>
                </w:rPr>
                <m:t>,</m:t>
              </m:r>
              <m:sSub>
                <m:sSubPr>
                  <m:ctrlPr>
                    <w:rPr>
                      <w:rFonts w:ascii="Cambria Math" w:eastAsiaTheme="minorEastAsia" w:hAnsi="Cambria Math" w:cs="Arial"/>
                      <w:i/>
                      <w:iCs/>
                    </w:rPr>
                  </m:ctrlPr>
                </m:sSubPr>
                <m:e>
                  <m:r>
                    <w:rPr>
                      <w:rFonts w:ascii="Cambria Math" w:eastAsiaTheme="minorEastAsia" w:hAnsi="Cambria Math" w:cs="Arial"/>
                    </w:rPr>
                    <m:t>Y</m:t>
                  </m:r>
                </m:e>
                <m:sub>
                  <m:r>
                    <w:rPr>
                      <w:rFonts w:ascii="Cambria Math" w:eastAsiaTheme="minorEastAsia" w:hAnsi="Cambria Math" w:cs="Arial"/>
                    </w:rPr>
                    <m:t>k</m:t>
                  </m:r>
                </m:sub>
              </m:sSub>
            </m:e>
          </m:d>
          <m:r>
            <w:rPr>
              <w:rFonts w:ascii="Cambria Math" w:eastAsiaTheme="minorEastAsia" w:hAnsi="Cambria Math" w:cs="Arial"/>
            </w:rPr>
            <m:t>=</m:t>
          </m:r>
          <m:f>
            <m:fPr>
              <m:ctrlPr>
                <w:rPr>
                  <w:rFonts w:ascii="Cambria Math" w:eastAsiaTheme="minorEastAsia" w:hAnsi="Cambria Math" w:cs="Arial"/>
                  <w:i/>
                  <w:iCs/>
                </w:rPr>
              </m:ctrlPr>
            </m:fPr>
            <m:num>
              <m:sSubSup>
                <m:sSubSupPr>
                  <m:ctrlPr>
                    <w:rPr>
                      <w:rFonts w:ascii="Cambria Math" w:eastAsiaTheme="minorEastAsia" w:hAnsi="Cambria Math" w:cs="Arial"/>
                      <w:i/>
                      <w:iCs/>
                    </w:rPr>
                  </m:ctrlPr>
                </m:sSubSupPr>
                <m:e>
                  <m:d>
                    <m:dPr>
                      <m:begChr m:val="|"/>
                      <m:endChr m:val="|"/>
                      <m:ctrlPr>
                        <w:rPr>
                          <w:rFonts w:ascii="Cambria Math" w:eastAsiaTheme="minorEastAsia" w:hAnsi="Cambria Math" w:cs="Arial"/>
                          <w:i/>
                          <w:iCs/>
                        </w:rPr>
                      </m:ctrlPr>
                    </m:dPr>
                    <m:e>
                      <m:d>
                        <m:dPr>
                          <m:begChr m:val="|"/>
                          <m:endChr m:val="|"/>
                          <m:ctrlPr>
                            <w:rPr>
                              <w:rFonts w:ascii="Cambria Math" w:eastAsiaTheme="minorEastAsia" w:hAnsi="Cambria Math" w:cs="Arial"/>
                              <w:i/>
                              <w:iCs/>
                            </w:rPr>
                          </m:ctrlPr>
                        </m:dPr>
                        <m:e>
                          <m:sSubSup>
                            <m:sSubSupPr>
                              <m:ctrlPr>
                                <w:rPr>
                                  <w:rFonts w:ascii="Cambria Math" w:eastAsiaTheme="minorEastAsia" w:hAnsi="Cambria Math" w:cs="Arial"/>
                                  <w:i/>
                                  <w:iCs/>
                                </w:rPr>
                              </m:ctrlPr>
                            </m:sSubSupPr>
                            <m:e>
                              <m:r>
                                <w:rPr>
                                  <w:rFonts w:ascii="Cambria Math" w:eastAsiaTheme="minorEastAsia" w:hAnsi="Cambria Math" w:cs="Arial"/>
                                </w:rPr>
                                <m:t>X</m:t>
                              </m:r>
                            </m:e>
                            <m:sub>
                              <m:r>
                                <w:rPr>
                                  <w:rFonts w:ascii="Cambria Math" w:eastAsiaTheme="minorEastAsia" w:hAnsi="Cambria Math" w:cs="Arial"/>
                                </w:rPr>
                                <m:t>k</m:t>
                              </m:r>
                            </m:sub>
                            <m:sup>
                              <m:r>
                                <w:rPr>
                                  <w:rFonts w:ascii="Cambria Math" w:eastAsiaTheme="minorEastAsia" w:hAnsi="Cambria Math" w:cs="Arial"/>
                                </w:rPr>
                                <m:t>⊤</m:t>
                              </m:r>
                            </m:sup>
                          </m:sSubSup>
                          <m:sSub>
                            <m:sSubPr>
                              <m:ctrlPr>
                                <w:rPr>
                                  <w:rFonts w:ascii="Cambria Math" w:eastAsiaTheme="minorEastAsia" w:hAnsi="Cambria Math" w:cs="Arial"/>
                                  <w:i/>
                                  <w:iCs/>
                                </w:rPr>
                              </m:ctrlPr>
                            </m:sSubPr>
                            <m:e>
                              <m:r>
                                <w:rPr>
                                  <w:rFonts w:ascii="Cambria Math" w:eastAsiaTheme="minorEastAsia" w:hAnsi="Cambria Math" w:cs="Arial"/>
                                </w:rPr>
                                <m:t>Y</m:t>
                              </m:r>
                            </m:e>
                            <m:sub>
                              <m:r>
                                <w:rPr>
                                  <w:rFonts w:ascii="Cambria Math" w:eastAsiaTheme="minorEastAsia" w:hAnsi="Cambria Math" w:cs="Arial"/>
                                </w:rPr>
                                <m:t>k</m:t>
                              </m:r>
                            </m:sub>
                          </m:sSub>
                        </m:e>
                      </m:d>
                    </m:e>
                  </m:d>
                </m:e>
                <m:sub>
                  <m:r>
                    <w:rPr>
                      <w:rFonts w:ascii="Cambria Math" w:eastAsiaTheme="minorEastAsia" w:hAnsi="Cambria Math" w:cs="Arial"/>
                    </w:rPr>
                    <m:t>F</m:t>
                  </m:r>
                </m:sub>
                <m:sup>
                  <m:r>
                    <w:rPr>
                      <w:rFonts w:ascii="Cambria Math" w:eastAsiaTheme="minorEastAsia" w:hAnsi="Cambria Math" w:cs="Arial"/>
                    </w:rPr>
                    <m:t>2</m:t>
                  </m:r>
                </m:sup>
              </m:sSubSup>
            </m:num>
            <m:den>
              <m:sSub>
                <m:sSubPr>
                  <m:ctrlPr>
                    <w:rPr>
                      <w:rFonts w:ascii="Cambria Math" w:hAnsi="Cambria Math" w:cs="Arial"/>
                      <w:i/>
                      <w:iCs/>
                    </w:rPr>
                  </m:ctrlPr>
                </m:sSubPr>
                <m:e>
                  <m:d>
                    <m:dPr>
                      <m:begChr m:val="|"/>
                      <m:endChr m:val="|"/>
                      <m:ctrlPr>
                        <w:rPr>
                          <w:rFonts w:ascii="Cambria Math" w:eastAsiaTheme="minorEastAsia" w:hAnsi="Cambria Math" w:cs="Arial"/>
                          <w:i/>
                          <w:iCs/>
                        </w:rPr>
                      </m:ctrlPr>
                    </m:dPr>
                    <m:e>
                      <m:d>
                        <m:dPr>
                          <m:begChr m:val="|"/>
                          <m:endChr m:val="|"/>
                          <m:ctrlPr>
                            <w:rPr>
                              <w:rFonts w:ascii="Cambria Math" w:eastAsiaTheme="minorEastAsia" w:hAnsi="Cambria Math" w:cs="Arial"/>
                              <w:i/>
                              <w:iCs/>
                            </w:rPr>
                          </m:ctrlPr>
                        </m:dPr>
                        <m:e>
                          <m:sSubSup>
                            <m:sSubSupPr>
                              <m:ctrlPr>
                                <w:rPr>
                                  <w:rFonts w:ascii="Cambria Math" w:eastAsiaTheme="minorEastAsia" w:hAnsi="Cambria Math" w:cs="Arial"/>
                                  <w:i/>
                                  <w:iCs/>
                                </w:rPr>
                              </m:ctrlPr>
                            </m:sSubSupPr>
                            <m:e>
                              <m:r>
                                <w:rPr>
                                  <w:rFonts w:ascii="Cambria Math" w:eastAsiaTheme="minorEastAsia" w:hAnsi="Cambria Math" w:cs="Arial"/>
                                </w:rPr>
                                <m:t>X</m:t>
                              </m:r>
                            </m:e>
                            <m:sub>
                              <m:r>
                                <w:rPr>
                                  <w:rFonts w:ascii="Cambria Math" w:eastAsiaTheme="minorEastAsia" w:hAnsi="Cambria Math" w:cs="Arial"/>
                                </w:rPr>
                                <m:t>k</m:t>
                              </m:r>
                            </m:sub>
                            <m:sup>
                              <m:r>
                                <w:rPr>
                                  <w:rFonts w:ascii="Cambria Math" w:eastAsiaTheme="minorEastAsia" w:hAnsi="Cambria Math" w:cs="Arial"/>
                                </w:rPr>
                                <m:t>⊤</m:t>
                              </m:r>
                            </m:sup>
                          </m:sSubSup>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k</m:t>
                              </m:r>
                            </m:sub>
                          </m:sSub>
                        </m:e>
                      </m:d>
                    </m:e>
                  </m:d>
                </m:e>
                <m:sub>
                  <m:r>
                    <w:rPr>
                      <w:rFonts w:ascii="Cambria Math" w:eastAsiaTheme="minorEastAsia" w:hAnsi="Cambria Math" w:cs="Arial"/>
                    </w:rPr>
                    <m:t>F</m:t>
                  </m:r>
                </m:sub>
              </m:sSub>
              <m:sSub>
                <m:sSubPr>
                  <m:ctrlPr>
                    <w:rPr>
                      <w:rFonts w:ascii="Cambria Math" w:hAnsi="Cambria Math" w:cs="Arial"/>
                      <w:i/>
                      <w:iCs/>
                    </w:rPr>
                  </m:ctrlPr>
                </m:sSubPr>
                <m:e>
                  <m:d>
                    <m:dPr>
                      <m:begChr m:val="|"/>
                      <m:endChr m:val="|"/>
                      <m:ctrlPr>
                        <w:rPr>
                          <w:rFonts w:ascii="Cambria Math" w:eastAsiaTheme="minorEastAsia" w:hAnsi="Cambria Math" w:cs="Arial"/>
                          <w:i/>
                          <w:iCs/>
                        </w:rPr>
                      </m:ctrlPr>
                    </m:dPr>
                    <m:e>
                      <m:d>
                        <m:dPr>
                          <m:begChr m:val="|"/>
                          <m:endChr m:val="|"/>
                          <m:ctrlPr>
                            <w:rPr>
                              <w:rFonts w:ascii="Cambria Math" w:eastAsiaTheme="minorEastAsia" w:hAnsi="Cambria Math" w:cs="Arial"/>
                              <w:i/>
                              <w:iCs/>
                            </w:rPr>
                          </m:ctrlPr>
                        </m:dPr>
                        <m:e>
                          <m:sSubSup>
                            <m:sSubSupPr>
                              <m:ctrlPr>
                                <w:rPr>
                                  <w:rFonts w:ascii="Cambria Math" w:eastAsiaTheme="minorEastAsia" w:hAnsi="Cambria Math" w:cs="Arial"/>
                                  <w:i/>
                                  <w:iCs/>
                                </w:rPr>
                              </m:ctrlPr>
                            </m:sSubSupPr>
                            <m:e>
                              <m:r>
                                <w:rPr>
                                  <w:rFonts w:ascii="Cambria Math" w:eastAsiaTheme="minorEastAsia" w:hAnsi="Cambria Math" w:cs="Arial"/>
                                </w:rPr>
                                <m:t>Y</m:t>
                              </m:r>
                            </m:e>
                            <m:sub>
                              <m:r>
                                <w:rPr>
                                  <w:rFonts w:ascii="Cambria Math" w:eastAsiaTheme="minorEastAsia" w:hAnsi="Cambria Math" w:cs="Arial"/>
                                </w:rPr>
                                <m:t>k</m:t>
                              </m:r>
                            </m:sub>
                            <m:sup>
                              <m:r>
                                <w:rPr>
                                  <w:rFonts w:ascii="Cambria Math" w:eastAsiaTheme="minorEastAsia" w:hAnsi="Cambria Math" w:cs="Arial"/>
                                </w:rPr>
                                <m:t>⊤</m:t>
                              </m:r>
                            </m:sup>
                          </m:sSubSup>
                          <m:sSub>
                            <m:sSubPr>
                              <m:ctrlPr>
                                <w:rPr>
                                  <w:rFonts w:ascii="Cambria Math" w:eastAsiaTheme="minorEastAsia" w:hAnsi="Cambria Math" w:cs="Arial"/>
                                  <w:i/>
                                  <w:iCs/>
                                </w:rPr>
                              </m:ctrlPr>
                            </m:sSubPr>
                            <m:e>
                              <m:r>
                                <w:rPr>
                                  <w:rFonts w:ascii="Cambria Math" w:eastAsiaTheme="minorEastAsia" w:hAnsi="Cambria Math" w:cs="Arial"/>
                                </w:rPr>
                                <m:t>Y</m:t>
                              </m:r>
                            </m:e>
                            <m:sub>
                              <m:r>
                                <w:rPr>
                                  <w:rFonts w:ascii="Cambria Math" w:eastAsiaTheme="minorEastAsia" w:hAnsi="Cambria Math" w:cs="Arial"/>
                                </w:rPr>
                                <m:t>k</m:t>
                              </m:r>
                            </m:sub>
                          </m:sSub>
                        </m:e>
                      </m:d>
                    </m:e>
                  </m:d>
                </m:e>
                <m:sub>
                  <m:r>
                    <w:rPr>
                      <w:rFonts w:ascii="Cambria Math" w:eastAsiaTheme="minorEastAsia" w:hAnsi="Cambria Math" w:cs="Arial"/>
                    </w:rPr>
                    <m:t>F</m:t>
                  </m:r>
                </m:sub>
              </m:sSub>
            </m:den>
          </m:f>
          <m:r>
            <w:rPr>
              <w:rFonts w:ascii="Cambria Math" w:eastAsiaTheme="minorEastAsia" w:hAnsi="Cambria Math" w:cs="Arial"/>
            </w:rPr>
            <m:t xml:space="preserve"> </m:t>
          </m:r>
        </m:oMath>
      </m:oMathPara>
    </w:p>
    <w:p w14:paraId="6748FEF6" w14:textId="77777777" w:rsidR="00C74C59" w:rsidRDefault="00C74C59" w:rsidP="00C74C59">
      <w:pPr>
        <w:spacing w:line="288" w:lineRule="auto"/>
        <w:ind w:left="1440" w:firstLine="720"/>
        <w:contextualSpacing/>
        <w:jc w:val="both"/>
        <w:rPr>
          <w:rFonts w:ascii="Arial" w:eastAsiaTheme="minorEastAsia" w:hAnsi="Arial" w:cs="Arial"/>
          <w:i/>
          <w:iCs/>
        </w:rPr>
      </w:pPr>
      <w:r>
        <w:rPr>
          <w:rFonts w:ascii="Arial" w:eastAsiaTheme="minorEastAsia" w:hAnsi="Arial" w:cs="Arial"/>
          <w:iCs/>
        </w:rPr>
        <w:t xml:space="preserve"> </w:t>
      </w:r>
    </w:p>
    <w:p w14:paraId="766A0525" w14:textId="77777777" w:rsidR="00C74C59" w:rsidRDefault="00C74C59" w:rsidP="00C74C59">
      <w:pPr>
        <w:spacing w:line="288" w:lineRule="auto"/>
        <w:contextualSpacing/>
        <w:jc w:val="both"/>
        <w:rPr>
          <w:rFonts w:ascii="Arial" w:eastAsiaTheme="minorEastAsia" w:hAnsi="Arial" w:cs="Arial"/>
          <w:iCs/>
        </w:rPr>
      </w:pPr>
      <w:r>
        <w:rPr>
          <w:rFonts w:ascii="Arial" w:eastAsiaTheme="minorEastAsia" w:hAnsi="Arial" w:cs="Arial"/>
          <w:iCs/>
        </w:rPr>
        <w:t xml:space="preserve">where </w:t>
      </w:r>
      <m:oMath>
        <m:r>
          <w:rPr>
            <w:rFonts w:ascii="Cambria Math" w:eastAsiaTheme="minorEastAsia" w:hAnsi="Cambria Math" w:cs="Arial"/>
          </w:rPr>
          <m:t>||*|</m:t>
        </m:r>
        <m:sSub>
          <m:sSubPr>
            <m:ctrlPr>
              <w:rPr>
                <w:rFonts w:ascii="Cambria Math" w:eastAsiaTheme="minorEastAsia" w:hAnsi="Cambria Math" w:cs="Arial"/>
                <w:i/>
                <w:iCs/>
              </w:rPr>
            </m:ctrlPr>
          </m:sSubPr>
          <m:e>
            <m:d>
              <m:dPr>
                <m:begChr m:val=""/>
                <m:endChr m:val="|"/>
                <m:ctrlPr>
                  <w:rPr>
                    <w:rFonts w:ascii="Cambria Math" w:eastAsiaTheme="minorEastAsia" w:hAnsi="Cambria Math" w:cs="Arial"/>
                    <w:i/>
                    <w:iCs/>
                  </w:rPr>
                </m:ctrlPr>
              </m:dPr>
              <m:e>
                <m:r>
                  <w:rPr>
                    <w:rFonts w:ascii="Cambria Math" w:eastAsiaTheme="minorEastAsia" w:hAnsi="Arial" w:cs="Arial"/>
                  </w:rPr>
                  <m:t>​</m:t>
                </m:r>
              </m:e>
            </m:d>
          </m:e>
          <m:sub>
            <m:r>
              <w:rPr>
                <w:rFonts w:ascii="Cambria Math" w:eastAsiaTheme="minorEastAsia" w:hAnsi="Cambria Math" w:cs="Arial"/>
              </w:rPr>
              <m:t>F</m:t>
            </m:r>
          </m:sub>
        </m:sSub>
      </m:oMath>
      <w:r>
        <w:rPr>
          <w:rFonts w:ascii="Arial" w:eastAsiaTheme="minorEastAsia" w:hAnsi="Arial" w:cs="Arial"/>
          <w:iCs/>
        </w:rPr>
        <w:t xml:space="preserve"> corresponds to the Frobenius norm, </w:t>
      </w:r>
      <m:oMath>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k</m:t>
            </m:r>
          </m:sub>
        </m:sSub>
        <m:r>
          <w:rPr>
            <w:rFonts w:ascii="Cambria Math" w:eastAsiaTheme="minorEastAsia" w:hAnsi="Cambria Math" w:cs="Arial"/>
          </w:rPr>
          <m:t>∈</m:t>
        </m:r>
        <m:sSup>
          <m:sSupPr>
            <m:ctrlPr>
              <w:rPr>
                <w:rFonts w:ascii="Cambria Math" w:eastAsiaTheme="minorEastAsia" w:hAnsi="Cambria Math" w:cs="Arial"/>
                <w:i/>
                <w:iCs/>
              </w:rPr>
            </m:ctrlPr>
          </m:sSupPr>
          <m:e>
            <m:r>
              <w:rPr>
                <w:rFonts w:ascii="Cambria Math" w:eastAsiaTheme="minorEastAsia" w:hAnsi="Cambria Math" w:cs="Arial"/>
              </w:rPr>
              <m:t>R</m:t>
            </m:r>
          </m:e>
          <m:sup>
            <m:r>
              <w:rPr>
                <w:rFonts w:ascii="Cambria Math" w:eastAsiaTheme="minorEastAsia" w:hAnsi="Cambria Math" w:cs="Arial"/>
              </w:rPr>
              <m:t>n×p</m:t>
            </m:r>
          </m:sup>
        </m:sSup>
      </m:oMath>
      <w:r>
        <w:rPr>
          <w:rFonts w:ascii="Arial" w:eastAsiaTheme="minorEastAsia" w:hAnsi="Arial" w:cs="Arial"/>
          <w:iCs/>
        </w:rPr>
        <w:t xml:space="preserve"> is the matrix of activations across the </w:t>
      </w:r>
      <m:oMath>
        <m:r>
          <w:rPr>
            <w:rFonts w:ascii="Cambria Math" w:eastAsiaTheme="minorEastAsia" w:hAnsi="Cambria Math" w:cs="Arial"/>
          </w:rPr>
          <m:t>p</m:t>
        </m:r>
      </m:oMath>
      <w:r>
        <w:rPr>
          <w:rFonts w:ascii="Arial" w:eastAsiaTheme="minorEastAsia" w:hAnsi="Arial" w:cs="Arial"/>
          <w:iCs/>
        </w:rPr>
        <w:t xml:space="preserve"> units of a day </w:t>
      </w:r>
      <m:oMath>
        <m:r>
          <w:rPr>
            <w:rFonts w:ascii="Cambria Math" w:eastAsiaTheme="minorEastAsia" w:hAnsi="Cambria Math" w:cs="Arial"/>
          </w:rPr>
          <m:t>X</m:t>
        </m:r>
      </m:oMath>
      <w:r>
        <w:rPr>
          <w:rFonts w:ascii="Arial" w:eastAsiaTheme="minorEastAsia" w:hAnsi="Arial" w:cs="Arial"/>
          <w:iCs/>
        </w:rPr>
        <w:t xml:space="preserve">’s autoencoder at hidden layer </w:t>
      </w:r>
      <m:oMath>
        <m:r>
          <w:rPr>
            <w:rFonts w:ascii="Cambria Math" w:eastAsiaTheme="minorEastAsia" w:hAnsi="Cambria Math" w:cs="Arial"/>
          </w:rPr>
          <m:t>k</m:t>
        </m:r>
      </m:oMath>
      <w:r>
        <w:rPr>
          <w:rFonts w:ascii="Arial" w:eastAsiaTheme="minorEastAsia" w:hAnsi="Arial" w:cs="Arial"/>
          <w:iCs/>
        </w:rPr>
        <w:t xml:space="preserve">, </w:t>
      </w:r>
      <m:oMath>
        <m:sSub>
          <m:sSubPr>
            <m:ctrlPr>
              <w:rPr>
                <w:rFonts w:ascii="Cambria Math" w:eastAsiaTheme="minorEastAsia" w:hAnsi="Cambria Math" w:cs="Arial"/>
                <w:i/>
                <w:iCs/>
              </w:rPr>
            </m:ctrlPr>
          </m:sSubPr>
          <m:e>
            <m:r>
              <w:rPr>
                <w:rFonts w:ascii="Cambria Math" w:eastAsiaTheme="minorEastAsia" w:hAnsi="Cambria Math" w:cs="Arial"/>
              </w:rPr>
              <m:t>Y</m:t>
            </m:r>
          </m:e>
          <m:sub>
            <m:r>
              <w:rPr>
                <w:rFonts w:ascii="Cambria Math" w:eastAsiaTheme="minorEastAsia" w:hAnsi="Cambria Math" w:cs="Arial"/>
              </w:rPr>
              <m:t>k</m:t>
            </m:r>
          </m:sub>
        </m:sSub>
        <m:r>
          <w:rPr>
            <w:rFonts w:ascii="Cambria Math" w:eastAsiaTheme="minorEastAsia" w:hAnsi="Cambria Math" w:cs="Arial"/>
          </w:rPr>
          <m:t>∈</m:t>
        </m:r>
        <m:sSup>
          <m:sSupPr>
            <m:ctrlPr>
              <w:rPr>
                <w:rFonts w:ascii="Cambria Math" w:eastAsiaTheme="minorEastAsia" w:hAnsi="Cambria Math" w:cs="Arial"/>
                <w:i/>
                <w:iCs/>
              </w:rPr>
            </m:ctrlPr>
          </m:sSupPr>
          <m:e>
            <m:r>
              <w:rPr>
                <w:rFonts w:ascii="Cambria Math" w:eastAsiaTheme="minorEastAsia" w:hAnsi="Cambria Math" w:cs="Arial"/>
              </w:rPr>
              <m:t>R</m:t>
            </m:r>
          </m:e>
          <m:sup>
            <m:r>
              <w:rPr>
                <w:rFonts w:ascii="Cambria Math" w:eastAsiaTheme="minorEastAsia" w:hAnsi="Cambria Math" w:cs="Arial"/>
              </w:rPr>
              <m:t>n×p</m:t>
            </m:r>
          </m:sup>
        </m:sSup>
      </m:oMath>
      <w:r>
        <w:rPr>
          <w:rFonts w:ascii="Arial" w:eastAsiaTheme="minorEastAsia" w:hAnsi="Arial" w:cs="Arial"/>
          <w:iCs/>
        </w:rPr>
        <w:t xml:space="preserve"> is the matrix of activations across the </w:t>
      </w:r>
      <m:oMath>
        <m:r>
          <w:rPr>
            <w:rFonts w:ascii="Cambria Math" w:eastAsiaTheme="minorEastAsia" w:hAnsi="Cambria Math" w:cs="Arial"/>
          </w:rPr>
          <m:t>p</m:t>
        </m:r>
      </m:oMath>
      <w:r>
        <w:rPr>
          <w:rFonts w:ascii="Arial" w:eastAsiaTheme="minorEastAsia" w:hAnsi="Arial" w:cs="Arial"/>
          <w:iCs/>
        </w:rPr>
        <w:t xml:space="preserve"> units of another day </w:t>
      </w:r>
      <m:oMath>
        <m:r>
          <w:rPr>
            <w:rFonts w:ascii="Cambria Math" w:eastAsiaTheme="minorEastAsia" w:hAnsi="Cambria Math" w:cs="Arial"/>
          </w:rPr>
          <m:t>Y</m:t>
        </m:r>
      </m:oMath>
      <w:r>
        <w:rPr>
          <w:rFonts w:ascii="Arial" w:eastAsiaTheme="minorEastAsia" w:hAnsi="Arial" w:cs="Arial"/>
          <w:iCs/>
        </w:rPr>
        <w:t xml:space="preserve">’s autoencoder at hidden layer </w:t>
      </w:r>
      <m:oMath>
        <m:r>
          <w:rPr>
            <w:rFonts w:ascii="Cambria Math" w:eastAsiaTheme="minorEastAsia" w:hAnsi="Cambria Math" w:cs="Arial"/>
          </w:rPr>
          <m:t>k</m:t>
        </m:r>
      </m:oMath>
      <w:r>
        <w:rPr>
          <w:rFonts w:ascii="Arial" w:eastAsiaTheme="minorEastAsia" w:hAnsi="Arial" w:cs="Arial"/>
          <w:iCs/>
        </w:rPr>
        <w:t xml:space="preserve">. Note that in the above equation for CKA, the activation matrices </w:t>
      </w:r>
      <m:oMath>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k</m:t>
            </m:r>
          </m:sub>
        </m:sSub>
      </m:oMath>
      <w:r>
        <w:rPr>
          <w:rFonts w:ascii="Arial" w:eastAsiaTheme="minorEastAsia" w:hAnsi="Arial" w:cs="Arial"/>
          <w:iCs/>
        </w:rPr>
        <w:t xml:space="preserve"> and </w:t>
      </w:r>
      <m:oMath>
        <m:sSub>
          <m:sSubPr>
            <m:ctrlPr>
              <w:rPr>
                <w:rFonts w:ascii="Cambria Math" w:eastAsiaTheme="minorEastAsia" w:hAnsi="Cambria Math" w:cs="Arial"/>
                <w:i/>
                <w:iCs/>
              </w:rPr>
            </m:ctrlPr>
          </m:sSubPr>
          <m:e>
            <m:r>
              <w:rPr>
                <w:rFonts w:ascii="Cambria Math" w:eastAsiaTheme="minorEastAsia" w:hAnsi="Cambria Math" w:cs="Arial"/>
              </w:rPr>
              <m:t>Y</m:t>
            </m:r>
          </m:e>
          <m:sub>
            <m:r>
              <w:rPr>
                <w:rFonts w:ascii="Cambria Math" w:eastAsiaTheme="minorEastAsia" w:hAnsi="Cambria Math" w:cs="Arial"/>
              </w:rPr>
              <m:t>k</m:t>
            </m:r>
          </m:sub>
        </m:sSub>
      </m:oMath>
      <w:r>
        <w:rPr>
          <w:rFonts w:ascii="Arial" w:eastAsiaTheme="minorEastAsia" w:hAnsi="Arial" w:cs="Arial"/>
          <w:iCs/>
        </w:rPr>
        <w:t xml:space="preserve"> are mean-centered across units; we will address across-day shifts in the mean in the next section. We computed the layer-wise CKA similarity between all days’ autoencoders in both B1 and B2 in a pairwise manner. To get significance for the CKA similarities at any given layer between two autoencoders, we held the parameters of one network fixed and shuffled the weights and biases across units within individual layers of the other </w:t>
      </w:r>
      <w:r>
        <w:rPr>
          <w:rFonts w:ascii="Arial" w:eastAsiaTheme="minorEastAsia" w:hAnsi="Arial" w:cs="Arial"/>
          <w:iCs/>
        </w:rPr>
        <w:lastRenderedPageBreak/>
        <w:t xml:space="preserve">autoencoder before computing the CKA similarity. Similarly, the weights and biases within each layer of the first network were shuffled while holding the second network fixed, obtaining another permuted CKA similarity value across layers. The average of these two CKA similarities at all layers corresponded to one random permutation; we repeated this procedure 1000 times to get the null distribution of CKA similarities. We then assessed significance at the </w:t>
      </w:r>
      <m:oMath>
        <m:r>
          <w:rPr>
            <w:rFonts w:ascii="Cambria Math" w:eastAsiaTheme="minorEastAsia" w:hAnsi="Cambria Math" w:cs="Arial"/>
          </w:rPr>
          <m:t>α= 0.05</m:t>
        </m:r>
      </m:oMath>
      <w:r>
        <w:rPr>
          <w:rFonts w:ascii="Arial" w:eastAsiaTheme="minorEastAsia" w:hAnsi="Arial" w:cs="Arial"/>
          <w:iCs/>
        </w:rPr>
        <w:t xml:space="preserve"> (FDR corrected for multiple comparisons </w:t>
      </w:r>
      <w:r>
        <w:rPr>
          <w:rFonts w:ascii="Arial" w:eastAsiaTheme="minorEastAsia" w:hAnsi="Arial" w:cs="Arial"/>
          <w:iCs/>
        </w:rPr>
        <w:fldChar w:fldCharType="begin"/>
      </w:r>
      <w:r>
        <w:rPr>
          <w:rFonts w:ascii="Arial" w:eastAsiaTheme="minorEastAsia" w:hAnsi="Arial" w:cs="Arial"/>
          <w:iCs/>
        </w:rPr>
        <w:instrText xml:space="preserve"> ADDIN EN.CITE &lt;EndNote&gt;&lt;Cite&gt;&lt;Author&gt;Benjamini&lt;/Author&gt;&lt;Year&gt;1995&lt;/Year&gt;&lt;RecNum&gt;43&lt;/RecNum&gt;&lt;DisplayText&gt;(Benjamini and Hochberg, 1995)&lt;/DisplayText&gt;&lt;record&gt;&lt;rec-number&gt;43&lt;/rec-number&gt;&lt;foreign-keys&gt;&lt;key app="EN" db-id="095vzf2zzvarpaezad9xw50uwvzwsd59edf9" timestamp="1590098612"&gt;43&lt;/key&gt;&lt;/foreign-keys&gt;&lt;ref-type name="Journal Article"&gt;17&lt;/ref-type&gt;&lt;contributors&gt;&lt;authors&gt;&lt;author&gt;Benjamini, Yoav&lt;/author&gt;&lt;author&gt;Hochberg, Yosef&lt;/author&gt;&lt;/authors&gt;&lt;/contributors&gt;&lt;titles&gt;&lt;title&gt;Controlling the false discovery rate: a practical and powerful approach to multiple testing&lt;/title&gt;&lt;secondary-title&gt;Journal of the Royal statistical society: series B (Methodological)&lt;/secondary-title&gt;&lt;/titles&gt;&lt;periodical&gt;&lt;full-title&gt;Journal of the Royal statistical society: series B (Methodological)&lt;/full-title&gt;&lt;/periodical&gt;&lt;pages&gt;289-300&lt;/pages&gt;&lt;volume&gt;57&lt;/volume&gt;&lt;number&gt;1&lt;/number&gt;&lt;dates&gt;&lt;year&gt;1995&lt;/year&gt;&lt;/dates&gt;&lt;isbn&gt;0035-9246&lt;/isbn&gt;&lt;urls&gt;&lt;/urls&gt;&lt;/record&gt;&lt;/Cite&gt;&lt;/EndNote&gt;</w:instrText>
      </w:r>
      <w:r>
        <w:rPr>
          <w:rFonts w:ascii="Arial" w:eastAsiaTheme="minorEastAsia" w:hAnsi="Arial" w:cs="Arial"/>
          <w:iCs/>
        </w:rPr>
        <w:fldChar w:fldCharType="separate"/>
      </w:r>
      <w:r>
        <w:rPr>
          <w:rFonts w:ascii="Arial" w:eastAsiaTheme="minorEastAsia" w:hAnsi="Arial" w:cs="Arial"/>
          <w:iCs/>
          <w:noProof/>
        </w:rPr>
        <w:t>(Benjamini and Hochberg, 1995)</w:t>
      </w:r>
      <w:r>
        <w:rPr>
          <w:rFonts w:ascii="Arial" w:eastAsiaTheme="minorEastAsia" w:hAnsi="Arial" w:cs="Arial"/>
          <w:iCs/>
        </w:rPr>
        <w:fldChar w:fldCharType="end"/>
      </w:r>
      <w:r>
        <w:rPr>
          <w:rFonts w:ascii="Arial" w:eastAsiaTheme="minorEastAsia" w:hAnsi="Arial" w:cs="Arial"/>
          <w:iCs/>
        </w:rPr>
        <w:t xml:space="preserve">) for all pairwise and layer wise comparisons. Finally, we examined the proportion of layers between all pairwise comparisons that were significant; this could range from 0% (no similarity) to 100% (all layers were similar). CKA analyses were done in both B1 and B2 for neural activity underlying discrete stereotyped movements and additionally in B1 for the two types of denovo velocity commands when operating the ReFit-KF. CKA values for different types of representations were contrasted via bootstrapped tests, linear statistical model and </w:t>
      </w:r>
      <m:oMath>
        <m:r>
          <w:rPr>
            <w:rFonts w:ascii="Cambria Math" w:eastAsiaTheme="minorEastAsia" w:hAnsi="Cambria Math" w:cs="Arial"/>
          </w:rPr>
          <m:t>t-tests</m:t>
        </m:r>
      </m:oMath>
      <w:r>
        <w:rPr>
          <w:rFonts w:ascii="Arial" w:eastAsiaTheme="minorEastAsia" w:hAnsi="Arial" w:cs="Arial"/>
          <w:iCs/>
        </w:rPr>
        <w:t xml:space="preserve">. </w:t>
      </w:r>
    </w:p>
    <w:p w14:paraId="5C545E37" w14:textId="77777777" w:rsidR="00C74C59" w:rsidRDefault="00C74C59" w:rsidP="00C74C59">
      <w:pPr>
        <w:spacing w:line="288" w:lineRule="auto"/>
        <w:contextualSpacing/>
        <w:jc w:val="both"/>
        <w:rPr>
          <w:rFonts w:ascii="Arial" w:eastAsiaTheme="minorEastAsia" w:hAnsi="Arial" w:cs="Arial"/>
          <w:iCs/>
        </w:rPr>
      </w:pPr>
    </w:p>
    <w:p w14:paraId="2BAF54E6" w14:textId="77777777" w:rsidR="00C74C59" w:rsidRDefault="00C74C59" w:rsidP="00C74C59">
      <w:pPr>
        <w:spacing w:line="288" w:lineRule="auto"/>
        <w:contextualSpacing/>
        <w:jc w:val="both"/>
        <w:rPr>
          <w:rFonts w:ascii="Arial" w:eastAsiaTheme="minorEastAsia" w:hAnsi="Arial" w:cs="Arial"/>
          <w:i/>
          <w:iCs/>
        </w:rPr>
      </w:pPr>
      <w:r>
        <w:rPr>
          <w:rFonts w:ascii="Arial" w:eastAsiaTheme="minorEastAsia" w:hAnsi="Arial" w:cs="Arial"/>
          <w:i/>
          <w:iCs/>
        </w:rPr>
        <w:t>Across-day drifts in centroids of neural distributions for stable well-rehearsed movements</w:t>
      </w:r>
    </w:p>
    <w:p w14:paraId="0058CB22" w14:textId="77777777" w:rsidR="00C74C59" w:rsidRDefault="00C74C59" w:rsidP="00C74C59">
      <w:pPr>
        <w:spacing w:line="288" w:lineRule="auto"/>
        <w:contextualSpacing/>
        <w:jc w:val="both"/>
        <w:rPr>
          <w:rFonts w:ascii="Arial" w:eastAsiaTheme="minorEastAsia" w:hAnsi="Arial" w:cs="Arial"/>
          <w:iCs/>
        </w:rPr>
      </w:pPr>
      <w:r>
        <w:rPr>
          <w:rFonts w:ascii="Arial" w:eastAsiaTheme="minorEastAsia" w:hAnsi="Arial" w:cs="Arial"/>
          <w:iCs/>
        </w:rPr>
        <w:t xml:space="preserve">We then assessed differences in centroids of neural activity across-days that in turn affect the location of the manifold in high-dimensional neural space. It should be noted that representational analyses so far as outlined in prior sections have been agnostic to each day’s centroid. For instance, the Mahalanobis distance between movements on the manifold is a relative distance and as such is independent of the actual location of the manifold which is dictated by the daily mean. Similarly, the CKA metric centers activations before computing similarity patterns. We thus assessed differences between the centroids of the manifold’s day-specific neural distributions. First, data for all movements across all days were split into a training, validation, and testing set. The training and validation sets were used to build an across-day autoencoder, relying on the across-day stability of neural representations. The labels associated with individual days were used as additional class memberships when training the autoencoder and discovering the manifold using methods previously described. Held-out test data were then projected onto the latent-space, and we examined the accuracy at the classification layer on the manifold in discerning the day of recording. This method allowed us to assess shifts in centroids of neural distributions across days in latent-space for both B1 and B2. As null control, we mean-centered each day’s data to the origin and repeated the analyses. </w:t>
      </w:r>
    </w:p>
    <w:p w14:paraId="69758714" w14:textId="77777777" w:rsidR="00C74C59" w:rsidRDefault="00C74C59" w:rsidP="00C74C59">
      <w:pPr>
        <w:spacing w:line="288" w:lineRule="auto"/>
        <w:contextualSpacing/>
        <w:jc w:val="both"/>
        <w:rPr>
          <w:rFonts w:ascii="Arial" w:eastAsiaTheme="minorEastAsia" w:hAnsi="Arial" w:cs="Arial"/>
          <w:iCs/>
        </w:rPr>
      </w:pPr>
    </w:p>
    <w:p w14:paraId="5CCBFF27" w14:textId="77777777" w:rsidR="00C74C59" w:rsidRDefault="00C74C59" w:rsidP="00C74C59">
      <w:pPr>
        <w:spacing w:line="288" w:lineRule="auto"/>
        <w:contextualSpacing/>
        <w:jc w:val="both"/>
        <w:rPr>
          <w:rFonts w:ascii="Arial" w:eastAsiaTheme="minorEastAsia" w:hAnsi="Arial" w:cs="Arial"/>
          <w:i/>
          <w:iCs/>
        </w:rPr>
      </w:pPr>
      <w:r>
        <w:rPr>
          <w:rFonts w:ascii="Arial" w:eastAsiaTheme="minorEastAsia" w:hAnsi="Arial" w:cs="Arial"/>
          <w:i/>
          <w:iCs/>
        </w:rPr>
        <w:t>Discrete PnP experiments: efficacy of multi-day data and performance metrics</w:t>
      </w:r>
    </w:p>
    <w:p w14:paraId="1908712F" w14:textId="77777777" w:rsidR="00C74C59" w:rsidRDefault="00C74C59" w:rsidP="00C74C59">
      <w:pPr>
        <w:spacing w:line="288" w:lineRule="auto"/>
        <w:contextualSpacing/>
        <w:jc w:val="both"/>
        <w:rPr>
          <w:rFonts w:ascii="Arial" w:eastAsiaTheme="minorEastAsia" w:hAnsi="Arial" w:cs="Arial"/>
          <w:iCs/>
        </w:rPr>
      </w:pPr>
      <w:r>
        <w:rPr>
          <w:rFonts w:ascii="Arial" w:eastAsiaTheme="minorEastAsia" w:hAnsi="Arial" w:cs="Arial"/>
          <w:iCs/>
        </w:rPr>
        <w:t xml:space="preserve">In general, our analyses did confirm across day shifts in the mean even with a stable construct of representations, which can be visualized as a preserved manifold whose location shifts day to day (Fig. 5E). To account for this when designing a PnP decoder (plug-and-play) we tested the efficacy of using across-day data for generalizability, with the hypothesis that the drift of stable mesoscale representations is not completely random and maybe within some tolerance of an attractor state. This tolerance may likely be within bounds that can be overcome by plasticity. To this end, we built a latent-space using a set number of days from the beginning and tested how well it captured the statistical distance between movements on held-out days. For example, we could build a manifold, using 4 days’ worth of data across all movements, and test how well it captured the statistical distance between movements on held-out days i.e., pairwise Mahalanobis </w:t>
      </w:r>
      <w:r>
        <w:rPr>
          <w:rFonts w:ascii="Arial" w:eastAsiaTheme="minorEastAsia" w:hAnsi="Arial" w:cs="Arial"/>
          <w:iCs/>
        </w:rPr>
        <w:lastRenderedPageBreak/>
        <w:t xml:space="preserve">distances between movements from days 5 onwards when projected onto the manifold. This analysis was done for cumulatively increasing days, in both B1 and B2. We examined the efficacy of using multi-day data to better capture discernability between movements using linear regression analyses. Confirmation of the efficacy of this procedure led us to use multi-day data to build a PnP MLP decoder that was tested online in two discrete experiments in the 3D virtual environment, with varying numbers of PnP days. In each experiment, there was a mode filter running on top of the decoder output, thereby accumulating decisions after the start of the active portion of the trial. The first non-zero decoded action was used to classify the accuracy of the trial based on which target/direction was cued, and the time taken to generate the decoded output was recorded. Accuracies and the time-target across blocks of trials were then used to compute bit rates, an information-theoretic measure of decoder performance </w:t>
      </w:r>
      <w:r>
        <w:rPr>
          <w:rFonts w:ascii="Arial" w:eastAsiaTheme="minorEastAsia" w:hAnsi="Arial" w:cs="Arial"/>
          <w:iCs/>
        </w:rPr>
        <w:fldChar w:fldCharType="begin"/>
      </w:r>
      <w:r>
        <w:rPr>
          <w:rFonts w:ascii="Arial" w:eastAsiaTheme="minorEastAsia" w:hAnsi="Arial" w:cs="Arial"/>
          <w:iCs/>
        </w:rPr>
        <w:instrText xml:space="preserve"> ADDIN EN.CITE &lt;EndNote&gt;&lt;Cite&gt;&lt;Author&gt;Nuyujukian&lt;/Author&gt;&lt;Year&gt;2014&lt;/Year&gt;&lt;RecNum&gt;336&lt;/RecNum&gt;&lt;DisplayText&gt;(Nuyujukian et al., 2014)&lt;/DisplayText&gt;&lt;record&gt;&lt;rec-number&gt;336&lt;/rec-number&gt;&lt;foreign-keys&gt;&lt;key app="EN" db-id="095vzf2zzvarpaezad9xw50uwvzwsd59edf9" timestamp="1675923685"&gt;336&lt;/key&gt;&lt;/foreign-keys&gt;&lt;ref-type name="Journal Article"&gt;17&lt;/ref-type&gt;&lt;contributors&gt;&lt;authors&gt;&lt;author&gt;Nuyujukian, Paul&lt;/author&gt;&lt;author&gt;Fan, Joline M&lt;/author&gt;&lt;author&gt;Kao, Jonathan C&lt;/author&gt;&lt;author&gt;Ryu, Stephen I&lt;/author&gt;&lt;author&gt;Shenoy, Krishna V&lt;/author&gt;&lt;/authors&gt;&lt;/contributors&gt;&lt;titles&gt;&lt;title&gt;A high-performance keyboard neural prosthesis enabled by task optimization&lt;/title&gt;&lt;secondary-title&gt;IEEE Transactions on Biomedical Engineering&lt;/secondary-title&gt;&lt;/titles&gt;&lt;periodical&gt;&lt;full-title&gt;IEEE Transactions on Biomedical Engineering&lt;/full-title&gt;&lt;/periodical&gt;&lt;pages&gt;21-29&lt;/pages&gt;&lt;volume&gt;62&lt;/volume&gt;&lt;number&gt;1&lt;/number&gt;&lt;dates&gt;&lt;year&gt;2014&lt;/year&gt;&lt;/dates&gt;&lt;isbn&gt;0018-9294&lt;/isbn&gt;&lt;urls&gt;&lt;/urls&gt;&lt;/record&gt;&lt;/Cite&gt;&lt;/EndNote&gt;</w:instrText>
      </w:r>
      <w:r>
        <w:rPr>
          <w:rFonts w:ascii="Arial" w:eastAsiaTheme="minorEastAsia" w:hAnsi="Arial" w:cs="Arial"/>
          <w:iCs/>
        </w:rPr>
        <w:fldChar w:fldCharType="separate"/>
      </w:r>
      <w:r>
        <w:rPr>
          <w:rFonts w:ascii="Arial" w:eastAsiaTheme="minorEastAsia" w:hAnsi="Arial" w:cs="Arial"/>
          <w:iCs/>
          <w:noProof/>
        </w:rPr>
        <w:t>(Nuyujukian et al., 2014)</w:t>
      </w:r>
      <w:r>
        <w:rPr>
          <w:rFonts w:ascii="Arial" w:eastAsiaTheme="minorEastAsia" w:hAnsi="Arial" w:cs="Arial"/>
          <w:iCs/>
        </w:rPr>
        <w:fldChar w:fldCharType="end"/>
      </w:r>
      <w:r>
        <w:rPr>
          <w:rFonts w:ascii="Arial" w:eastAsiaTheme="minorEastAsia" w:hAnsi="Arial" w:cs="Arial"/>
          <w:iCs/>
        </w:rPr>
        <w:t xml:space="preserve">, using the following formula  </w:t>
      </w:r>
    </w:p>
    <w:p w14:paraId="73EACEC5" w14:textId="77777777" w:rsidR="00C74C59" w:rsidRDefault="00C74C59" w:rsidP="00C74C59">
      <w:pPr>
        <w:spacing w:line="288" w:lineRule="auto"/>
        <w:contextualSpacing/>
        <w:jc w:val="both"/>
        <w:rPr>
          <w:rFonts w:ascii="Arial" w:eastAsiaTheme="minorEastAsia" w:hAnsi="Arial" w:cs="Arial"/>
          <w:iCs/>
        </w:rPr>
      </w:pPr>
    </w:p>
    <w:p w14:paraId="120B4C56" w14:textId="77777777" w:rsidR="00C74C59" w:rsidRDefault="00C74C59" w:rsidP="00C74C59">
      <w:pPr>
        <w:spacing w:line="288" w:lineRule="auto"/>
        <w:contextualSpacing/>
        <w:jc w:val="both"/>
        <w:rPr>
          <w:rFonts w:ascii="Arial" w:eastAsiaTheme="minorEastAsia" w:hAnsi="Arial" w:cs="Arial"/>
          <w:iCs/>
        </w:rPr>
      </w:pPr>
      <m:oMathPara>
        <m:oMath>
          <m:r>
            <w:rPr>
              <w:rFonts w:ascii="Cambria Math" w:eastAsiaTheme="minorEastAsia" w:hAnsi="Cambria Math" w:cs="Arial"/>
            </w:rPr>
            <m:t>BR=</m:t>
          </m:r>
          <m:f>
            <m:fPr>
              <m:ctrlPr>
                <w:rPr>
                  <w:rFonts w:ascii="Cambria Math" w:eastAsiaTheme="minorEastAsia" w:hAnsi="Cambria Math" w:cs="Arial"/>
                  <w:i/>
                  <w:iCs/>
                </w:rPr>
              </m:ctrlPr>
            </m:fPr>
            <m:num>
              <m:r>
                <w:rPr>
                  <w:rFonts w:ascii="Cambria Math" w:eastAsiaTheme="minorEastAsia" w:hAnsi="Cambria Math" w:cs="Arial"/>
                </w:rPr>
                <m:t>log2</m:t>
              </m:r>
              <m:d>
                <m:dPr>
                  <m:ctrlPr>
                    <w:rPr>
                      <w:rFonts w:ascii="Cambria Math" w:eastAsiaTheme="minorEastAsia" w:hAnsi="Cambria Math" w:cs="Arial"/>
                      <w:i/>
                      <w:iCs/>
                    </w:rPr>
                  </m:ctrlPr>
                </m:dPr>
                <m:e>
                  <m:r>
                    <w:rPr>
                      <w:rFonts w:ascii="Cambria Math" w:eastAsiaTheme="minorEastAsia" w:hAnsi="Cambria Math" w:cs="Arial"/>
                    </w:rPr>
                    <m:t>C-1</m:t>
                  </m:r>
                </m:e>
              </m:d>
              <m:r>
                <w:rPr>
                  <w:rFonts w:ascii="Cambria Math" w:eastAsiaTheme="minorEastAsia" w:hAnsi="Cambria Math" w:cs="Arial"/>
                </w:rPr>
                <m:t>×</m:t>
              </m:r>
              <m:r>
                <m:rPr>
                  <m:sty m:val="p"/>
                </m:rPr>
                <w:rPr>
                  <w:rFonts w:ascii="Cambria Math" w:eastAsiaTheme="minorEastAsia" w:hAnsi="Cambria Math" w:cs="Arial"/>
                </w:rPr>
                <m:t>max⁡</m:t>
              </m:r>
              <m:r>
                <w:rPr>
                  <w:rFonts w:ascii="Cambria Math" w:eastAsiaTheme="minorEastAsia" w:hAnsi="Cambria Math" w:cs="Arial"/>
                </w:rPr>
                <m:t>(0,</m:t>
              </m:r>
              <m:d>
                <m:dPr>
                  <m:begChr m:val="["/>
                  <m:endChr m:val="]"/>
                  <m:ctrlPr>
                    <w:rPr>
                      <w:rFonts w:ascii="Cambria Math" w:eastAsiaTheme="minorEastAsia" w:hAnsi="Cambria Math" w:cs="Arial"/>
                      <w:i/>
                      <w:iCs/>
                    </w:rPr>
                  </m:ctrlPr>
                </m:dPr>
                <m:e>
                  <m:sSub>
                    <m:sSubPr>
                      <m:ctrlPr>
                        <w:rPr>
                          <w:rFonts w:ascii="Cambria Math" w:eastAsiaTheme="minorEastAsia" w:hAnsi="Cambria Math" w:cs="Arial"/>
                          <w:i/>
                          <w:iCs/>
                        </w:rPr>
                      </m:ctrlPr>
                    </m:sSubPr>
                    <m:e>
                      <m:r>
                        <w:rPr>
                          <w:rFonts w:ascii="Cambria Math" w:eastAsiaTheme="minorEastAsia" w:hAnsi="Cambria Math" w:cs="Arial"/>
                        </w:rPr>
                        <m:t>N</m:t>
                      </m:r>
                    </m:e>
                    <m:sub>
                      <m:r>
                        <w:rPr>
                          <w:rFonts w:ascii="Cambria Math" w:eastAsiaTheme="minorEastAsia" w:hAnsi="Cambria Math" w:cs="Arial"/>
                        </w:rPr>
                        <m:t>acc</m:t>
                      </m:r>
                    </m:sub>
                  </m:sSub>
                  <m:r>
                    <w:rPr>
                      <w:rFonts w:ascii="Cambria Math" w:eastAsiaTheme="minorEastAsia" w:hAnsi="Cambria Math" w:cs="Arial"/>
                    </w:rPr>
                    <m:t>-</m:t>
                  </m:r>
                  <m:sSub>
                    <m:sSubPr>
                      <m:ctrlPr>
                        <w:rPr>
                          <w:rFonts w:ascii="Cambria Math" w:eastAsiaTheme="minorEastAsia" w:hAnsi="Cambria Math" w:cs="Arial"/>
                          <w:i/>
                          <w:iCs/>
                        </w:rPr>
                      </m:ctrlPr>
                    </m:sSubPr>
                    <m:e>
                      <m:r>
                        <w:rPr>
                          <w:rFonts w:ascii="Cambria Math" w:eastAsiaTheme="minorEastAsia" w:hAnsi="Cambria Math" w:cs="Arial"/>
                        </w:rPr>
                        <m:t>N</m:t>
                      </m:r>
                    </m:e>
                    <m:sub>
                      <m:r>
                        <w:rPr>
                          <w:rFonts w:ascii="Cambria Math" w:eastAsiaTheme="minorEastAsia" w:hAnsi="Cambria Math" w:cs="Arial"/>
                        </w:rPr>
                        <m:t>fail</m:t>
                      </m:r>
                    </m:sub>
                  </m:sSub>
                </m:e>
              </m:d>
              <m:r>
                <w:rPr>
                  <w:rFonts w:ascii="Cambria Math" w:eastAsiaTheme="minorEastAsia" w:hAnsi="Cambria Math" w:cs="Arial"/>
                </w:rPr>
                <m:t>)</m:t>
              </m:r>
            </m:num>
            <m:den>
              <m:r>
                <w:rPr>
                  <w:rFonts w:ascii="Cambria Math" w:eastAsiaTheme="minorEastAsia" w:hAnsi="Cambria Math" w:cs="Arial"/>
                </w:rPr>
                <m:t>T</m:t>
              </m:r>
            </m:den>
          </m:f>
        </m:oMath>
      </m:oMathPara>
    </w:p>
    <w:p w14:paraId="567C40F4" w14:textId="77777777" w:rsidR="00C74C59" w:rsidRDefault="00C74C59" w:rsidP="00C74C59">
      <w:pPr>
        <w:spacing w:line="288" w:lineRule="auto"/>
        <w:contextualSpacing/>
        <w:jc w:val="both"/>
        <w:rPr>
          <w:rFonts w:ascii="Arial" w:eastAsiaTheme="minorEastAsia" w:hAnsi="Arial" w:cs="Arial"/>
          <w:iCs/>
        </w:rPr>
      </w:pPr>
    </w:p>
    <w:p w14:paraId="77D4B5F1" w14:textId="77777777" w:rsidR="00C74C59" w:rsidRDefault="00C74C59" w:rsidP="00C74C59">
      <w:pPr>
        <w:spacing w:line="288" w:lineRule="auto"/>
        <w:contextualSpacing/>
        <w:jc w:val="both"/>
        <w:rPr>
          <w:rFonts w:ascii="Arial" w:eastAsiaTheme="minorEastAsia" w:hAnsi="Arial" w:cs="Arial"/>
          <w:i/>
          <w:iCs/>
        </w:rPr>
      </w:pPr>
      <w:r>
        <w:rPr>
          <w:rFonts w:ascii="Arial" w:eastAsiaTheme="minorEastAsia" w:hAnsi="Arial" w:cs="Arial"/>
          <w:iCs/>
        </w:rPr>
        <w:t xml:space="preserve">where </w:t>
      </w:r>
      <m:oMath>
        <m:r>
          <w:rPr>
            <w:rFonts w:ascii="Cambria Math" w:eastAsiaTheme="minorEastAsia" w:hAnsi="Cambria Math" w:cs="Arial"/>
          </w:rPr>
          <m:t>C</m:t>
        </m:r>
      </m:oMath>
      <w:r>
        <w:rPr>
          <w:rFonts w:ascii="Arial" w:eastAsiaTheme="minorEastAsia" w:hAnsi="Arial" w:cs="Arial"/>
          <w:iCs/>
        </w:rPr>
        <w:t xml:space="preserve"> is the total number of classes or targets, </w:t>
      </w:r>
      <m:oMath>
        <m:sSub>
          <m:sSubPr>
            <m:ctrlPr>
              <w:rPr>
                <w:rFonts w:ascii="Cambria Math" w:eastAsiaTheme="minorEastAsia" w:hAnsi="Cambria Math" w:cs="Arial"/>
                <w:i/>
                <w:iCs/>
              </w:rPr>
            </m:ctrlPr>
          </m:sSubPr>
          <m:e>
            <m:r>
              <w:rPr>
                <w:rFonts w:ascii="Cambria Math" w:eastAsiaTheme="minorEastAsia" w:hAnsi="Cambria Math" w:cs="Arial"/>
              </w:rPr>
              <m:t>N</m:t>
            </m:r>
          </m:e>
          <m:sub>
            <m:r>
              <w:rPr>
                <w:rFonts w:ascii="Cambria Math" w:eastAsiaTheme="minorEastAsia" w:hAnsi="Cambria Math" w:cs="Arial"/>
              </w:rPr>
              <m:t>acc</m:t>
            </m:r>
          </m:sub>
        </m:sSub>
      </m:oMath>
      <w:r>
        <w:rPr>
          <w:rFonts w:ascii="Arial" w:eastAsiaTheme="minorEastAsia" w:hAnsi="Arial" w:cs="Arial"/>
          <w:iCs/>
        </w:rPr>
        <w:t xml:space="preserve"> is the number of trials that were correctly decoded within a block of trials, </w:t>
      </w:r>
      <m:oMath>
        <m:sSub>
          <m:sSubPr>
            <m:ctrlPr>
              <w:rPr>
                <w:rFonts w:ascii="Cambria Math" w:eastAsiaTheme="minorEastAsia" w:hAnsi="Cambria Math" w:cs="Arial"/>
                <w:i/>
                <w:iCs/>
              </w:rPr>
            </m:ctrlPr>
          </m:sSubPr>
          <m:e>
            <m:r>
              <w:rPr>
                <w:rFonts w:ascii="Cambria Math" w:eastAsiaTheme="minorEastAsia" w:hAnsi="Cambria Math" w:cs="Arial"/>
              </w:rPr>
              <m:t>N</m:t>
            </m:r>
          </m:e>
          <m:sub>
            <m:r>
              <w:rPr>
                <w:rFonts w:ascii="Cambria Math" w:eastAsiaTheme="minorEastAsia" w:hAnsi="Cambria Math" w:cs="Arial"/>
              </w:rPr>
              <m:t>fail</m:t>
            </m:r>
          </m:sub>
        </m:sSub>
      </m:oMath>
      <w:r>
        <w:rPr>
          <w:rFonts w:ascii="Arial" w:eastAsiaTheme="minorEastAsia" w:hAnsi="Arial" w:cs="Arial"/>
          <w:iCs/>
        </w:rPr>
        <w:t xml:space="preserve"> is the number of trials that were inaccurately decoded within a block of trials and </w:t>
      </w:r>
      <m:oMath>
        <m:r>
          <w:rPr>
            <w:rFonts w:ascii="Cambria Math" w:eastAsiaTheme="minorEastAsia" w:hAnsi="Cambria Math" w:cs="Arial"/>
          </w:rPr>
          <m:t>T</m:t>
        </m:r>
      </m:oMath>
      <w:r>
        <w:rPr>
          <w:rFonts w:ascii="Arial" w:eastAsiaTheme="minorEastAsia" w:hAnsi="Arial" w:cs="Arial"/>
          <w:iCs/>
        </w:rPr>
        <w:t xml:space="preserve"> is the total time taken within the block of trials including time taken for both accurate and inaccurate trials. </w:t>
      </w:r>
    </w:p>
    <w:p w14:paraId="3654CE92" w14:textId="77777777" w:rsidR="00C74C59" w:rsidRDefault="00C74C59" w:rsidP="00C74C59">
      <w:pPr>
        <w:spacing w:line="288" w:lineRule="auto"/>
        <w:contextualSpacing/>
        <w:jc w:val="both"/>
        <w:rPr>
          <w:rFonts w:ascii="Arial" w:eastAsiaTheme="minorEastAsia" w:hAnsi="Arial" w:cs="Arial"/>
          <w:i/>
          <w:iCs/>
        </w:rPr>
      </w:pPr>
    </w:p>
    <w:p w14:paraId="6E857FCB" w14:textId="77777777" w:rsidR="00C74C59" w:rsidRDefault="00C74C59" w:rsidP="00C74C59">
      <w:pPr>
        <w:spacing w:line="288" w:lineRule="auto"/>
        <w:contextualSpacing/>
        <w:jc w:val="both"/>
        <w:rPr>
          <w:rFonts w:ascii="Arial" w:eastAsiaTheme="minorEastAsia" w:hAnsi="Arial" w:cs="Arial"/>
          <w:i/>
          <w:iCs/>
        </w:rPr>
      </w:pPr>
      <w:r>
        <w:rPr>
          <w:rFonts w:ascii="Arial" w:eastAsiaTheme="minorEastAsia" w:hAnsi="Arial" w:cs="Arial"/>
          <w:i/>
          <w:iCs/>
        </w:rPr>
        <w:t>Robot kinematics analyses</w:t>
      </w:r>
    </w:p>
    <w:p w14:paraId="128476E6" w14:textId="77777777" w:rsidR="00C74C59" w:rsidRDefault="00C74C59" w:rsidP="00C74C59">
      <w:pPr>
        <w:spacing w:line="288" w:lineRule="auto"/>
        <w:contextualSpacing/>
        <w:jc w:val="both"/>
        <w:rPr>
          <w:rFonts w:ascii="Arial" w:eastAsiaTheme="minorEastAsia" w:hAnsi="Arial" w:cs="Arial"/>
          <w:i/>
          <w:iCs/>
        </w:rPr>
      </w:pPr>
      <w:r>
        <w:rPr>
          <w:rFonts w:ascii="Arial" w:eastAsiaTheme="minorEastAsia" w:hAnsi="Arial" w:cs="Arial"/>
          <w:iCs/>
        </w:rPr>
        <w:t>During continuous control of the robot using the IBID framework (</w:t>
      </w:r>
      <w:r>
        <w:rPr>
          <w:rFonts w:ascii="Arial" w:eastAsiaTheme="minorEastAsia" w:hAnsi="Arial" w:cs="Arial"/>
          <w:i/>
          <w:iCs/>
        </w:rPr>
        <w:t xml:space="preserve">Input-based integrated control of continuous 3D robot end-point dynamics) </w:t>
      </w:r>
      <w:r>
        <w:rPr>
          <w:rFonts w:ascii="Arial" w:eastAsiaTheme="minorEastAsia" w:hAnsi="Arial" w:cs="Arial"/>
        </w:rPr>
        <w:t xml:space="preserve">in the virtual environment, we quantified the ability of the subject to execute off-diagonal or off-axis trajectories in 3D space to distinguish from ‘etch-a-sketch’ control that is characterized by pure discrete steps in positions. We analyzed the statistics of significant off-axis control via two approaches. After collecting kinematic data towards diagonal targets placed along the 2D XY-plane the 3D workspace, we performed principal component or PCA analyses on velocity data to examine whether there was covariation; this was suggestive of continuous coarticulation as opposed to the null model wherein each PC would essentially recapitulate the X-Y axes (Fig. 7F). The statistics of coarticulation were further evaluated by examining the angular errors between the ideal diagonal velocity to the target and instantaneous decoded velocities in the IBID model across time and trials. If IBID </w:t>
      </w:r>
      <w:proofErr w:type="gramStart"/>
      <w:r>
        <w:rPr>
          <w:rFonts w:ascii="Arial" w:eastAsiaTheme="minorEastAsia" w:hAnsi="Arial" w:cs="Arial"/>
        </w:rPr>
        <w:t>was in agreement</w:t>
      </w:r>
      <w:proofErr w:type="gramEnd"/>
      <w:r>
        <w:rPr>
          <w:rFonts w:ascii="Arial" w:eastAsiaTheme="minorEastAsia" w:hAnsi="Arial" w:cs="Arial"/>
        </w:rPr>
        <w:t xml:space="preserve"> with the ideal velocities, then the distribution of angular errors would be non-uniform and have a mean roughly around zero degrees. However, according to the null model of etch-a-sketch control, such a distribution of angular errors will be centered about 45 degrees as discrete steps along the X and Y axes will always have a 45-degree absolute error with respect to the ideal diagonal velocity. This hypothesis was tested using the circular statistics toolbox </w:t>
      </w:r>
      <w:r>
        <w:rPr>
          <w:rFonts w:ascii="Arial" w:eastAsiaTheme="minorEastAsia" w:hAnsi="Arial" w:cs="Arial"/>
        </w:rPr>
        <w:fldChar w:fldCharType="begin"/>
      </w:r>
      <w:r>
        <w:rPr>
          <w:rFonts w:ascii="Arial" w:eastAsiaTheme="minorEastAsia" w:hAnsi="Arial" w:cs="Arial"/>
        </w:rPr>
        <w:instrText xml:space="preserve"> ADDIN EN.CITE &lt;EndNote&gt;&lt;Cite&gt;&lt;Author&gt;Berens&lt;/Author&gt;&lt;Year&gt;2009&lt;/Year&gt;&lt;RecNum&gt;40&lt;/RecNum&gt;&lt;DisplayText&gt;(Berens, 2009)&lt;/DisplayText&gt;&lt;record&gt;&lt;rec-number&gt;40&lt;/rec-number&gt;&lt;foreign-keys&gt;&lt;key app="EN" db-id="095vzf2zzvarpaezad9xw50uwvzwsd59edf9" timestamp="1589768225"&gt;40&lt;/key&gt;&lt;/foreign-keys&gt;&lt;ref-type name="Journal Article"&gt;17&lt;/ref-type&gt;&lt;contributors&gt;&lt;authors&gt;&lt;author&gt;Berens, Philipp&lt;/author&gt;&lt;/authors&gt;&lt;/contributors&gt;&lt;titles&gt;&lt;title&gt;CircStat: a MATLAB toolbox for circular statistics&lt;/title&gt;&lt;secondary-title&gt;J Stat Softw&lt;/secondary-title&gt;&lt;/titles&gt;&lt;periodical&gt;&lt;full-title&gt;J Stat Softw&lt;/full-title&gt;&lt;/periodical&gt;&lt;pages&gt;1-21&lt;/pages&gt;&lt;volume&gt;31&lt;/volume&gt;&lt;number&gt;10&lt;/number&gt;&lt;dates&gt;&lt;year&gt;2009&lt;/year&gt;&lt;/dates&gt;&lt;urls&gt;&lt;/urls&gt;&lt;/record&gt;&lt;/Cite&gt;&lt;/EndNote&gt;</w:instrText>
      </w:r>
      <w:r>
        <w:rPr>
          <w:rFonts w:ascii="Arial" w:eastAsiaTheme="minorEastAsia" w:hAnsi="Arial" w:cs="Arial"/>
        </w:rPr>
        <w:fldChar w:fldCharType="separate"/>
      </w:r>
      <w:r>
        <w:rPr>
          <w:rFonts w:ascii="Arial" w:eastAsiaTheme="minorEastAsia" w:hAnsi="Arial" w:cs="Arial"/>
          <w:noProof/>
        </w:rPr>
        <w:t>(Berens, 2009)</w:t>
      </w:r>
      <w:r>
        <w:rPr>
          <w:rFonts w:ascii="Arial" w:eastAsiaTheme="minorEastAsia" w:hAnsi="Arial" w:cs="Arial"/>
        </w:rPr>
        <w:fldChar w:fldCharType="end"/>
      </w:r>
      <w:r>
        <w:rPr>
          <w:rFonts w:ascii="Arial" w:eastAsiaTheme="minorEastAsia" w:hAnsi="Arial" w:cs="Arial"/>
        </w:rPr>
        <w:t xml:space="preserve">. </w:t>
      </w:r>
    </w:p>
    <w:p w14:paraId="7ED21B9C" w14:textId="77777777" w:rsidR="00C74C59" w:rsidRDefault="00C74C59" w:rsidP="00C74C59">
      <w:pPr>
        <w:spacing w:line="288" w:lineRule="auto"/>
        <w:contextualSpacing/>
        <w:jc w:val="both"/>
        <w:rPr>
          <w:rFonts w:ascii="Arial" w:eastAsiaTheme="minorEastAsia" w:hAnsi="Arial" w:cs="Arial"/>
          <w:i/>
          <w:iCs/>
        </w:rPr>
      </w:pPr>
    </w:p>
    <w:p w14:paraId="5D7A2981" w14:textId="77777777" w:rsidR="00C74C59" w:rsidRDefault="00C74C59" w:rsidP="00C74C59">
      <w:pPr>
        <w:spacing w:line="288" w:lineRule="auto"/>
        <w:contextualSpacing/>
        <w:jc w:val="both"/>
        <w:rPr>
          <w:rFonts w:ascii="Arial" w:hAnsi="Arial" w:cs="Arial"/>
          <w:b/>
          <w:bCs/>
          <w:sz w:val="24"/>
          <w:szCs w:val="24"/>
        </w:rPr>
      </w:pPr>
      <w:r w:rsidRPr="005124B5">
        <w:rPr>
          <w:rFonts w:ascii="Arial" w:eastAsiaTheme="minorEastAsia" w:hAnsi="Arial" w:cs="Arial"/>
          <w:i/>
          <w:iCs/>
        </w:rPr>
        <w:t>Robot reach-to-grasp metrics analyses</w:t>
      </w:r>
    </w:p>
    <w:p w14:paraId="32972131" w14:textId="77777777" w:rsidR="00C74C59" w:rsidRDefault="00C74C59" w:rsidP="00C74C59">
      <w:pPr>
        <w:spacing w:line="288" w:lineRule="auto"/>
        <w:contextualSpacing/>
        <w:jc w:val="both"/>
        <w:rPr>
          <w:rFonts w:ascii="Arial" w:hAnsi="Arial" w:cs="Arial"/>
          <w:b/>
          <w:bCs/>
          <w:sz w:val="24"/>
          <w:szCs w:val="24"/>
        </w:rPr>
      </w:pPr>
      <w:r>
        <w:rPr>
          <w:rFonts w:ascii="Arial" w:eastAsiaTheme="minorEastAsia" w:hAnsi="Arial" w:cs="Arial"/>
        </w:rPr>
        <w:t xml:space="preserve">For the robot tasks in the real-world with the physical version of the Kinova Jaco, we assessed success rate and task completion times. In particular, success required all aspects of the task to </w:t>
      </w:r>
      <w:r>
        <w:rPr>
          <w:rFonts w:ascii="Arial" w:eastAsiaTheme="minorEastAsia" w:hAnsi="Arial" w:cs="Arial"/>
        </w:rPr>
        <w:lastRenderedPageBreak/>
        <w:t xml:space="preserve">be completed. For the wall task (Fig. 8F), this required both accurately picking up the object from the wall as well as placing it correctly on the target location on the wall and releasing the gripper. The boundaries of the object had to encompass the target location for the trial to be deemed successful. Task completion times were measured as the time when robot control first commenced to when the subject correctly placed the object and wall and released the gripper. For the reach and rotate task, we similarly measured success rates and task completion times. Here, a trial was deemed to be successful if and only if the subject completed all phases of the task correctly and rotated and placed the object at its target location after picking it up from another location. Time to task completion was measured from the time when robot control was first initiated to when the gripper released the object at the target location. For both tasks, we assessed accuracy and completion times for the duration of PnP control. </w:t>
      </w:r>
    </w:p>
    <w:p w14:paraId="3995D2B1" w14:textId="6AE11AC8" w:rsidR="00E93D5A" w:rsidRDefault="00D265FE" w:rsidP="00C74C59">
      <w:pPr>
        <w:rPr>
          <w:rFonts w:ascii="Arial" w:hAnsi="Arial" w:cs="Arial"/>
          <w:b/>
          <w:bCs/>
          <w:sz w:val="24"/>
          <w:szCs w:val="24"/>
        </w:rPr>
      </w:pPr>
      <w:r>
        <w:rPr>
          <w:rFonts w:ascii="Arial" w:eastAsiaTheme="minorEastAsia" w:hAnsi="Arial" w:cs="Arial"/>
        </w:rPr>
        <w:t xml:space="preserve"> </w:t>
      </w:r>
    </w:p>
    <w:p w14:paraId="5F9817A0" w14:textId="77777777" w:rsidR="00CC02EF" w:rsidRDefault="00CC02EF" w:rsidP="008A77D3">
      <w:pPr>
        <w:spacing w:line="288" w:lineRule="auto"/>
        <w:contextualSpacing/>
        <w:jc w:val="both"/>
        <w:rPr>
          <w:rFonts w:ascii="Arial" w:hAnsi="Arial" w:cs="Arial"/>
          <w:b/>
          <w:bCs/>
          <w:sz w:val="24"/>
          <w:szCs w:val="24"/>
        </w:rPr>
      </w:pPr>
    </w:p>
    <w:p w14:paraId="671B4BF3" w14:textId="77777777" w:rsidR="000A5835" w:rsidRDefault="000A5835" w:rsidP="008A77D3">
      <w:pPr>
        <w:spacing w:line="288" w:lineRule="auto"/>
        <w:contextualSpacing/>
        <w:jc w:val="both"/>
        <w:rPr>
          <w:rFonts w:ascii="Arial" w:hAnsi="Arial" w:cs="Arial"/>
          <w:b/>
          <w:bCs/>
          <w:sz w:val="28"/>
          <w:szCs w:val="28"/>
        </w:rPr>
      </w:pPr>
    </w:p>
    <w:p w14:paraId="6D755735" w14:textId="77777777" w:rsidR="00466E73" w:rsidRDefault="00466E73" w:rsidP="008A77D3">
      <w:pPr>
        <w:spacing w:line="288" w:lineRule="auto"/>
        <w:contextualSpacing/>
        <w:jc w:val="both"/>
        <w:rPr>
          <w:rFonts w:ascii="Arial" w:hAnsi="Arial" w:cs="Arial"/>
          <w:b/>
          <w:bCs/>
          <w:sz w:val="28"/>
          <w:szCs w:val="28"/>
        </w:rPr>
      </w:pPr>
    </w:p>
    <w:p w14:paraId="5E2D96B5" w14:textId="77777777" w:rsidR="00875AFC" w:rsidRDefault="00875AFC" w:rsidP="008A77D3">
      <w:pPr>
        <w:spacing w:line="288" w:lineRule="auto"/>
        <w:contextualSpacing/>
        <w:jc w:val="both"/>
        <w:rPr>
          <w:rFonts w:ascii="Arial" w:hAnsi="Arial" w:cs="Arial"/>
          <w:b/>
          <w:bCs/>
          <w:sz w:val="28"/>
          <w:szCs w:val="28"/>
        </w:rPr>
      </w:pPr>
    </w:p>
    <w:p w14:paraId="6EDC6936" w14:textId="77777777" w:rsidR="00875AFC" w:rsidRDefault="00875AFC" w:rsidP="008A77D3">
      <w:pPr>
        <w:spacing w:line="288" w:lineRule="auto"/>
        <w:contextualSpacing/>
        <w:jc w:val="both"/>
        <w:rPr>
          <w:rFonts w:ascii="Arial" w:hAnsi="Arial" w:cs="Arial"/>
          <w:b/>
          <w:bCs/>
          <w:sz w:val="28"/>
          <w:szCs w:val="28"/>
        </w:rPr>
      </w:pPr>
    </w:p>
    <w:p w14:paraId="2C2CB48F" w14:textId="77777777" w:rsidR="00875AFC" w:rsidRDefault="00875AFC" w:rsidP="008A77D3">
      <w:pPr>
        <w:spacing w:line="288" w:lineRule="auto"/>
        <w:contextualSpacing/>
        <w:jc w:val="both"/>
        <w:rPr>
          <w:rFonts w:ascii="Arial" w:hAnsi="Arial" w:cs="Arial"/>
          <w:b/>
          <w:bCs/>
          <w:sz w:val="28"/>
          <w:szCs w:val="28"/>
        </w:rPr>
      </w:pPr>
    </w:p>
    <w:p w14:paraId="0665F5BE" w14:textId="77777777" w:rsidR="00875AFC" w:rsidRDefault="00875AFC" w:rsidP="008A77D3">
      <w:pPr>
        <w:spacing w:line="288" w:lineRule="auto"/>
        <w:contextualSpacing/>
        <w:jc w:val="both"/>
        <w:rPr>
          <w:rFonts w:ascii="Arial" w:hAnsi="Arial" w:cs="Arial"/>
          <w:b/>
          <w:bCs/>
          <w:sz w:val="28"/>
          <w:szCs w:val="28"/>
        </w:rPr>
      </w:pPr>
    </w:p>
    <w:p w14:paraId="52AF1767" w14:textId="77777777" w:rsidR="000B4D18" w:rsidRDefault="000B4D18" w:rsidP="008A77D3">
      <w:pPr>
        <w:spacing w:line="288" w:lineRule="auto"/>
        <w:contextualSpacing/>
        <w:jc w:val="both"/>
        <w:rPr>
          <w:rFonts w:ascii="Arial" w:hAnsi="Arial" w:cs="Arial"/>
          <w:b/>
          <w:bCs/>
          <w:sz w:val="28"/>
          <w:szCs w:val="28"/>
        </w:rPr>
      </w:pPr>
    </w:p>
    <w:p w14:paraId="347B0396" w14:textId="77777777" w:rsidR="000B4D18" w:rsidRDefault="000B4D18" w:rsidP="008A77D3">
      <w:pPr>
        <w:spacing w:line="288" w:lineRule="auto"/>
        <w:contextualSpacing/>
        <w:jc w:val="both"/>
        <w:rPr>
          <w:rFonts w:ascii="Arial" w:hAnsi="Arial" w:cs="Arial"/>
          <w:b/>
          <w:bCs/>
          <w:sz w:val="28"/>
          <w:szCs w:val="28"/>
        </w:rPr>
      </w:pPr>
    </w:p>
    <w:p w14:paraId="78DD05EB" w14:textId="77777777" w:rsidR="000B4D18" w:rsidRDefault="000B4D18" w:rsidP="008A77D3">
      <w:pPr>
        <w:spacing w:line="288" w:lineRule="auto"/>
        <w:contextualSpacing/>
        <w:jc w:val="both"/>
        <w:rPr>
          <w:rFonts w:ascii="Arial" w:hAnsi="Arial" w:cs="Arial"/>
          <w:b/>
          <w:bCs/>
          <w:sz w:val="28"/>
          <w:szCs w:val="28"/>
        </w:rPr>
      </w:pPr>
    </w:p>
    <w:p w14:paraId="65B815C8" w14:textId="77777777" w:rsidR="000B4D18" w:rsidRDefault="000B4D18" w:rsidP="008A77D3">
      <w:pPr>
        <w:spacing w:line="288" w:lineRule="auto"/>
        <w:contextualSpacing/>
        <w:jc w:val="both"/>
        <w:rPr>
          <w:rFonts w:ascii="Arial" w:hAnsi="Arial" w:cs="Arial"/>
          <w:b/>
          <w:bCs/>
          <w:sz w:val="28"/>
          <w:szCs w:val="28"/>
        </w:rPr>
      </w:pPr>
    </w:p>
    <w:p w14:paraId="62EE6CCF" w14:textId="77777777" w:rsidR="000B4D18" w:rsidRDefault="000B4D18" w:rsidP="008A77D3">
      <w:pPr>
        <w:spacing w:line="288" w:lineRule="auto"/>
        <w:contextualSpacing/>
        <w:jc w:val="both"/>
        <w:rPr>
          <w:rFonts w:ascii="Arial" w:hAnsi="Arial" w:cs="Arial"/>
          <w:b/>
          <w:bCs/>
          <w:sz w:val="28"/>
          <w:szCs w:val="28"/>
        </w:rPr>
      </w:pPr>
    </w:p>
    <w:p w14:paraId="11CB7135" w14:textId="77777777" w:rsidR="000B4D18" w:rsidRDefault="000B4D18" w:rsidP="008A77D3">
      <w:pPr>
        <w:spacing w:line="288" w:lineRule="auto"/>
        <w:contextualSpacing/>
        <w:jc w:val="both"/>
        <w:rPr>
          <w:rFonts w:ascii="Arial" w:hAnsi="Arial" w:cs="Arial"/>
          <w:b/>
          <w:bCs/>
          <w:sz w:val="28"/>
          <w:szCs w:val="28"/>
        </w:rPr>
      </w:pPr>
    </w:p>
    <w:p w14:paraId="4FC79BCE" w14:textId="77777777" w:rsidR="000B4D18" w:rsidRDefault="000B4D18" w:rsidP="008A77D3">
      <w:pPr>
        <w:spacing w:line="288" w:lineRule="auto"/>
        <w:contextualSpacing/>
        <w:jc w:val="both"/>
        <w:rPr>
          <w:rFonts w:ascii="Arial" w:hAnsi="Arial" w:cs="Arial"/>
          <w:b/>
          <w:bCs/>
          <w:sz w:val="28"/>
          <w:szCs w:val="28"/>
        </w:rPr>
      </w:pPr>
    </w:p>
    <w:p w14:paraId="1D21FB29" w14:textId="77777777" w:rsidR="000B4D18" w:rsidRDefault="000B4D18" w:rsidP="008A77D3">
      <w:pPr>
        <w:spacing w:line="288" w:lineRule="auto"/>
        <w:contextualSpacing/>
        <w:jc w:val="both"/>
        <w:rPr>
          <w:rFonts w:ascii="Arial" w:hAnsi="Arial" w:cs="Arial"/>
          <w:b/>
          <w:bCs/>
          <w:sz w:val="28"/>
          <w:szCs w:val="28"/>
        </w:rPr>
      </w:pPr>
    </w:p>
    <w:p w14:paraId="79CC847D" w14:textId="77777777" w:rsidR="000B4D18" w:rsidRDefault="000B4D18" w:rsidP="008A77D3">
      <w:pPr>
        <w:spacing w:line="288" w:lineRule="auto"/>
        <w:contextualSpacing/>
        <w:jc w:val="both"/>
        <w:rPr>
          <w:rFonts w:ascii="Arial" w:hAnsi="Arial" w:cs="Arial"/>
          <w:b/>
          <w:bCs/>
          <w:sz w:val="28"/>
          <w:szCs w:val="28"/>
        </w:rPr>
      </w:pPr>
    </w:p>
    <w:p w14:paraId="5E6D1536" w14:textId="77777777" w:rsidR="000B4D18" w:rsidRDefault="000B4D18" w:rsidP="008A77D3">
      <w:pPr>
        <w:spacing w:line="288" w:lineRule="auto"/>
        <w:contextualSpacing/>
        <w:jc w:val="both"/>
        <w:rPr>
          <w:rFonts w:ascii="Arial" w:hAnsi="Arial" w:cs="Arial"/>
          <w:b/>
          <w:bCs/>
          <w:sz w:val="28"/>
          <w:szCs w:val="28"/>
        </w:rPr>
      </w:pPr>
    </w:p>
    <w:p w14:paraId="24120410" w14:textId="77777777" w:rsidR="000B4D18" w:rsidRDefault="000B4D18" w:rsidP="008A77D3">
      <w:pPr>
        <w:spacing w:line="288" w:lineRule="auto"/>
        <w:contextualSpacing/>
        <w:jc w:val="both"/>
        <w:rPr>
          <w:rFonts w:ascii="Arial" w:hAnsi="Arial" w:cs="Arial"/>
          <w:b/>
          <w:bCs/>
          <w:sz w:val="28"/>
          <w:szCs w:val="28"/>
        </w:rPr>
      </w:pPr>
    </w:p>
    <w:p w14:paraId="3C3874D9" w14:textId="77777777" w:rsidR="000B4D18" w:rsidRDefault="000B4D18" w:rsidP="008A77D3">
      <w:pPr>
        <w:spacing w:line="288" w:lineRule="auto"/>
        <w:contextualSpacing/>
        <w:jc w:val="both"/>
        <w:rPr>
          <w:rFonts w:ascii="Arial" w:hAnsi="Arial" w:cs="Arial"/>
          <w:b/>
          <w:bCs/>
          <w:sz w:val="28"/>
          <w:szCs w:val="28"/>
        </w:rPr>
      </w:pPr>
    </w:p>
    <w:p w14:paraId="2C1790BC" w14:textId="77777777" w:rsidR="000B4D18" w:rsidRDefault="000B4D18" w:rsidP="008A77D3">
      <w:pPr>
        <w:spacing w:line="288" w:lineRule="auto"/>
        <w:contextualSpacing/>
        <w:jc w:val="both"/>
        <w:rPr>
          <w:rFonts w:ascii="Arial" w:hAnsi="Arial" w:cs="Arial"/>
          <w:b/>
          <w:bCs/>
          <w:sz w:val="28"/>
          <w:szCs w:val="28"/>
        </w:rPr>
      </w:pPr>
    </w:p>
    <w:p w14:paraId="62C62975" w14:textId="77777777" w:rsidR="000B4D18" w:rsidRDefault="000B4D18" w:rsidP="008A77D3">
      <w:pPr>
        <w:spacing w:line="288" w:lineRule="auto"/>
        <w:contextualSpacing/>
        <w:jc w:val="both"/>
        <w:rPr>
          <w:rFonts w:ascii="Arial" w:hAnsi="Arial" w:cs="Arial"/>
          <w:b/>
          <w:bCs/>
          <w:sz w:val="28"/>
          <w:szCs w:val="28"/>
        </w:rPr>
      </w:pPr>
    </w:p>
    <w:p w14:paraId="37098067" w14:textId="77777777" w:rsidR="000B4D18" w:rsidRDefault="000B4D18" w:rsidP="008A77D3">
      <w:pPr>
        <w:spacing w:line="288" w:lineRule="auto"/>
        <w:contextualSpacing/>
        <w:jc w:val="both"/>
        <w:rPr>
          <w:rFonts w:ascii="Arial" w:hAnsi="Arial" w:cs="Arial"/>
          <w:b/>
          <w:bCs/>
          <w:sz w:val="28"/>
          <w:szCs w:val="28"/>
        </w:rPr>
      </w:pPr>
    </w:p>
    <w:p w14:paraId="4BB369C4" w14:textId="77777777" w:rsidR="000B4D18" w:rsidRDefault="000B4D18" w:rsidP="008A77D3">
      <w:pPr>
        <w:spacing w:line="288" w:lineRule="auto"/>
        <w:contextualSpacing/>
        <w:jc w:val="both"/>
        <w:rPr>
          <w:rFonts w:ascii="Arial" w:hAnsi="Arial" w:cs="Arial"/>
          <w:b/>
          <w:bCs/>
          <w:sz w:val="28"/>
          <w:szCs w:val="28"/>
        </w:rPr>
      </w:pPr>
    </w:p>
    <w:p w14:paraId="0D219964" w14:textId="77777777" w:rsidR="000B4D18" w:rsidRDefault="000B4D18" w:rsidP="008A77D3">
      <w:pPr>
        <w:spacing w:line="288" w:lineRule="auto"/>
        <w:contextualSpacing/>
        <w:jc w:val="both"/>
        <w:rPr>
          <w:rFonts w:ascii="Arial" w:hAnsi="Arial" w:cs="Arial"/>
          <w:b/>
          <w:bCs/>
          <w:sz w:val="28"/>
          <w:szCs w:val="28"/>
        </w:rPr>
      </w:pPr>
    </w:p>
    <w:p w14:paraId="7E03BE22" w14:textId="77777777" w:rsidR="000B4D18" w:rsidRDefault="000B4D18" w:rsidP="008A77D3">
      <w:pPr>
        <w:spacing w:line="288" w:lineRule="auto"/>
        <w:contextualSpacing/>
        <w:jc w:val="both"/>
        <w:rPr>
          <w:rFonts w:ascii="Arial" w:hAnsi="Arial" w:cs="Arial"/>
          <w:b/>
          <w:bCs/>
          <w:sz w:val="28"/>
          <w:szCs w:val="28"/>
        </w:rPr>
      </w:pPr>
    </w:p>
    <w:p w14:paraId="2E4EA4DE" w14:textId="77777777" w:rsidR="00875AFC" w:rsidRDefault="00875AFC" w:rsidP="008A77D3">
      <w:pPr>
        <w:spacing w:line="288" w:lineRule="auto"/>
        <w:contextualSpacing/>
        <w:jc w:val="both"/>
        <w:rPr>
          <w:rFonts w:ascii="Arial" w:hAnsi="Arial" w:cs="Arial"/>
          <w:b/>
          <w:bCs/>
          <w:sz w:val="28"/>
          <w:szCs w:val="28"/>
        </w:rPr>
      </w:pPr>
    </w:p>
    <w:p w14:paraId="1ADC4EF0" w14:textId="77777777" w:rsidR="00875AFC" w:rsidRDefault="00875AFC" w:rsidP="008A77D3">
      <w:pPr>
        <w:spacing w:line="288" w:lineRule="auto"/>
        <w:contextualSpacing/>
        <w:jc w:val="both"/>
        <w:rPr>
          <w:rFonts w:ascii="Arial" w:hAnsi="Arial" w:cs="Arial"/>
          <w:b/>
          <w:bCs/>
          <w:sz w:val="28"/>
          <w:szCs w:val="28"/>
        </w:rPr>
      </w:pPr>
    </w:p>
    <w:p w14:paraId="24E41CD1" w14:textId="77777777" w:rsidR="00875AFC" w:rsidRDefault="00875AFC" w:rsidP="008A77D3">
      <w:pPr>
        <w:spacing w:line="288" w:lineRule="auto"/>
        <w:contextualSpacing/>
        <w:jc w:val="both"/>
        <w:rPr>
          <w:rFonts w:ascii="Arial" w:hAnsi="Arial" w:cs="Arial"/>
          <w:b/>
          <w:bCs/>
          <w:sz w:val="28"/>
          <w:szCs w:val="28"/>
        </w:rPr>
      </w:pPr>
    </w:p>
    <w:p w14:paraId="4B8075D5" w14:textId="77777777" w:rsidR="00875AFC" w:rsidRDefault="00875AFC" w:rsidP="008A77D3">
      <w:pPr>
        <w:spacing w:line="288" w:lineRule="auto"/>
        <w:contextualSpacing/>
        <w:jc w:val="both"/>
        <w:rPr>
          <w:rFonts w:ascii="Arial" w:hAnsi="Arial" w:cs="Arial"/>
          <w:b/>
          <w:bCs/>
          <w:sz w:val="28"/>
          <w:szCs w:val="28"/>
        </w:rPr>
      </w:pPr>
    </w:p>
    <w:p w14:paraId="0A51F2D2" w14:textId="77777777" w:rsidR="00875AFC" w:rsidRDefault="00875AFC" w:rsidP="008A77D3">
      <w:pPr>
        <w:spacing w:line="288" w:lineRule="auto"/>
        <w:contextualSpacing/>
        <w:jc w:val="both"/>
        <w:rPr>
          <w:rFonts w:ascii="Arial" w:hAnsi="Arial" w:cs="Arial"/>
          <w:b/>
          <w:bCs/>
          <w:sz w:val="28"/>
          <w:szCs w:val="28"/>
        </w:rPr>
      </w:pPr>
    </w:p>
    <w:p w14:paraId="2EE105AA" w14:textId="77777777" w:rsidR="00875AFC" w:rsidRDefault="00875AFC" w:rsidP="008A77D3">
      <w:pPr>
        <w:spacing w:line="288" w:lineRule="auto"/>
        <w:contextualSpacing/>
        <w:jc w:val="both"/>
        <w:rPr>
          <w:rFonts w:ascii="Arial" w:hAnsi="Arial" w:cs="Arial"/>
          <w:b/>
          <w:bCs/>
          <w:sz w:val="28"/>
          <w:szCs w:val="28"/>
        </w:rPr>
      </w:pPr>
    </w:p>
    <w:p w14:paraId="34D54083" w14:textId="5A24F280" w:rsidR="001C0964" w:rsidRPr="00BD540B" w:rsidRDefault="001C0964" w:rsidP="00B77F48">
      <w:pPr>
        <w:spacing w:line="288" w:lineRule="auto"/>
        <w:contextualSpacing/>
        <w:jc w:val="both"/>
        <w:rPr>
          <w:rFonts w:ascii="Arial" w:hAnsi="Arial" w:cs="Arial"/>
          <w:sz w:val="28"/>
          <w:szCs w:val="28"/>
        </w:rPr>
      </w:pPr>
      <w:r w:rsidRPr="00BD540B">
        <w:rPr>
          <w:rFonts w:ascii="Arial" w:hAnsi="Arial" w:cs="Arial"/>
          <w:b/>
          <w:bCs/>
          <w:sz w:val="28"/>
          <w:szCs w:val="28"/>
        </w:rPr>
        <w:t>References</w:t>
      </w:r>
    </w:p>
    <w:p w14:paraId="0D6448D3" w14:textId="77777777" w:rsidR="00A95AEB" w:rsidRPr="00A95AEB" w:rsidRDefault="00AE76AA" w:rsidP="00A95AEB">
      <w:pPr>
        <w:pStyle w:val="EndNoteBibliography"/>
        <w:spacing w:after="0"/>
        <w:ind w:left="720" w:hanging="720"/>
      </w:pPr>
      <w:r w:rsidRPr="00266550">
        <w:rPr>
          <w:rFonts w:ascii="Arial" w:hAnsi="Arial" w:cs="Arial"/>
        </w:rPr>
        <w:fldChar w:fldCharType="begin"/>
      </w:r>
      <w:r w:rsidRPr="00266550">
        <w:rPr>
          <w:rFonts w:ascii="Arial" w:hAnsi="Arial" w:cs="Arial"/>
        </w:rPr>
        <w:instrText xml:space="preserve"> ADDIN EN.REFLIST </w:instrText>
      </w:r>
      <w:r w:rsidRPr="00266550">
        <w:rPr>
          <w:rFonts w:ascii="Arial" w:hAnsi="Arial" w:cs="Arial"/>
        </w:rPr>
        <w:fldChar w:fldCharType="separate"/>
      </w:r>
      <w:r w:rsidR="00A95AEB" w:rsidRPr="00A95AEB">
        <w:t>Andersen RA, Aflalo T (2022) Preserved cortical somatotopic and motor representations in tetraplegic humans. Current Opinion in Neurobiology 74:102547.</w:t>
      </w:r>
    </w:p>
    <w:p w14:paraId="741970A9" w14:textId="77777777" w:rsidR="00A95AEB" w:rsidRPr="00A95AEB" w:rsidRDefault="00A95AEB" w:rsidP="00A95AEB">
      <w:pPr>
        <w:pStyle w:val="EndNoteBibliography"/>
        <w:spacing w:after="0"/>
        <w:ind w:left="720" w:hanging="720"/>
      </w:pPr>
      <w:r w:rsidRPr="00A95AEB">
        <w:t>Angrick M, Ottenhoff MC, Diener L, Ivucic D, Ivucic G, Goulis S, Saal J, Colon AJ, Wagner L, Krusienski DJ, Pieter KL, Schultz T, Herff C (2021) Real-time synthesis of imagined speech processes from minimally invasive recordings of neural activity. Communications biology 4:1055.</w:t>
      </w:r>
    </w:p>
    <w:p w14:paraId="665C9E54" w14:textId="77777777" w:rsidR="00A95AEB" w:rsidRPr="00A95AEB" w:rsidRDefault="00A95AEB" w:rsidP="00A95AEB">
      <w:pPr>
        <w:pStyle w:val="EndNoteBibliography"/>
        <w:spacing w:after="0"/>
        <w:ind w:left="720" w:hanging="720"/>
      </w:pPr>
      <w:r w:rsidRPr="00A95AEB">
        <w:t>Angrick M, Luo S, Rabbani Q, Candrea DN, Shah S, Milsap GW, Anderson WS, Gordon CR, Rosenblatt KR, Clawson L, Maragakis N, Tenore FV, Fifer MS, Hermansky H, Ramsey NF, Crone NE (2023) Online speech synthesis using a chronically implanted brain-computer interface in an individual with ALS. medRxiv:2023.2006. 2030.23291352.</w:t>
      </w:r>
    </w:p>
    <w:p w14:paraId="0EF222EC" w14:textId="77777777" w:rsidR="00A95AEB" w:rsidRPr="00A95AEB" w:rsidRDefault="00A95AEB" w:rsidP="00A95AEB">
      <w:pPr>
        <w:pStyle w:val="EndNoteBibliography"/>
        <w:spacing w:after="0"/>
        <w:ind w:left="720" w:hanging="720"/>
      </w:pPr>
      <w:r w:rsidRPr="00A95AEB">
        <w:t>Anumanchipalli GK, Chartier J, Chang EF (2019) Speech synthesis from neural decoding of spoken sentences. Nature 568:493-498.</w:t>
      </w:r>
    </w:p>
    <w:p w14:paraId="297AFB45" w14:textId="77777777" w:rsidR="00A95AEB" w:rsidRPr="00A95AEB" w:rsidRDefault="00A95AEB" w:rsidP="00A95AEB">
      <w:pPr>
        <w:pStyle w:val="EndNoteBibliography"/>
        <w:spacing w:after="0"/>
        <w:ind w:left="720" w:hanging="720"/>
      </w:pPr>
      <w:r w:rsidRPr="00A95AEB">
        <w:t>Arazi A, Censor N, Dinstein I (2017) Neural variability quenching predicts individual perceptual abilities. Journal of Neuroscience 37:97-109.</w:t>
      </w:r>
    </w:p>
    <w:p w14:paraId="0263FDF2" w14:textId="77777777" w:rsidR="00A95AEB" w:rsidRPr="00A95AEB" w:rsidRDefault="00A95AEB" w:rsidP="00A95AEB">
      <w:pPr>
        <w:pStyle w:val="EndNoteBibliography"/>
        <w:spacing w:after="0"/>
        <w:ind w:left="720" w:hanging="720"/>
      </w:pPr>
      <w:r w:rsidRPr="00A95AEB">
        <w:t>Athalye VR, Ganguly K, Costa RM, Carmena JM (2017) Emergence of coordinated neural dynamics underlies neuroprosthetic learning and skillful control. Neuron 93:955-970. e955.</w:t>
      </w:r>
    </w:p>
    <w:p w14:paraId="4D6E6E93" w14:textId="77777777" w:rsidR="00A95AEB" w:rsidRPr="00A95AEB" w:rsidRDefault="00A95AEB" w:rsidP="00A95AEB">
      <w:pPr>
        <w:pStyle w:val="EndNoteBibliography"/>
        <w:spacing w:after="0"/>
        <w:ind w:left="720" w:hanging="720"/>
      </w:pPr>
      <w:r w:rsidRPr="00A95AEB">
        <w:t>Bashford L, Rosenthal IA, Kellis S, Bjanes D, Pejsa K, Brunton BW, Andersen R (2023) Neural subspaces of imagined movements in parietal cortex remain stable over several years in humans. bioRxiv:2023.2007. 2005.547767.</w:t>
      </w:r>
    </w:p>
    <w:p w14:paraId="0D0FA1AF" w14:textId="77777777" w:rsidR="00A95AEB" w:rsidRPr="00A95AEB" w:rsidRDefault="00A95AEB" w:rsidP="00A95AEB">
      <w:pPr>
        <w:pStyle w:val="EndNoteBibliography"/>
        <w:spacing w:after="0"/>
        <w:ind w:left="720" w:hanging="720"/>
      </w:pPr>
      <w:r w:rsidRPr="00A95AEB">
        <w:t>Benabid AL, Costecalde T, Eliseyev A, Charvet G, Verney A, Karakas S, Foerster M, Lambert A, Morinière B, Abroug N (2019) An exoskeleton controlled by an epidural wireless brain–machine interface in a tetraplegic patient: a proof-of-concept demonstration. The Lancet Neurology 18:1112-1122.</w:t>
      </w:r>
    </w:p>
    <w:p w14:paraId="228ED8A8" w14:textId="77777777" w:rsidR="00A95AEB" w:rsidRPr="00A95AEB" w:rsidRDefault="00A95AEB" w:rsidP="00A95AEB">
      <w:pPr>
        <w:pStyle w:val="EndNoteBibliography"/>
        <w:spacing w:after="0"/>
        <w:ind w:left="720" w:hanging="720"/>
      </w:pPr>
      <w:r w:rsidRPr="00A95AEB">
        <w:t>Benjamini Y, Hochberg Y (1995) Controlling the false discovery rate: a practical and powerful approach to multiple testing. Journal of the Royal statistical society: series B (Methodological) 57:289-300.</w:t>
      </w:r>
    </w:p>
    <w:p w14:paraId="5A0F5EE0" w14:textId="77777777" w:rsidR="00A95AEB" w:rsidRPr="00A95AEB" w:rsidRDefault="00A95AEB" w:rsidP="00A95AEB">
      <w:pPr>
        <w:pStyle w:val="EndNoteBibliography"/>
        <w:spacing w:after="0"/>
        <w:ind w:left="720" w:hanging="720"/>
      </w:pPr>
      <w:r w:rsidRPr="00A95AEB">
        <w:t>Berens P (2009) CircStat: a MATLAB toolbox for circular statistics. J Stat Softw 31:1-21.</w:t>
      </w:r>
    </w:p>
    <w:p w14:paraId="5A6A3550" w14:textId="77777777" w:rsidR="00A95AEB" w:rsidRPr="00A95AEB" w:rsidRDefault="00A95AEB" w:rsidP="00A95AEB">
      <w:pPr>
        <w:pStyle w:val="EndNoteBibliography"/>
        <w:spacing w:after="0"/>
        <w:ind w:left="720" w:hanging="720"/>
      </w:pPr>
      <w:r w:rsidRPr="00A95AEB">
        <w:t>Beukema P, Diedrichsen J, Verstynen TD (2019) Binding during sequence learning does not alter cortical representations of individual actions. Journal of Neuroscience 39:6968-6977.</w:t>
      </w:r>
    </w:p>
    <w:p w14:paraId="656A2576" w14:textId="77777777" w:rsidR="00A95AEB" w:rsidRPr="00A95AEB" w:rsidRDefault="00A95AEB" w:rsidP="00A95AEB">
      <w:pPr>
        <w:pStyle w:val="EndNoteBibliography"/>
        <w:spacing w:after="0"/>
        <w:ind w:left="720" w:hanging="720"/>
      </w:pPr>
      <w:r w:rsidRPr="00A95AEB">
        <w:t>Bishop W, Chestek CC, Gilja V, Nuyujukian P, Foster JD, Ryu SI, Shenoy KV, Byron MY (2014) Self-recalibrating classifiers for intracortical brain–computer interfaces. Journal of neural engineering 11:026001.</w:t>
      </w:r>
    </w:p>
    <w:p w14:paraId="180B8FED" w14:textId="77777777" w:rsidR="00A95AEB" w:rsidRPr="00A95AEB" w:rsidRDefault="00A95AEB" w:rsidP="00A95AEB">
      <w:pPr>
        <w:pStyle w:val="EndNoteBibliography"/>
        <w:spacing w:after="0"/>
        <w:ind w:left="720" w:hanging="720"/>
      </w:pPr>
      <w:r w:rsidRPr="00A95AEB">
        <w:t>Bouchard KE, Mesgarani N, Johnson K, Chang EF (2013) Functional organization of human sensorimotor cortex for speech articulation. Nature 495:327-332.</w:t>
      </w:r>
    </w:p>
    <w:p w14:paraId="742560AB" w14:textId="77777777" w:rsidR="00A95AEB" w:rsidRPr="00A95AEB" w:rsidRDefault="00A95AEB" w:rsidP="00A95AEB">
      <w:pPr>
        <w:pStyle w:val="EndNoteBibliography"/>
        <w:spacing w:after="0"/>
        <w:ind w:left="720" w:hanging="720"/>
      </w:pPr>
      <w:r w:rsidRPr="00A95AEB">
        <w:t>Branco MP, Freudenburg ZV, Aarnoutse EJ, Vansteensel MJ, Ramsey NF (2018) Optimization of sampling rate and smoothing improves classification of high frequency power in electrocorticographic brain signals. Biomedical physics &amp; engineering express 4:045012.</w:t>
      </w:r>
    </w:p>
    <w:p w14:paraId="0FC20CE0" w14:textId="77777777" w:rsidR="00A95AEB" w:rsidRPr="00A95AEB" w:rsidRDefault="00A95AEB" w:rsidP="00A95AEB">
      <w:pPr>
        <w:pStyle w:val="EndNoteBibliography"/>
        <w:spacing w:after="0"/>
        <w:ind w:left="720" w:hanging="720"/>
      </w:pPr>
      <w:r w:rsidRPr="00A95AEB">
        <w:lastRenderedPageBreak/>
        <w:t>Carmena JM, Lebedev MA, Crist RE, O'Doherty JE, Santucci DM, Dimitrov DF, Patil PG, Henriquez CS, Nicolelis MAL (2003) Learning to control a brain–machine interface for reaching and grasping by primates. PLoS biology 1:e42.</w:t>
      </w:r>
    </w:p>
    <w:p w14:paraId="4C120425" w14:textId="77777777" w:rsidR="00A95AEB" w:rsidRPr="00A95AEB" w:rsidRDefault="00A95AEB" w:rsidP="00A95AEB">
      <w:pPr>
        <w:pStyle w:val="EndNoteBibliography"/>
        <w:spacing w:after="0"/>
        <w:ind w:left="720" w:hanging="720"/>
      </w:pPr>
      <w:r w:rsidRPr="00A95AEB">
        <w:t>Chang EF (2015) Towards large-scale, human-based, mesoscopic neurotechnologies. Neuron 86:68-78.</w:t>
      </w:r>
    </w:p>
    <w:p w14:paraId="2D4B02EF" w14:textId="77777777" w:rsidR="00A95AEB" w:rsidRPr="00A95AEB" w:rsidRDefault="00A95AEB" w:rsidP="00A95AEB">
      <w:pPr>
        <w:pStyle w:val="EndNoteBibliography"/>
        <w:spacing w:after="0"/>
        <w:ind w:left="720" w:hanging="720"/>
      </w:pPr>
      <w:r w:rsidRPr="00A95AEB">
        <w:t>Chao ZC, Nagasaka Y, Fujii N (2010) Long-term asynchronous decoding of arm motion using electrocorticographic signals in monkey. Frontiers in neuroengineering 3:3.</w:t>
      </w:r>
    </w:p>
    <w:p w14:paraId="6DC0E2D1" w14:textId="77777777" w:rsidR="00A95AEB" w:rsidRPr="00A95AEB" w:rsidRDefault="00A95AEB" w:rsidP="00A95AEB">
      <w:pPr>
        <w:pStyle w:val="EndNoteBibliography"/>
        <w:spacing w:after="0"/>
        <w:ind w:left="720" w:hanging="720"/>
      </w:pPr>
      <w:r w:rsidRPr="00A95AEB">
        <w:t>Chartier J, Anumanchipalli GK, Johnson K, Chang EF (2018) Encoding of articulatory kinematic trajectories in human speech sensorimotor cortex. Neuron 98:1042-1054. e1044.</w:t>
      </w:r>
    </w:p>
    <w:p w14:paraId="4DDB66D2" w14:textId="77777777" w:rsidR="00A95AEB" w:rsidRPr="00A95AEB" w:rsidRDefault="00A95AEB" w:rsidP="00A95AEB">
      <w:pPr>
        <w:pStyle w:val="EndNoteBibliography"/>
        <w:spacing w:after="0"/>
        <w:ind w:left="720" w:hanging="720"/>
      </w:pPr>
      <w:r w:rsidRPr="00A95AEB">
        <w:t>Churchland MM, Yu BM, Cunningham JP, Sugrue LP, Cohen MR, Corrado GS, Newsome WT, Clark AM, Hosseini P, Scott BB (2010) Stimulus onset quenches neural variability: a widespread cortical phenomenon. Nature neuroscience 13:369-378.</w:t>
      </w:r>
    </w:p>
    <w:p w14:paraId="21E5C340" w14:textId="77777777" w:rsidR="00A95AEB" w:rsidRPr="00A95AEB" w:rsidRDefault="00A95AEB" w:rsidP="00A95AEB">
      <w:pPr>
        <w:pStyle w:val="EndNoteBibliography"/>
        <w:spacing w:after="0"/>
        <w:ind w:left="720" w:hanging="720"/>
      </w:pPr>
      <w:r w:rsidRPr="00A95AEB">
        <w:t>Clopath C, Bonhoeffer T, Hübener M, Rose T (2017) Variance and invariance of neuronal long-term representations. Philosophical Transactions of the Royal Society B: Biological Sciences 372:20160161.</w:t>
      </w:r>
    </w:p>
    <w:p w14:paraId="4954AA35" w14:textId="77777777" w:rsidR="00A95AEB" w:rsidRPr="00A95AEB" w:rsidRDefault="00A95AEB" w:rsidP="00A95AEB">
      <w:pPr>
        <w:pStyle w:val="EndNoteBibliography"/>
        <w:spacing w:after="0"/>
        <w:ind w:left="720" w:hanging="720"/>
      </w:pPr>
      <w:r w:rsidRPr="00A95AEB">
        <w:t>Collinger JL, Wodlinger B, Downey JE, Wang W, Tyler-Kabara EC, Weber DJ, McMorland AJ, Velliste M, Boninger ML, Schwartz AB (2013) High-performance neuroprosthetic control by an individual with tetraplegia. The Lancet 381:557-564.</w:t>
      </w:r>
    </w:p>
    <w:p w14:paraId="759002CC" w14:textId="77777777" w:rsidR="00A95AEB" w:rsidRPr="00A95AEB" w:rsidRDefault="00A95AEB" w:rsidP="00A95AEB">
      <w:pPr>
        <w:pStyle w:val="EndNoteBibliography"/>
        <w:spacing w:after="0"/>
        <w:ind w:left="720" w:hanging="720"/>
      </w:pPr>
      <w:r w:rsidRPr="00A95AEB">
        <w:t>Cordella F, Ciancio AL, Sacchetti R, Davalli A, Cutti AG, Guglielmelli E, Zollo L (2016) Literature review on needs of upper limb prosthesis users. Frontiers in neuroscience 10:209.</w:t>
      </w:r>
    </w:p>
    <w:p w14:paraId="6B950826" w14:textId="77777777" w:rsidR="00A95AEB" w:rsidRPr="00A95AEB" w:rsidRDefault="00A95AEB" w:rsidP="00A95AEB">
      <w:pPr>
        <w:pStyle w:val="EndNoteBibliography"/>
        <w:spacing w:after="0"/>
        <w:ind w:left="720" w:hanging="720"/>
      </w:pPr>
      <w:r w:rsidRPr="00A95AEB">
        <w:t>Degenhart AD, Bishop WE, Oby ER, Tyler-Kabara EC, Chase SM, Batista AP, Byron MY (2020) Stabilization of a brain–computer interface via the alignment of low-dimensional spaces of neural activity. Nature Biomedical Engineering:1-14.</w:t>
      </w:r>
    </w:p>
    <w:p w14:paraId="7312183C" w14:textId="77777777" w:rsidR="00A95AEB" w:rsidRPr="00A95AEB" w:rsidRDefault="00A95AEB" w:rsidP="00A95AEB">
      <w:pPr>
        <w:pStyle w:val="EndNoteBibliography"/>
        <w:spacing w:after="0"/>
        <w:ind w:left="720" w:hanging="720"/>
      </w:pPr>
      <w:r w:rsidRPr="00A95AEB">
        <w:t>Degenhart AD, Hiremath SV, Yang Y, Foldes S, Collinger JL, Boninger M, Tyler-Kabara EC, Wang W (2018) Remapping cortical modulation for electrocorticographic brain–computer interfaces: a somatotopy-based approach in individuals with upper-limb paralysis. Journal of neural engineering 15:026021.</w:t>
      </w:r>
    </w:p>
    <w:p w14:paraId="26ABF365" w14:textId="77777777" w:rsidR="00A95AEB" w:rsidRPr="00A95AEB" w:rsidRDefault="00A95AEB" w:rsidP="00A95AEB">
      <w:pPr>
        <w:pStyle w:val="EndNoteBibliography"/>
        <w:spacing w:after="0"/>
        <w:ind w:left="720" w:hanging="720"/>
      </w:pPr>
      <w:r w:rsidRPr="00A95AEB">
        <w:t>Driscoll LN, Duncker L, Harvey CD (2022) Representational drift: Emerging theories for continual learning and experimental future directions. Current Opinion in Neurobiology 76:102609.</w:t>
      </w:r>
    </w:p>
    <w:p w14:paraId="117CD0E4" w14:textId="77777777" w:rsidR="00A95AEB" w:rsidRPr="00A95AEB" w:rsidRDefault="00A95AEB" w:rsidP="00A95AEB">
      <w:pPr>
        <w:pStyle w:val="EndNoteBibliography"/>
        <w:spacing w:after="0"/>
        <w:ind w:left="720" w:hanging="720"/>
      </w:pPr>
      <w:r w:rsidRPr="00A95AEB">
        <w:t>Ejaz N, Hamada M, Diedrichsen J (2015) Hand use predicts the structure of representations in sensorimotor cortex. Nature neuroscience 18:1034.</w:t>
      </w:r>
    </w:p>
    <w:p w14:paraId="7FCAE1B4" w14:textId="77777777" w:rsidR="00A95AEB" w:rsidRPr="00A95AEB" w:rsidRDefault="00A95AEB" w:rsidP="00A95AEB">
      <w:pPr>
        <w:pStyle w:val="EndNoteBibliography"/>
        <w:spacing w:after="0"/>
        <w:ind w:left="720" w:hanging="720"/>
      </w:pPr>
      <w:r w:rsidRPr="00A95AEB">
        <w:t>Fan R-E, Chang K-W, Hsieh C-J, Wang X-R, Lin C-J (2008) LIBLINEAR: A library for large linear classification. Journal of machine learning research 9:1871-1874.</w:t>
      </w:r>
    </w:p>
    <w:p w14:paraId="243FEF77" w14:textId="77777777" w:rsidR="00A95AEB" w:rsidRPr="00A95AEB" w:rsidRDefault="00A95AEB" w:rsidP="00A95AEB">
      <w:pPr>
        <w:pStyle w:val="EndNoteBibliography"/>
        <w:spacing w:after="0"/>
        <w:ind w:left="720" w:hanging="720"/>
      </w:pPr>
      <w:r w:rsidRPr="00A95AEB">
        <w:t>Fetz EE (1969) Operant conditioning of cortical unit activity. Science 163:955-958.</w:t>
      </w:r>
    </w:p>
    <w:p w14:paraId="20D0BCD9" w14:textId="77777777" w:rsidR="00A95AEB" w:rsidRPr="00A95AEB" w:rsidRDefault="00A95AEB" w:rsidP="00A95AEB">
      <w:pPr>
        <w:pStyle w:val="EndNoteBibliography"/>
        <w:spacing w:after="0"/>
        <w:ind w:left="720" w:hanging="720"/>
      </w:pPr>
      <w:r w:rsidRPr="00A95AEB">
        <w:t>Flesher SN, Downey JE, Weiss JM, Hughes CL, Herrera AJ, Tyler-Kabara EC, Boninger ML, Collinger JL, Gaunt RA (2021) A brain-computer interface that evokes tactile sensations improves robotic arm control. Science 372:831-836.</w:t>
      </w:r>
    </w:p>
    <w:p w14:paraId="583CE60E" w14:textId="77777777" w:rsidR="00A95AEB" w:rsidRPr="00A95AEB" w:rsidRDefault="00A95AEB" w:rsidP="00A95AEB">
      <w:pPr>
        <w:pStyle w:val="EndNoteBibliography"/>
        <w:spacing w:after="0"/>
        <w:ind w:left="720" w:hanging="720"/>
      </w:pPr>
      <w:r w:rsidRPr="00A95AEB">
        <w:t>Flint RD, Tate MC, Li K, Templer JW, Rosenow JM, Pandarinath C, Slutzky MW (2020) The representation of finger movement and force in human motor and premotor cortices. Eneuro 7.</w:t>
      </w:r>
    </w:p>
    <w:p w14:paraId="71E8EB77" w14:textId="77777777" w:rsidR="00A95AEB" w:rsidRPr="00A95AEB" w:rsidRDefault="00A95AEB" w:rsidP="00A95AEB">
      <w:pPr>
        <w:pStyle w:val="EndNoteBibliography"/>
        <w:spacing w:after="0"/>
        <w:ind w:left="720" w:hanging="720"/>
      </w:pPr>
      <w:r w:rsidRPr="00A95AEB">
        <w:t>Gallego JA, Perich MG, Miller LE, Solla SA (2017) Neural manifolds for the control of movement. Neuron 94:978-984.</w:t>
      </w:r>
    </w:p>
    <w:p w14:paraId="43C152E6" w14:textId="77777777" w:rsidR="00A95AEB" w:rsidRPr="00A95AEB" w:rsidRDefault="00A95AEB" w:rsidP="00A95AEB">
      <w:pPr>
        <w:pStyle w:val="EndNoteBibliography"/>
        <w:spacing w:after="0"/>
        <w:ind w:left="720" w:hanging="720"/>
      </w:pPr>
      <w:r w:rsidRPr="00A95AEB">
        <w:t>Ganguly K, Carmena JM (2009) Emergence of a stable cortical map for neuroprosthetic control. PLoS biology 7:e1000153.</w:t>
      </w:r>
    </w:p>
    <w:p w14:paraId="4163BD48" w14:textId="77777777" w:rsidR="00A95AEB" w:rsidRPr="00A95AEB" w:rsidRDefault="00A95AEB" w:rsidP="00A95AEB">
      <w:pPr>
        <w:pStyle w:val="EndNoteBibliography"/>
        <w:spacing w:after="0"/>
        <w:ind w:left="720" w:hanging="720"/>
      </w:pPr>
      <w:r w:rsidRPr="00A95AEB">
        <w:t>Ganguly K, Dimitrov DF, Wallis JD, Carmena JM (2011) Reversible large-scale modification of cortical networks during neuroprosthetic control. Nature neuroscience 14:662-667.</w:t>
      </w:r>
    </w:p>
    <w:p w14:paraId="28208097" w14:textId="77777777" w:rsidR="00A95AEB" w:rsidRPr="00A95AEB" w:rsidRDefault="00A95AEB" w:rsidP="00A95AEB">
      <w:pPr>
        <w:pStyle w:val="EndNoteBibliography"/>
        <w:spacing w:after="0"/>
        <w:ind w:left="720" w:hanging="720"/>
      </w:pPr>
      <w:r w:rsidRPr="00A95AEB">
        <w:t>Ganguly K, Secundo L, Ranade G, Orsborn A, Chang EF, Dimitrov DF, Wallis JD, Barbaro NM, Knight RT, Carmena JM (2009) Cortical representation of ipsilateral arm movements in monkey and man. Journal of Neuroscience 29:12948-12956.</w:t>
      </w:r>
    </w:p>
    <w:p w14:paraId="1D5C47FB" w14:textId="77777777" w:rsidR="00A95AEB" w:rsidRPr="00A95AEB" w:rsidRDefault="00A95AEB" w:rsidP="00A95AEB">
      <w:pPr>
        <w:pStyle w:val="EndNoteBibliography"/>
        <w:spacing w:after="0"/>
        <w:ind w:left="720" w:hanging="720"/>
      </w:pPr>
      <w:r w:rsidRPr="00A95AEB">
        <w:lastRenderedPageBreak/>
        <w:t>Gilja V, Nuyujukian P, Chestek CA, Cunningham JP, Yu BM, Fan JM, Churchland MM, Kaufman MT, Kao JC, Ryu SI (2012) A high-performance neural prosthesis enabled by control algorithm design. Nature neuroscience 15:1752-1757.</w:t>
      </w:r>
    </w:p>
    <w:p w14:paraId="1D371C88" w14:textId="77777777" w:rsidR="00A95AEB" w:rsidRPr="00A95AEB" w:rsidRDefault="00A95AEB" w:rsidP="00A95AEB">
      <w:pPr>
        <w:pStyle w:val="EndNoteBibliography"/>
        <w:spacing w:after="0"/>
        <w:ind w:left="720" w:hanging="720"/>
      </w:pPr>
      <w:r w:rsidRPr="00A95AEB">
        <w:t>Gordon EM, Chauvin RJ, Van AN, Rajesh A, Nielsen A, Newbold DJ, Lynch CJ, Seider NA, Krimmel SR, Scheidter KM (2023) A somato-cognitive action network alternates with effector regions in motor cortex. Nature:1-9.</w:t>
      </w:r>
    </w:p>
    <w:p w14:paraId="3F66FFD4" w14:textId="77777777" w:rsidR="00A95AEB" w:rsidRPr="00A95AEB" w:rsidRDefault="00A95AEB" w:rsidP="00A95AEB">
      <w:pPr>
        <w:pStyle w:val="EndNoteBibliography"/>
        <w:spacing w:after="0"/>
        <w:ind w:left="720" w:hanging="720"/>
      </w:pPr>
      <w:r w:rsidRPr="00A95AEB">
        <w:t>Gulati T, Guo L, Ramanathan DS, Bodepudi A, Ganguly K (2017) Neural reactivations during sleep determine network credit assignment. Nature neuroscience 20:1277-1284.</w:t>
      </w:r>
    </w:p>
    <w:p w14:paraId="2C4EA7DD" w14:textId="77777777" w:rsidR="00A95AEB" w:rsidRPr="00A95AEB" w:rsidRDefault="00A95AEB" w:rsidP="00A95AEB">
      <w:pPr>
        <w:pStyle w:val="EndNoteBibliography"/>
        <w:spacing w:after="0"/>
        <w:ind w:left="720" w:hanging="720"/>
      </w:pPr>
      <w:r w:rsidRPr="00A95AEB">
        <w:t>Hayes MH (1996) Statistical digital signal processing and modeling.</w:t>
      </w:r>
    </w:p>
    <w:p w14:paraId="235EF69D" w14:textId="77777777" w:rsidR="00A95AEB" w:rsidRPr="00A95AEB" w:rsidRDefault="00A95AEB" w:rsidP="00A95AEB">
      <w:pPr>
        <w:pStyle w:val="EndNoteBibliography"/>
        <w:spacing w:after="0"/>
        <w:ind w:left="720" w:hanging="720"/>
      </w:pPr>
      <w:r w:rsidRPr="00A95AEB">
        <w:t>Hinton GE, Salakhutdinov RR (2006) Reducing the dimensionality of data with neural networks. science 313:504-507.</w:t>
      </w:r>
    </w:p>
    <w:p w14:paraId="43D691D0" w14:textId="77777777" w:rsidR="00A95AEB" w:rsidRPr="00A95AEB" w:rsidRDefault="00A95AEB" w:rsidP="00A95AEB">
      <w:pPr>
        <w:pStyle w:val="EndNoteBibliography"/>
        <w:spacing w:after="0"/>
        <w:ind w:left="720" w:hanging="720"/>
      </w:pPr>
      <w:r w:rsidRPr="00A95AEB">
        <w:t>Hochberg LR, Serruya MD, Friehs GM, Mukand JA, Saleh M, Caplan AH, Branner A, Chen D, Penn RD, Donoghue JP (2006) Neuronal ensemble control of prosthetic devices by a human with tetraplegia. Nature 442:164-171.</w:t>
      </w:r>
    </w:p>
    <w:p w14:paraId="78299118" w14:textId="77777777" w:rsidR="00A95AEB" w:rsidRPr="00A95AEB" w:rsidRDefault="00A95AEB" w:rsidP="00A95AEB">
      <w:pPr>
        <w:pStyle w:val="EndNoteBibliography"/>
        <w:spacing w:after="0"/>
        <w:ind w:left="720" w:hanging="720"/>
      </w:pPr>
      <w:r w:rsidRPr="00A95AEB">
        <w:t>Hochberg LR, Bacher D, Jarosiewicz B, Masse NY, Simeral JD, Vogel J, Haddadin S, Liu J, Cash SS, Van Der Smagt P (2012) Reach and grasp by people with tetraplegia using a neurally controlled robotic arm. Nature 485:372-375.</w:t>
      </w:r>
    </w:p>
    <w:p w14:paraId="1C57F900" w14:textId="77777777" w:rsidR="00A95AEB" w:rsidRPr="00A95AEB" w:rsidRDefault="00A95AEB" w:rsidP="00A95AEB">
      <w:pPr>
        <w:pStyle w:val="EndNoteBibliography"/>
        <w:spacing w:after="0"/>
        <w:ind w:left="720" w:hanging="720"/>
      </w:pPr>
      <w:r w:rsidRPr="00A95AEB">
        <w:t>Hochreiter S, Schmidhuber J (1997) Long short-term memory. Neural computation 9:1735-1780.</w:t>
      </w:r>
    </w:p>
    <w:p w14:paraId="7CFF6212" w14:textId="77777777" w:rsidR="00A95AEB" w:rsidRPr="00A95AEB" w:rsidRDefault="00A95AEB" w:rsidP="00A95AEB">
      <w:pPr>
        <w:pStyle w:val="EndNoteBibliography"/>
        <w:spacing w:after="0"/>
        <w:ind w:left="720" w:hanging="720"/>
      </w:pPr>
      <w:r w:rsidRPr="00A95AEB">
        <w:t>Huang Y, Zhen Z, Song Y, Zhu Q, Wang S, Liu J (2013) Motor training increases the stability of activation patterns in the primary motor cortex. PLoS One 8:e53555.</w:t>
      </w:r>
    </w:p>
    <w:p w14:paraId="141DF037" w14:textId="77777777" w:rsidR="00A95AEB" w:rsidRPr="00A95AEB" w:rsidRDefault="00A95AEB" w:rsidP="00A95AEB">
      <w:pPr>
        <w:pStyle w:val="EndNoteBibliography"/>
        <w:spacing w:after="0"/>
        <w:ind w:left="720" w:hanging="720"/>
      </w:pPr>
      <w:r w:rsidRPr="00A95AEB">
        <w:t>Ito T, Brincat SL, Siegel M, Mill RD, He BJ, Miller EK, Rotstein HG, Cole MW (2020) Task-evoked activity quenches neural correlations and variability across cortical areas. PLoS computational biology 16:e1007983.</w:t>
      </w:r>
    </w:p>
    <w:p w14:paraId="6D07ABAF" w14:textId="77777777" w:rsidR="00A95AEB" w:rsidRPr="00A95AEB" w:rsidRDefault="00A95AEB" w:rsidP="00A95AEB">
      <w:pPr>
        <w:pStyle w:val="EndNoteBibliography"/>
        <w:spacing w:after="0"/>
        <w:ind w:left="720" w:hanging="720"/>
      </w:pPr>
      <w:r w:rsidRPr="00A95AEB">
        <w:t>Jain S, Argall B (2018) Recursive bayesian human intent recognition in shared-control robotics. In: 2018 IEEE/RSJ International Conference on Intelligent Robots and Systems (IROS), pp 3905-3912: IEEE.</w:t>
      </w:r>
    </w:p>
    <w:p w14:paraId="6EF613BF" w14:textId="77777777" w:rsidR="00A95AEB" w:rsidRPr="00A95AEB" w:rsidRDefault="00A95AEB" w:rsidP="00A95AEB">
      <w:pPr>
        <w:pStyle w:val="EndNoteBibliography"/>
        <w:spacing w:after="0"/>
        <w:ind w:left="720" w:hanging="720"/>
      </w:pPr>
      <w:r w:rsidRPr="00A95AEB">
        <w:t>Jarosiewicz B, Masse NY, Bacher D, Cash SS, Eskandar E, Friehs G, Donoghue JP, Hochberg LR (2013) Advantages of closed-loop calibration in intracortical brain–computer interfaces for people with tetraplegia. Journal of neural engineering 10:046012.</w:t>
      </w:r>
    </w:p>
    <w:p w14:paraId="2ECE5589" w14:textId="77777777" w:rsidR="00A95AEB" w:rsidRPr="00A95AEB" w:rsidRDefault="00A95AEB" w:rsidP="00A95AEB">
      <w:pPr>
        <w:pStyle w:val="EndNoteBibliography"/>
        <w:spacing w:after="0"/>
        <w:ind w:left="720" w:hanging="720"/>
      </w:pPr>
      <w:r w:rsidRPr="00A95AEB">
        <w:t>Karpowicz BM, Ali YH, Wimalasena LN, Sedler AR, Keshtkaran MR, Bodkin K, Ma X, Miller LE, Pandarinath C (2022) Stabilizing brain-computer interfaces through alignment of latent dynamics. bioRxiv:2022.2004. 2006.487388.</w:t>
      </w:r>
    </w:p>
    <w:p w14:paraId="6C8165EF" w14:textId="77777777" w:rsidR="00A95AEB" w:rsidRPr="00A95AEB" w:rsidRDefault="00A95AEB" w:rsidP="00A95AEB">
      <w:pPr>
        <w:pStyle w:val="EndNoteBibliography"/>
        <w:spacing w:after="0"/>
        <w:ind w:left="720" w:hanging="720"/>
      </w:pPr>
      <w:r w:rsidRPr="00A95AEB">
        <w:t>Kieliba P, Clode D, Maimon-Mor RO, Makin TR (2021) Robotic hand augmentation drives changes in neural body representation. Science robotics 6:eabd7935.</w:t>
      </w:r>
    </w:p>
    <w:p w14:paraId="4DF663EE" w14:textId="77777777" w:rsidR="00A95AEB" w:rsidRPr="00A95AEB" w:rsidRDefault="00A95AEB" w:rsidP="00A95AEB">
      <w:pPr>
        <w:pStyle w:val="EndNoteBibliography"/>
        <w:spacing w:after="0"/>
        <w:ind w:left="720" w:hanging="720"/>
      </w:pPr>
      <w:r w:rsidRPr="00A95AEB">
        <w:t>Kingma DP, Ba J (2014) Adam: A method for stochastic optimization. arXiv preprint arXiv:14126980.</w:t>
      </w:r>
    </w:p>
    <w:p w14:paraId="125FE069" w14:textId="77777777" w:rsidR="00A95AEB" w:rsidRPr="00A95AEB" w:rsidRDefault="00A95AEB" w:rsidP="00A95AEB">
      <w:pPr>
        <w:pStyle w:val="EndNoteBibliography"/>
        <w:spacing w:after="0"/>
        <w:ind w:left="720" w:hanging="720"/>
      </w:pPr>
      <w:r w:rsidRPr="00A95AEB">
        <w:t>Kornblith S, Norouzi M, Lee H, Hinton G (2019) Similarity of neural network representations revisited. In: International Conference on Machine Learning, pp 3519-3529: PMLR.</w:t>
      </w:r>
    </w:p>
    <w:p w14:paraId="041B071C" w14:textId="77777777" w:rsidR="00A95AEB" w:rsidRPr="00A95AEB" w:rsidRDefault="00A95AEB" w:rsidP="00A95AEB">
      <w:pPr>
        <w:pStyle w:val="EndNoteBibliography"/>
        <w:spacing w:after="0"/>
        <w:ind w:left="720" w:hanging="720"/>
      </w:pPr>
      <w:r w:rsidRPr="00A95AEB">
        <w:t>Langdon C, Genkin M, Engel TA (2023) A unifying perspective on neural manifolds and circuits for cognition. Nature Reviews Neuroscience:1-15.</w:t>
      </w:r>
    </w:p>
    <w:p w14:paraId="05B9A047" w14:textId="77777777" w:rsidR="00A95AEB" w:rsidRPr="00A95AEB" w:rsidRDefault="00A95AEB" w:rsidP="00A95AEB">
      <w:pPr>
        <w:pStyle w:val="EndNoteBibliography"/>
        <w:spacing w:after="0"/>
        <w:ind w:left="720" w:hanging="720"/>
      </w:pPr>
      <w:r w:rsidRPr="00A95AEB">
        <w:t>Lemke SM, Ramanathan DS, Guo L, Won SJ, Ganguly K (2019) Emergent modular neural control drives coordinated motor actions. Nature neuroscience 22:1122-1131.</w:t>
      </w:r>
    </w:p>
    <w:p w14:paraId="5752B47A" w14:textId="77777777" w:rsidR="00A95AEB" w:rsidRPr="00A95AEB" w:rsidRDefault="00A95AEB" w:rsidP="00A95AEB">
      <w:pPr>
        <w:pStyle w:val="EndNoteBibliography"/>
        <w:spacing w:after="0"/>
        <w:ind w:left="720" w:hanging="720"/>
      </w:pPr>
      <w:r w:rsidRPr="00A95AEB">
        <w:t>Leonard MK, Lucas B, Blau S, Corina DP, Chang EF (2020) Cortical encoding of manual articulatory and linguistic features in American Sign Language. Current Biology 30:4342-4351. e4343.</w:t>
      </w:r>
    </w:p>
    <w:p w14:paraId="7E393076" w14:textId="77777777" w:rsidR="00A95AEB" w:rsidRPr="00A95AEB" w:rsidRDefault="00A95AEB" w:rsidP="00A95AEB">
      <w:pPr>
        <w:pStyle w:val="EndNoteBibliography"/>
        <w:spacing w:after="0"/>
        <w:ind w:left="720" w:hanging="720"/>
      </w:pPr>
      <w:r w:rsidRPr="00A95AEB">
        <w:t>Leuthardt EC, Schalk G, Wolpaw JR, Ojemann JG, Moran DW (2004) A brain–computer interface using electrocorticographic signals in humans. Journal of neural engineering 1:63.</w:t>
      </w:r>
    </w:p>
    <w:p w14:paraId="0713CF2C" w14:textId="77777777" w:rsidR="00A95AEB" w:rsidRPr="00A95AEB" w:rsidRDefault="00A95AEB" w:rsidP="00A95AEB">
      <w:pPr>
        <w:pStyle w:val="EndNoteBibliography"/>
        <w:spacing w:after="0"/>
        <w:ind w:left="720" w:hanging="720"/>
      </w:pPr>
      <w:r w:rsidRPr="00A95AEB">
        <w:t>Lotze M, Erb M, Flor H, Huelsmann E, Godde B, Grodd W (2000) fMRI evaluation of somatotopic representation in human primary motor cortex. Neuroimage 11:473-481.</w:t>
      </w:r>
    </w:p>
    <w:p w14:paraId="6E5E1E21" w14:textId="77777777" w:rsidR="00A95AEB" w:rsidRPr="00A95AEB" w:rsidRDefault="00A95AEB" w:rsidP="00A95AEB">
      <w:pPr>
        <w:pStyle w:val="EndNoteBibliography"/>
        <w:spacing w:after="0"/>
        <w:ind w:left="720" w:hanging="720"/>
      </w:pPr>
      <w:r w:rsidRPr="00A95AEB">
        <w:t>Masset P, Qin S, Zavatone-Veth JA (2022) Drifting neuronal representations: Bug or feature? Biological Cybernetics 116:253-266.</w:t>
      </w:r>
    </w:p>
    <w:p w14:paraId="326875C3" w14:textId="77777777" w:rsidR="00A95AEB" w:rsidRPr="00A95AEB" w:rsidRDefault="00A95AEB" w:rsidP="00A95AEB">
      <w:pPr>
        <w:pStyle w:val="EndNoteBibliography"/>
        <w:spacing w:after="0"/>
        <w:ind w:left="720" w:hanging="720"/>
      </w:pPr>
      <w:r w:rsidRPr="00A95AEB">
        <w:lastRenderedPageBreak/>
        <w:t>Mau W, Hasselmo ME, Cai DJ (2020) The brain in motion: How ensemble fluidity drives memory-updating and flexibility. Elife 9:e63550.</w:t>
      </w:r>
    </w:p>
    <w:p w14:paraId="65288DD3" w14:textId="77777777" w:rsidR="00A95AEB" w:rsidRPr="00A95AEB" w:rsidRDefault="00A95AEB" w:rsidP="00A95AEB">
      <w:pPr>
        <w:pStyle w:val="EndNoteBibliography"/>
        <w:spacing w:after="0"/>
        <w:ind w:left="720" w:hanging="720"/>
      </w:pPr>
      <w:r w:rsidRPr="00A95AEB">
        <w:t>Meier JD, Aflalo TN, Kastner S, Graziano MS (2008) Complex organization of human primary motor cortex: a high-resolution fMRI study. Journal of neurophysiology 100:1800-1812.</w:t>
      </w:r>
    </w:p>
    <w:p w14:paraId="29B11E7B" w14:textId="77777777" w:rsidR="00A95AEB" w:rsidRPr="00A95AEB" w:rsidRDefault="00A95AEB" w:rsidP="00A95AEB">
      <w:pPr>
        <w:pStyle w:val="EndNoteBibliography"/>
        <w:spacing w:after="0"/>
        <w:ind w:left="720" w:hanging="720"/>
      </w:pPr>
      <w:r w:rsidRPr="00A95AEB">
        <w:t>Metzger SL, Liu JR, Moses DA, Dougherty ME, Seaton MP, Littlejohn KT, Chartier J, Anumanchipalli GK, Tu-Chan A, Ganguly K (2022) Generalizable spelling using a speech neuroprosthesis in an individual with severe limb and vocal paralysis. Nature Communications 13:6510.</w:t>
      </w:r>
    </w:p>
    <w:p w14:paraId="7B421DE6" w14:textId="77777777" w:rsidR="00A95AEB" w:rsidRPr="00A95AEB" w:rsidRDefault="00A95AEB" w:rsidP="00A95AEB">
      <w:pPr>
        <w:pStyle w:val="EndNoteBibliography"/>
        <w:spacing w:after="0"/>
        <w:ind w:left="720" w:hanging="720"/>
      </w:pPr>
      <w:r w:rsidRPr="00A95AEB">
        <w:t>Miller KJ, Leuthardt EC, Schalk G, Rao RP, Anderson NR, Moran DW, Miller JW, Ojemann JG (2007) Spectral changes in cortical surface potentials during motor movement. Journal of Neuroscience 27:2424-2432.</w:t>
      </w:r>
    </w:p>
    <w:p w14:paraId="7E45FB89" w14:textId="77777777" w:rsidR="00A95AEB" w:rsidRPr="00A95AEB" w:rsidRDefault="00A95AEB" w:rsidP="00A95AEB">
      <w:pPr>
        <w:pStyle w:val="EndNoteBibliography"/>
        <w:spacing w:after="0"/>
        <w:ind w:left="720" w:hanging="720"/>
      </w:pPr>
      <w:r w:rsidRPr="00A95AEB">
        <w:t>Moses DA, Metzger SL, Liu JR, Anumanchipalli GK, Makin JG, Sun PF, Chartier J, Dougherty ME, Liu PM, Abrams GM (2021) Neuroprosthesis for decoding speech in a paralyzed person with anarthria. New England Journal of Medicine 385:217-227.</w:t>
      </w:r>
    </w:p>
    <w:p w14:paraId="0D7DF490" w14:textId="77777777" w:rsidR="00A95AEB" w:rsidRPr="00A95AEB" w:rsidRDefault="00A95AEB" w:rsidP="00A95AEB">
      <w:pPr>
        <w:pStyle w:val="EndNoteBibliography"/>
        <w:spacing w:after="0"/>
        <w:ind w:left="720" w:hanging="720"/>
      </w:pPr>
      <w:r w:rsidRPr="00A95AEB">
        <w:t>Natraj N, Silversmith DB, Chang EF, Ganguly K (2022) Compartmentalized dynamics within a common multi-area mesoscale manifold represent a repertoire of human hand movements. Neuron 110:154-174. e112.</w:t>
      </w:r>
    </w:p>
    <w:p w14:paraId="791AEA03" w14:textId="77777777" w:rsidR="00A95AEB" w:rsidRPr="00A95AEB" w:rsidRDefault="00A95AEB" w:rsidP="00A95AEB">
      <w:pPr>
        <w:pStyle w:val="EndNoteBibliography"/>
        <w:spacing w:after="0"/>
        <w:ind w:left="720" w:hanging="720"/>
      </w:pPr>
      <w:r w:rsidRPr="00A95AEB">
        <w:t>Nuyujukian P, Fan JM, Kao JC, Ryu SI, Shenoy KV (2014) A high-performance keyboard neural prosthesis enabled by task optimization. IEEE Transactions on Biomedical Engineering 62:21-29.</w:t>
      </w:r>
    </w:p>
    <w:p w14:paraId="1A5A961D" w14:textId="77777777" w:rsidR="00A95AEB" w:rsidRPr="00A95AEB" w:rsidRDefault="00A95AEB" w:rsidP="00A95AEB">
      <w:pPr>
        <w:pStyle w:val="EndNoteBibliography"/>
        <w:spacing w:after="0"/>
        <w:ind w:left="720" w:hanging="720"/>
      </w:pPr>
      <w:r w:rsidRPr="00A95AEB">
        <w:t>O’Doherty JE, Lebedev MA, Ifft PJ, Zhuang KZ, Shokur S, Bleuler H, Nicolelis MA (2011) Active tactile exploration using a brain–machine–brain interface. Nature 479:228-231.</w:t>
      </w:r>
    </w:p>
    <w:p w14:paraId="23663C0F" w14:textId="77777777" w:rsidR="00A95AEB" w:rsidRPr="00A95AEB" w:rsidRDefault="00A95AEB" w:rsidP="00A95AEB">
      <w:pPr>
        <w:pStyle w:val="EndNoteBibliography"/>
        <w:spacing w:after="0"/>
        <w:ind w:left="720" w:hanging="720"/>
      </w:pPr>
      <w:r w:rsidRPr="00A95AEB">
        <w:t>Orsborn AL, Dangi S, Moorman HG, Carmena JM (2012) Closed-loop decoder adaptation on intermediate time-scales facilitates rapid BMI performance improvements independent of decoder initialization conditions. IEEE Transactions on Neural Systems and Rehabilitation Engineering 20:468-477.</w:t>
      </w:r>
    </w:p>
    <w:p w14:paraId="34CFF118" w14:textId="77777777" w:rsidR="00A95AEB" w:rsidRPr="00A95AEB" w:rsidRDefault="00A95AEB" w:rsidP="00A95AEB">
      <w:pPr>
        <w:pStyle w:val="EndNoteBibliography"/>
        <w:spacing w:after="0"/>
        <w:ind w:left="720" w:hanging="720"/>
      </w:pPr>
      <w:r w:rsidRPr="00A95AEB">
        <w:t>Orsborn AL, Moorman HG, Overduin SA, Shanechi MM, Dimitrov DF, Carmena JM (2014) Closed-loop decoder adaptation shapes neural plasticity for skillful neuroprosthetic control. Neuron 82:1380-1393.</w:t>
      </w:r>
    </w:p>
    <w:p w14:paraId="747128F4" w14:textId="77777777" w:rsidR="00A95AEB" w:rsidRPr="00A95AEB" w:rsidRDefault="00A95AEB" w:rsidP="00A95AEB">
      <w:pPr>
        <w:pStyle w:val="EndNoteBibliography"/>
        <w:spacing w:after="0"/>
        <w:ind w:left="720" w:hanging="720"/>
      </w:pPr>
      <w:r w:rsidRPr="00A95AEB">
        <w:t>Ottenhoff MC, Verwoert M, Goulis S, Colon A, Wagner L, Tousseyn S, van Dijk JP, Kubben P, Herff C (2022) Executed and imagined grasping movements can be decoded from lower dimensional representation of distributed non-motor brain areas. bioRxiv:2022.2007. 2004.498676.</w:t>
      </w:r>
    </w:p>
    <w:p w14:paraId="3EC1E279" w14:textId="77777777" w:rsidR="00A95AEB" w:rsidRPr="00A95AEB" w:rsidRDefault="00A95AEB" w:rsidP="00A95AEB">
      <w:pPr>
        <w:pStyle w:val="EndNoteBibliography"/>
        <w:spacing w:after="0"/>
        <w:ind w:left="720" w:hanging="720"/>
      </w:pPr>
      <w:r w:rsidRPr="00A95AEB">
        <w:t>Pailla T, Miller KJ, Gilja V (2019) Autoencoders for learning template spectrograms in electrocorticographic signals. Journal of neural engineering 16:016025.</w:t>
      </w:r>
    </w:p>
    <w:p w14:paraId="5EBF4D12" w14:textId="77777777" w:rsidR="00A95AEB" w:rsidRPr="00A95AEB" w:rsidRDefault="00A95AEB" w:rsidP="00A95AEB">
      <w:pPr>
        <w:pStyle w:val="EndNoteBibliography"/>
        <w:spacing w:after="0"/>
        <w:ind w:left="720" w:hanging="720"/>
      </w:pPr>
      <w:r w:rsidRPr="00A95AEB">
        <w:t>Pancholi R, Ryan L, Peron S (2023) Learning in a sensory cortical microstimulation task is associated with elevated representational stability. Nature Communications 14:3860.</w:t>
      </w:r>
    </w:p>
    <w:p w14:paraId="07AA7939" w14:textId="77777777" w:rsidR="00A95AEB" w:rsidRPr="00A95AEB" w:rsidRDefault="00A95AEB" w:rsidP="00A95AEB">
      <w:pPr>
        <w:pStyle w:val="EndNoteBibliography"/>
        <w:spacing w:after="0"/>
        <w:ind w:left="720" w:hanging="720"/>
      </w:pPr>
      <w:r w:rsidRPr="00A95AEB">
        <w:t>Pandarinath C, O’Shea DJ, Collins J, Jozefowicz R, Stavisky SD, Kao JC, Trautmann EM, Kaufman MT, Ryu SI, Hochberg LR (2018) Inferring single-trial neural population dynamics using sequential auto-encoders. Nature methods 15:805-815.</w:t>
      </w:r>
    </w:p>
    <w:p w14:paraId="4BEAB91A" w14:textId="77777777" w:rsidR="00A95AEB" w:rsidRPr="00A95AEB" w:rsidRDefault="00A95AEB" w:rsidP="00A95AEB">
      <w:pPr>
        <w:pStyle w:val="EndNoteBibliography"/>
        <w:spacing w:after="0"/>
        <w:ind w:left="720" w:hanging="720"/>
      </w:pPr>
      <w:r w:rsidRPr="00A95AEB">
        <w:t>Pels EG, Aarnoutse EJ, Leinders S, Freudenburg ZV, Branco MP, van der Vijgh BH, Snijders TJ, Denison T, Vansteensel MJ, Ramsey NF (2019) Stability of a chronic implanted brain-computer interface in late-stage amyotrophic lateral sclerosis. Clinical Neurophysiology 130:1798-1803.</w:t>
      </w:r>
    </w:p>
    <w:p w14:paraId="59A6A358" w14:textId="77777777" w:rsidR="00A95AEB" w:rsidRPr="00A95AEB" w:rsidRDefault="00A95AEB" w:rsidP="00A95AEB">
      <w:pPr>
        <w:pStyle w:val="EndNoteBibliography"/>
        <w:spacing w:after="0"/>
        <w:ind w:left="720" w:hanging="720"/>
      </w:pPr>
      <w:r w:rsidRPr="00A95AEB">
        <w:t>Phillips B, Zhao H (1993) Predictors of assistive technology abandonment. Assistive technology 5:36-45.</w:t>
      </w:r>
    </w:p>
    <w:p w14:paraId="53929F6A" w14:textId="77777777" w:rsidR="00A95AEB" w:rsidRPr="00A95AEB" w:rsidRDefault="00A95AEB" w:rsidP="00A95AEB">
      <w:pPr>
        <w:pStyle w:val="EndNoteBibliography"/>
        <w:spacing w:after="0"/>
        <w:ind w:left="720" w:hanging="720"/>
      </w:pPr>
      <w:r w:rsidRPr="00A95AEB">
        <w:t>Pistohl T, Ball T, Schulze-Bonhage A, Aertsen A, Mehring C (2008) Prediction of arm movement trajectories from ECoG-recordings in humans. Journal of neuroscience methods 167:105-114.</w:t>
      </w:r>
    </w:p>
    <w:p w14:paraId="21E69AB4" w14:textId="77777777" w:rsidR="00A95AEB" w:rsidRPr="00A95AEB" w:rsidRDefault="00A95AEB" w:rsidP="00A95AEB">
      <w:pPr>
        <w:pStyle w:val="EndNoteBibliography"/>
        <w:spacing w:after="0"/>
        <w:ind w:left="720" w:hanging="720"/>
      </w:pPr>
      <w:r w:rsidRPr="00A95AEB">
        <w:t>Ramanathan DS, Guo L, Gulati T, Davidson G, Hishinuma AK, Won S-J, Knight RT, Chang EF, Swanson RA, Ganguly K (2018) Low-frequency cortical activity is a neuromodulatory target that tracks recovery after stroke. Nature medicine 24:1257-1267.</w:t>
      </w:r>
    </w:p>
    <w:p w14:paraId="248686C8" w14:textId="77777777" w:rsidR="00A95AEB" w:rsidRPr="00A95AEB" w:rsidRDefault="00A95AEB" w:rsidP="00A95AEB">
      <w:pPr>
        <w:pStyle w:val="EndNoteBibliography"/>
        <w:spacing w:after="0"/>
        <w:ind w:left="720" w:hanging="720"/>
      </w:pPr>
      <w:r w:rsidRPr="00A95AEB">
        <w:t>Rule ME, O’Leary T, Harvey CD (2019) Causes and consequences of representational drift. Current opinion in neurobiology 58:141-147.</w:t>
      </w:r>
    </w:p>
    <w:p w14:paraId="3CB69EB4" w14:textId="77777777" w:rsidR="00A95AEB" w:rsidRPr="00A95AEB" w:rsidRDefault="00A95AEB" w:rsidP="00A95AEB">
      <w:pPr>
        <w:pStyle w:val="EndNoteBibliography"/>
        <w:spacing w:after="0"/>
        <w:ind w:left="720" w:hanging="720"/>
      </w:pPr>
      <w:r w:rsidRPr="00A95AEB">
        <w:lastRenderedPageBreak/>
        <w:t>Rule ME, Loback AR, Raman DV, Driscoll LN, Harvey CD, O'Leary T (2020) Stable task information from an unstable neural population. Elife 9:e51121.</w:t>
      </w:r>
    </w:p>
    <w:p w14:paraId="20DA5DC9" w14:textId="77777777" w:rsidR="00A95AEB" w:rsidRPr="00A95AEB" w:rsidRDefault="00A95AEB" w:rsidP="00A95AEB">
      <w:pPr>
        <w:pStyle w:val="EndNoteBibliography"/>
        <w:spacing w:after="0"/>
        <w:ind w:left="720" w:hanging="720"/>
      </w:pPr>
      <w:r w:rsidRPr="00A95AEB">
        <w:t>Schalk G, Kubanek J, Miller K, Anderson N, Leuthardt E, Ojemann J, Limbrick D, Moran D, Gerhardt L, Wolpaw J (2007) Decoding two-dimensional movement trajectories using electrocorticographic signals in humans. Journal of neural engineering 4:264.</w:t>
      </w:r>
    </w:p>
    <w:p w14:paraId="11FC1E70" w14:textId="77777777" w:rsidR="00A95AEB" w:rsidRPr="00A95AEB" w:rsidRDefault="00A95AEB" w:rsidP="00A95AEB">
      <w:pPr>
        <w:pStyle w:val="EndNoteBibliography"/>
        <w:spacing w:after="0"/>
        <w:ind w:left="720" w:hanging="720"/>
      </w:pPr>
      <w:r w:rsidRPr="00A95AEB">
        <w:t>Schellekens W, Petridou N, Ramsey NF (2018) Detailed somatotopy in primary motor and somatosensory cortex revealed by Gaussian population receptive fields. Neuroimage 179:337-347.</w:t>
      </w:r>
    </w:p>
    <w:p w14:paraId="78AF5266" w14:textId="77777777" w:rsidR="00A95AEB" w:rsidRPr="00A95AEB" w:rsidRDefault="00A95AEB" w:rsidP="00A95AEB">
      <w:pPr>
        <w:pStyle w:val="EndNoteBibliography"/>
        <w:spacing w:after="0"/>
        <w:ind w:left="720" w:hanging="720"/>
      </w:pPr>
      <w:r w:rsidRPr="00A95AEB">
        <w:t>Schoonover CE, Ohashi SN, Axel R, Fink AJ (2021) Representational drift in primary olfactory cortex. Nature 594:541-546.</w:t>
      </w:r>
    </w:p>
    <w:p w14:paraId="4308CAFA" w14:textId="77777777" w:rsidR="00A95AEB" w:rsidRPr="00A95AEB" w:rsidRDefault="00A95AEB" w:rsidP="00A95AEB">
      <w:pPr>
        <w:pStyle w:val="EndNoteBibliography"/>
        <w:spacing w:after="0"/>
        <w:ind w:left="720" w:hanging="720"/>
      </w:pPr>
      <w:r w:rsidRPr="00A95AEB">
        <w:t>Silversmith DB, Abiri R, Hardy NF, Natraj N, Tu-Chan A, Chang EF, Ganguly K (2021) Plug-and-play control of a brain–computer interface through neural map stabilization. Nature Biotechnology 39 326-335.</w:t>
      </w:r>
    </w:p>
    <w:p w14:paraId="38FC255D" w14:textId="77777777" w:rsidR="00A95AEB" w:rsidRPr="00A95AEB" w:rsidRDefault="00A95AEB" w:rsidP="00A95AEB">
      <w:pPr>
        <w:pStyle w:val="EndNoteBibliography"/>
        <w:spacing w:after="0"/>
        <w:ind w:left="720" w:hanging="720"/>
      </w:pPr>
      <w:r w:rsidRPr="00A95AEB">
        <w:t>Talukder S, Sun JJ, Leonard M, Brunton BW, Yue Y (2022) Deep Neural Imputation: A Framework for Recovering Incomplete Brain Recordings. arXiv preprint arXiv:220608094.</w:t>
      </w:r>
    </w:p>
    <w:p w14:paraId="6CE06ABA" w14:textId="77777777" w:rsidR="00A95AEB" w:rsidRPr="00A95AEB" w:rsidRDefault="00A95AEB" w:rsidP="00A95AEB">
      <w:pPr>
        <w:pStyle w:val="EndNoteBibliography"/>
        <w:spacing w:after="0"/>
        <w:ind w:left="720" w:hanging="720"/>
      </w:pPr>
      <w:r w:rsidRPr="00A95AEB">
        <w:t>Taylor DM, Tillery SIH, Schwartz AB (2002) Direct cortical control of 3D neuroprosthetic devices. Science 296:1829-1832.</w:t>
      </w:r>
    </w:p>
    <w:p w14:paraId="49060C86" w14:textId="77777777" w:rsidR="00A95AEB" w:rsidRPr="00A95AEB" w:rsidRDefault="00A95AEB" w:rsidP="00A95AEB">
      <w:pPr>
        <w:pStyle w:val="EndNoteBibliography"/>
        <w:spacing w:after="0"/>
        <w:ind w:left="720" w:hanging="720"/>
      </w:pPr>
      <w:r w:rsidRPr="00A95AEB">
        <w:t>Theodoridis S, Koutroumbas K (2003) Pattern recognition: Elsevier.</w:t>
      </w:r>
    </w:p>
    <w:p w14:paraId="2EF46C85" w14:textId="77777777" w:rsidR="00A95AEB" w:rsidRPr="00A95AEB" w:rsidRDefault="00A95AEB" w:rsidP="00A95AEB">
      <w:pPr>
        <w:pStyle w:val="EndNoteBibliography"/>
        <w:spacing w:after="0"/>
        <w:ind w:left="720" w:hanging="720"/>
      </w:pPr>
      <w:r w:rsidRPr="00A95AEB">
        <w:t>Vansteensel MJ, Pels EG, Bleichner MG, Branco MP, Denison T, Freudenburg ZV, Gosselaar P, Leinders S, Ottens TH, Van Den Boom MA, Van Rijen PC, Aarnoutse EJ, Ramsey NF (2016) Fully implanted brain–computer interface in a locked-in patient with ALS. New England Journal of Medicine 375:2060-2066.</w:t>
      </w:r>
    </w:p>
    <w:p w14:paraId="43F31865" w14:textId="77777777" w:rsidR="00A95AEB" w:rsidRPr="00A95AEB" w:rsidRDefault="00A95AEB" w:rsidP="00A95AEB">
      <w:pPr>
        <w:pStyle w:val="EndNoteBibliography"/>
        <w:spacing w:after="0"/>
        <w:ind w:left="720" w:hanging="720"/>
      </w:pPr>
      <w:r w:rsidRPr="00A95AEB">
        <w:t>Wander JD, Blakely T, Miller KJ, Weaver KE, Johnson LA, Olson JD, Fetz EE, Rao RP, Ojemann JG (2013) Distributed cortical adaptation during learning of a brain–computer interface task. Proceedings of the National Academy of Sciences 110:10818-10823.</w:t>
      </w:r>
    </w:p>
    <w:p w14:paraId="63E45EAD" w14:textId="77777777" w:rsidR="00A95AEB" w:rsidRPr="00A95AEB" w:rsidRDefault="00A95AEB" w:rsidP="00A95AEB">
      <w:pPr>
        <w:pStyle w:val="EndNoteBibliography"/>
        <w:spacing w:after="0"/>
        <w:ind w:left="720" w:hanging="720"/>
      </w:pPr>
      <w:r w:rsidRPr="00A95AEB">
        <w:t>Wang N, Farhadi A, Rao R, Brunton B (2018) Ajile movement prediction: Multimodal deep learning for natural human neural recordings and video. In: Proceedings of the AAAI Conference on Artificial Intelligence.</w:t>
      </w:r>
    </w:p>
    <w:p w14:paraId="0D1FC519" w14:textId="77777777" w:rsidR="00A95AEB" w:rsidRPr="00A95AEB" w:rsidRDefault="00A95AEB" w:rsidP="00A95AEB">
      <w:pPr>
        <w:pStyle w:val="EndNoteBibliography"/>
        <w:spacing w:after="0"/>
        <w:ind w:left="720" w:hanging="720"/>
      </w:pPr>
      <w:r w:rsidRPr="00A95AEB">
        <w:t>Wang W, Collinger JL, Degenhart AD, Tyler-Kabara EC, Schwartz AB, Moran DW, Weber DJ, Wodlinger B, Vinjamuri RK, Ashmore RC (2013) An electrocorticographic brain interface in an individual with tetraplegia. PloS one 8:e55344.</w:t>
      </w:r>
    </w:p>
    <w:p w14:paraId="70A90841" w14:textId="77777777" w:rsidR="00A95AEB" w:rsidRPr="00A95AEB" w:rsidRDefault="00A95AEB" w:rsidP="00A95AEB">
      <w:pPr>
        <w:pStyle w:val="EndNoteBibliography"/>
        <w:spacing w:after="0"/>
        <w:ind w:left="720" w:hanging="720"/>
      </w:pPr>
      <w:r w:rsidRPr="00A95AEB">
        <w:t>Willett FR, Avansino DT, Hochberg LR, Henderson JM, Shenoy KV (2021) High-performance brain-to-text communication via handwriting. Nature 593:249-254.</w:t>
      </w:r>
    </w:p>
    <w:p w14:paraId="0A78108A" w14:textId="77777777" w:rsidR="00A95AEB" w:rsidRPr="00A95AEB" w:rsidRDefault="00A95AEB" w:rsidP="00A95AEB">
      <w:pPr>
        <w:pStyle w:val="EndNoteBibliography"/>
        <w:spacing w:after="0"/>
        <w:ind w:left="720" w:hanging="720"/>
      </w:pPr>
      <w:r w:rsidRPr="00A95AEB">
        <w:t>Willett FR, Deo DR, Avansino DT, Rezaii P, Hochberg LR, Henderson JM, Shenoy KV (2020) Hand Knob Area of Premotor Cortex Represents the Whole Body in a Compositional Way. Cell 181(2):396-409.</w:t>
      </w:r>
    </w:p>
    <w:p w14:paraId="4C4827DE" w14:textId="77777777" w:rsidR="00A95AEB" w:rsidRPr="00A95AEB" w:rsidRDefault="00A95AEB" w:rsidP="00A95AEB">
      <w:pPr>
        <w:pStyle w:val="EndNoteBibliography"/>
        <w:spacing w:after="0"/>
        <w:ind w:left="720" w:hanging="720"/>
      </w:pPr>
      <w:r w:rsidRPr="00A95AEB">
        <w:t>Willsey MS, Nason-Tomaszewski SR, Ensel SR, Temmar H, Mender MJ, Costello JT, Patil PG, Chestek CA (2022) Real-time brain-machine interface in non-human primates achieves high-velocity prosthetic finger movements using a shallow feedforward neural network decoder. Nature Communications 13:6899.</w:t>
      </w:r>
    </w:p>
    <w:p w14:paraId="021ECB53" w14:textId="77777777" w:rsidR="00A95AEB" w:rsidRPr="00A95AEB" w:rsidRDefault="00A95AEB" w:rsidP="00A95AEB">
      <w:pPr>
        <w:pStyle w:val="EndNoteBibliography"/>
        <w:spacing w:after="0"/>
        <w:ind w:left="720" w:hanging="720"/>
      </w:pPr>
      <w:r w:rsidRPr="00A95AEB">
        <w:t>Wodlinger B, Downey J, Tyler-Kabara E, Schwartz A, Boninger M, Collinger J (2014) Ten-dimensional anthropomorphic arm control in a human brain− machine interface: difficulties, solutions, and limitations. Journal of neural engineering 12:016011.</w:t>
      </w:r>
    </w:p>
    <w:p w14:paraId="08099D3D" w14:textId="77777777" w:rsidR="00A95AEB" w:rsidRPr="00A95AEB" w:rsidRDefault="00A95AEB" w:rsidP="00A95AEB">
      <w:pPr>
        <w:pStyle w:val="EndNoteBibliography"/>
        <w:ind w:left="720" w:hanging="720"/>
      </w:pPr>
      <w:r w:rsidRPr="00A95AEB">
        <w:t>Zhou D, Wei X-X (2020) Learning identifiable and interpretable latent models of high-dimensional neural activity using pi-VAE. Advances in Neural Information Processing Systems 33:7234-7247.</w:t>
      </w:r>
    </w:p>
    <w:p w14:paraId="0CF2421A" w14:textId="726AD8BC" w:rsidR="00175393" w:rsidRDefault="00AE76AA" w:rsidP="004D6C5F">
      <w:pPr>
        <w:keepNext/>
        <w:spacing w:line="288" w:lineRule="auto"/>
        <w:contextualSpacing/>
        <w:jc w:val="center"/>
        <w:rPr>
          <w:b/>
          <w:bCs/>
        </w:rPr>
      </w:pPr>
      <w:r w:rsidRPr="00266550">
        <w:lastRenderedPageBreak/>
        <w:fldChar w:fldCharType="end"/>
      </w:r>
      <w:r w:rsidR="00FA23D9">
        <w:rPr>
          <w:noProof/>
        </w:rPr>
        <w:drawing>
          <wp:inline distT="0" distB="0" distL="0" distR="0" wp14:anchorId="59C3D8AE" wp14:editId="126F487F">
            <wp:extent cx="5934075" cy="7334250"/>
            <wp:effectExtent l="0" t="0" r="9525" b="0"/>
            <wp:docPr id="124908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7334250"/>
                    </a:xfrm>
                    <a:prstGeom prst="rect">
                      <a:avLst/>
                    </a:prstGeom>
                    <a:noFill/>
                    <a:ln>
                      <a:noFill/>
                    </a:ln>
                  </pic:spPr>
                </pic:pic>
              </a:graphicData>
            </a:graphic>
          </wp:inline>
        </w:drawing>
      </w:r>
    </w:p>
    <w:p w14:paraId="44DEA222" w14:textId="77777777" w:rsidR="00175393" w:rsidRDefault="00175393" w:rsidP="00175393">
      <w:pPr>
        <w:spacing w:line="288" w:lineRule="auto"/>
        <w:contextualSpacing/>
        <w:jc w:val="both"/>
        <w:rPr>
          <w:rFonts w:ascii="Arial" w:eastAsiaTheme="minorEastAsia" w:hAnsi="Arial" w:cs="Arial"/>
          <w:b/>
          <w:bCs/>
          <w:sz w:val="18"/>
          <w:szCs w:val="18"/>
        </w:rPr>
      </w:pPr>
      <w:r w:rsidRPr="00D6289D">
        <w:rPr>
          <w:rFonts w:ascii="Arial" w:eastAsiaTheme="minorEastAsia" w:hAnsi="Arial" w:cs="Arial"/>
          <w:b/>
          <w:bCs/>
          <w:sz w:val="18"/>
          <w:szCs w:val="18"/>
        </w:rPr>
        <w:t>Figure 1: Whole-body somatotopic representation of imagined movements from a unihemispheric ECoG grid</w:t>
      </w:r>
      <w:r>
        <w:rPr>
          <w:rFonts w:ascii="Arial" w:eastAsiaTheme="minorEastAsia" w:hAnsi="Arial" w:cs="Arial"/>
          <w:b/>
          <w:bCs/>
          <w:sz w:val="18"/>
          <w:szCs w:val="18"/>
        </w:rPr>
        <w:t xml:space="preserve"> over sensorimotor cortex</w:t>
      </w:r>
    </w:p>
    <w:p w14:paraId="2BFEBF28" w14:textId="0E8080E0" w:rsidR="00175393" w:rsidRDefault="00175393" w:rsidP="00175393">
      <w:pPr>
        <w:spacing w:line="288" w:lineRule="auto"/>
        <w:contextualSpacing/>
        <w:jc w:val="both"/>
        <w:rPr>
          <w:rFonts w:ascii="Arial" w:eastAsiaTheme="minorEastAsia" w:hAnsi="Arial" w:cs="Arial"/>
          <w:sz w:val="18"/>
          <w:szCs w:val="18"/>
        </w:rPr>
      </w:pPr>
      <w:r w:rsidRPr="00D6289D">
        <w:rPr>
          <w:rFonts w:ascii="Arial" w:eastAsiaTheme="minorEastAsia" w:hAnsi="Arial" w:cs="Arial"/>
          <w:sz w:val="18"/>
          <w:szCs w:val="18"/>
        </w:rPr>
        <w:t>A)</w:t>
      </w:r>
      <w:r>
        <w:rPr>
          <w:rFonts w:ascii="Arial" w:eastAsiaTheme="minorEastAsia" w:hAnsi="Arial" w:cs="Arial"/>
          <w:sz w:val="18"/>
          <w:szCs w:val="18"/>
        </w:rPr>
        <w:t xml:space="preserve"> </w:t>
      </w:r>
      <w:r w:rsidR="004D6C5F">
        <w:rPr>
          <w:rFonts w:ascii="Arial" w:eastAsiaTheme="minorEastAsia" w:hAnsi="Arial" w:cs="Arial"/>
          <w:sz w:val="18"/>
          <w:szCs w:val="18"/>
        </w:rPr>
        <w:t>ECoG</w:t>
      </w:r>
      <w:r>
        <w:rPr>
          <w:rFonts w:ascii="Arial" w:eastAsiaTheme="minorEastAsia" w:hAnsi="Arial" w:cs="Arial"/>
          <w:sz w:val="18"/>
          <w:szCs w:val="18"/>
        </w:rPr>
        <w:t xml:space="preserve"> grid placement with electrodes color</w:t>
      </w:r>
      <w:r w:rsidR="00654BE3">
        <w:rPr>
          <w:rFonts w:ascii="Arial" w:eastAsiaTheme="minorEastAsia" w:hAnsi="Arial" w:cs="Arial"/>
          <w:sz w:val="18"/>
          <w:szCs w:val="18"/>
        </w:rPr>
        <w:t>-</w:t>
      </w:r>
      <w:r>
        <w:rPr>
          <w:rFonts w:ascii="Arial" w:eastAsiaTheme="minorEastAsia" w:hAnsi="Arial" w:cs="Arial"/>
          <w:sz w:val="18"/>
          <w:szCs w:val="18"/>
        </w:rPr>
        <w:t>coded by anatomical location for the two subjects. Neural features in three canonical frequencies of interest were extracted as subjects imagined performing body part movements.</w:t>
      </w:r>
    </w:p>
    <w:p w14:paraId="66F81BF9" w14:textId="77777777" w:rsidR="00175393" w:rsidRDefault="00175393" w:rsidP="00175393">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B) Event-related task design when collecting imagined movements across the whole body (ITI – inter trial interval).</w:t>
      </w:r>
    </w:p>
    <w:p w14:paraId="5756135F" w14:textId="77777777" w:rsidR="00175393" w:rsidRDefault="00175393" w:rsidP="00175393">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lastRenderedPageBreak/>
        <w:t xml:space="preserve">C-D) </w:t>
      </w:r>
      <m:oMath>
        <m:sSub>
          <m:sSubPr>
            <m:ctrlPr>
              <w:rPr>
                <w:rFonts w:ascii="Cambria Math" w:eastAsiaTheme="minorEastAsia" w:hAnsi="Cambria Math" w:cs="Arial"/>
                <w:i/>
                <w:sz w:val="18"/>
                <w:szCs w:val="18"/>
              </w:rPr>
            </m:ctrlPr>
          </m:sSubPr>
          <m:e>
            <m:r>
              <w:rPr>
                <w:rFonts w:ascii="Cambria Math" w:eastAsiaTheme="minorEastAsia" w:hAnsi="Cambria Math" w:cs="Arial"/>
                <w:sz w:val="18"/>
                <w:szCs w:val="18"/>
              </w:rPr>
              <m:t>γ</m:t>
            </m:r>
          </m:e>
          <m:sub>
            <m:r>
              <w:rPr>
                <w:rFonts w:ascii="Cambria Math" w:eastAsiaTheme="minorEastAsia" w:hAnsi="Cambria Math" w:cs="Arial"/>
                <w:sz w:val="18"/>
                <w:szCs w:val="18"/>
              </w:rPr>
              <m:t>H</m:t>
            </m:r>
          </m:sub>
        </m:sSub>
      </m:oMath>
      <w:r>
        <w:rPr>
          <w:rFonts w:ascii="Arial" w:eastAsiaTheme="minorEastAsia" w:hAnsi="Arial" w:cs="Arial"/>
          <w:sz w:val="18"/>
          <w:szCs w:val="18"/>
        </w:rPr>
        <w:t xml:space="preserve"> activity (mean and S.E., z-scored relative to a baseline period) in primary motor cortex channels (M1) in subjects B1 and B2 during imagined movements.</w:t>
      </w:r>
    </w:p>
    <w:p w14:paraId="1C31FD47" w14:textId="20FDF7CA" w:rsidR="00175393" w:rsidRDefault="00175393" w:rsidP="00175393">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 xml:space="preserve">E-F) </w:t>
      </w:r>
      <m:oMath>
        <m:sSub>
          <m:sSubPr>
            <m:ctrlPr>
              <w:rPr>
                <w:rFonts w:ascii="Cambria Math" w:eastAsiaTheme="minorEastAsia" w:hAnsi="Cambria Math" w:cs="Arial"/>
                <w:i/>
                <w:sz w:val="18"/>
                <w:szCs w:val="18"/>
              </w:rPr>
            </m:ctrlPr>
          </m:sSubPr>
          <m:e>
            <m:r>
              <w:rPr>
                <w:rFonts w:ascii="Cambria Math" w:eastAsiaTheme="minorEastAsia" w:hAnsi="Cambria Math" w:cs="Arial"/>
                <w:sz w:val="18"/>
                <w:szCs w:val="18"/>
              </w:rPr>
              <m:t>γ</m:t>
            </m:r>
          </m:e>
          <m:sub>
            <m:r>
              <w:rPr>
                <w:rFonts w:ascii="Cambria Math" w:eastAsiaTheme="minorEastAsia" w:hAnsi="Cambria Math" w:cs="Arial"/>
                <w:sz w:val="18"/>
                <w:szCs w:val="18"/>
              </w:rPr>
              <m:t>H</m:t>
            </m:r>
          </m:sub>
        </m:sSub>
      </m:oMath>
      <w:r>
        <w:rPr>
          <w:rFonts w:ascii="Arial" w:eastAsiaTheme="minorEastAsia" w:hAnsi="Arial" w:cs="Arial"/>
          <w:sz w:val="18"/>
          <w:szCs w:val="18"/>
        </w:rPr>
        <w:t xml:space="preserve"> event related potentials (ERPs) for Face-centric and Hand-centric movements in B1 (mean and shaded S.E.M.) for the trial design in Fig. 1B, at two exemplar electrodes (red channels).  </w:t>
      </w:r>
      <w:r w:rsidR="00654BE3">
        <w:rPr>
          <w:rFonts w:ascii="Arial" w:eastAsiaTheme="minorEastAsia" w:hAnsi="Arial" w:cs="Arial"/>
          <w:sz w:val="18"/>
          <w:szCs w:val="18"/>
        </w:rPr>
        <w:t>The b</w:t>
      </w:r>
      <w:r>
        <w:rPr>
          <w:rFonts w:ascii="Arial" w:eastAsiaTheme="minorEastAsia" w:hAnsi="Arial" w:cs="Arial"/>
          <w:sz w:val="18"/>
          <w:szCs w:val="18"/>
        </w:rPr>
        <w:t xml:space="preserve">lack vertical line indicates </w:t>
      </w:r>
      <w:r w:rsidR="00654BE3">
        <w:rPr>
          <w:rFonts w:ascii="Arial" w:eastAsiaTheme="minorEastAsia" w:hAnsi="Arial" w:cs="Arial"/>
          <w:sz w:val="18"/>
          <w:szCs w:val="18"/>
        </w:rPr>
        <w:t xml:space="preserve">the </w:t>
      </w:r>
      <w:r>
        <w:rPr>
          <w:rFonts w:ascii="Arial" w:eastAsiaTheme="minorEastAsia" w:hAnsi="Arial" w:cs="Arial"/>
          <w:sz w:val="18"/>
          <w:szCs w:val="18"/>
        </w:rPr>
        <w:t>appearance of the Go cue.</w:t>
      </w:r>
    </w:p>
    <w:p w14:paraId="44CE577F" w14:textId="77777777" w:rsidR="00175393" w:rsidRDefault="00175393" w:rsidP="00175393">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 xml:space="preserve">G) </w:t>
      </w:r>
      <m:oMath>
        <m:sSub>
          <m:sSubPr>
            <m:ctrlPr>
              <w:rPr>
                <w:rFonts w:ascii="Cambria Math" w:eastAsiaTheme="minorEastAsia" w:hAnsi="Cambria Math" w:cs="Arial"/>
                <w:i/>
                <w:sz w:val="18"/>
                <w:szCs w:val="18"/>
              </w:rPr>
            </m:ctrlPr>
          </m:sSubPr>
          <m:e>
            <m:r>
              <w:rPr>
                <w:rFonts w:ascii="Cambria Math" w:eastAsiaTheme="minorEastAsia" w:hAnsi="Cambria Math" w:cs="Arial"/>
                <w:sz w:val="18"/>
                <w:szCs w:val="18"/>
              </w:rPr>
              <m:t>γ</m:t>
            </m:r>
          </m:e>
          <m:sub>
            <m:r>
              <w:rPr>
                <w:rFonts w:ascii="Cambria Math" w:eastAsiaTheme="minorEastAsia" w:hAnsi="Cambria Math" w:cs="Arial"/>
                <w:sz w:val="18"/>
                <w:szCs w:val="18"/>
              </w:rPr>
              <m:t>H</m:t>
            </m:r>
          </m:sub>
        </m:sSub>
      </m:oMath>
      <w:r>
        <w:rPr>
          <w:rFonts w:ascii="Arial" w:eastAsiaTheme="minorEastAsia" w:hAnsi="Arial" w:cs="Arial"/>
          <w:sz w:val="18"/>
          <w:szCs w:val="18"/>
        </w:rPr>
        <w:t xml:space="preserve"> somatotopy for representative movements in B1, highlighting spatially distinct channels for different movements based on significant ERPs. </w:t>
      </w:r>
    </w:p>
    <w:p w14:paraId="3AFF80A6" w14:textId="72DCD243" w:rsidR="00175393" w:rsidRDefault="00175393" w:rsidP="00175393">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 xml:space="preserve">H) Cross-validated pairwise classification accuracies between movements’ neural distributions across all channels and frequency bands for B1 during </w:t>
      </w:r>
      <w:r w:rsidR="00654BE3">
        <w:rPr>
          <w:rFonts w:ascii="Arial" w:eastAsiaTheme="minorEastAsia" w:hAnsi="Arial" w:cs="Arial"/>
          <w:sz w:val="18"/>
          <w:szCs w:val="18"/>
        </w:rPr>
        <w:t xml:space="preserve">the </w:t>
      </w:r>
      <w:r>
        <w:rPr>
          <w:rFonts w:ascii="Arial" w:eastAsiaTheme="minorEastAsia" w:hAnsi="Arial" w:cs="Arial"/>
          <w:sz w:val="18"/>
          <w:szCs w:val="18"/>
        </w:rPr>
        <w:t>active portion of the task in Fig. 1B. Values closer to 1 imply dissimilarity and closer to 0.5 imply chance levels of separation.</w:t>
      </w:r>
    </w:p>
    <w:p w14:paraId="76F72E27" w14:textId="77777777" w:rsidR="00175393" w:rsidRDefault="00175393" w:rsidP="00175393">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I) Hierarchical clustering of the matrix in Fig. 1H revealed body part-specific similarity in spatial activity patterns i.e., somatotopic coding.</w:t>
      </w:r>
    </w:p>
    <w:p w14:paraId="494DF63C" w14:textId="03B283CF" w:rsidR="00175393" w:rsidRDefault="00175393" w:rsidP="00175393">
      <w:pPr>
        <w:spacing w:line="288" w:lineRule="auto"/>
        <w:contextualSpacing/>
        <w:jc w:val="both"/>
        <w:rPr>
          <w:rFonts w:ascii="Arial" w:hAnsi="Arial" w:cs="Arial"/>
          <w:b/>
          <w:bCs/>
        </w:rPr>
      </w:pPr>
    </w:p>
    <w:p w14:paraId="644CE15D" w14:textId="77777777" w:rsidR="00574D3C" w:rsidRDefault="00574D3C" w:rsidP="00175393">
      <w:pPr>
        <w:spacing w:line="288" w:lineRule="auto"/>
        <w:contextualSpacing/>
        <w:jc w:val="both"/>
        <w:rPr>
          <w:rFonts w:ascii="Arial" w:hAnsi="Arial" w:cs="Arial"/>
          <w:b/>
          <w:bCs/>
        </w:rPr>
      </w:pPr>
    </w:p>
    <w:p w14:paraId="2B1F0C33" w14:textId="77777777" w:rsidR="00266550" w:rsidRDefault="00266550" w:rsidP="00175393">
      <w:pPr>
        <w:spacing w:line="288" w:lineRule="auto"/>
        <w:contextualSpacing/>
        <w:jc w:val="both"/>
        <w:rPr>
          <w:rFonts w:ascii="Arial" w:hAnsi="Arial" w:cs="Arial"/>
          <w:b/>
          <w:bCs/>
        </w:rPr>
      </w:pPr>
    </w:p>
    <w:p w14:paraId="52293786" w14:textId="77777777" w:rsidR="00574D3C" w:rsidRDefault="00574D3C" w:rsidP="00175393">
      <w:pPr>
        <w:spacing w:line="288" w:lineRule="auto"/>
        <w:contextualSpacing/>
        <w:jc w:val="both"/>
        <w:rPr>
          <w:rFonts w:ascii="Arial" w:hAnsi="Arial" w:cs="Arial"/>
          <w:b/>
          <w:bCs/>
        </w:rPr>
      </w:pPr>
    </w:p>
    <w:p w14:paraId="0A1731FA" w14:textId="77777777" w:rsidR="00574D3C" w:rsidRDefault="00574D3C" w:rsidP="00175393">
      <w:pPr>
        <w:spacing w:line="288" w:lineRule="auto"/>
        <w:contextualSpacing/>
        <w:jc w:val="both"/>
        <w:rPr>
          <w:rFonts w:ascii="Arial" w:hAnsi="Arial" w:cs="Arial"/>
          <w:b/>
          <w:bCs/>
        </w:rPr>
      </w:pPr>
    </w:p>
    <w:p w14:paraId="57C1EDD7" w14:textId="77777777" w:rsidR="00574D3C" w:rsidRDefault="00574D3C" w:rsidP="00175393">
      <w:pPr>
        <w:spacing w:line="288" w:lineRule="auto"/>
        <w:contextualSpacing/>
        <w:jc w:val="both"/>
        <w:rPr>
          <w:rFonts w:ascii="Arial" w:hAnsi="Arial" w:cs="Arial"/>
          <w:b/>
          <w:bCs/>
        </w:rPr>
      </w:pPr>
    </w:p>
    <w:p w14:paraId="0277539E" w14:textId="77777777" w:rsidR="00574D3C" w:rsidRDefault="00574D3C" w:rsidP="00175393">
      <w:pPr>
        <w:spacing w:line="288" w:lineRule="auto"/>
        <w:contextualSpacing/>
        <w:jc w:val="both"/>
        <w:rPr>
          <w:rFonts w:ascii="Arial" w:hAnsi="Arial" w:cs="Arial"/>
          <w:b/>
          <w:bCs/>
        </w:rPr>
      </w:pPr>
    </w:p>
    <w:p w14:paraId="5C6708DC" w14:textId="77777777" w:rsidR="00574D3C" w:rsidRDefault="00574D3C" w:rsidP="00175393">
      <w:pPr>
        <w:spacing w:line="288" w:lineRule="auto"/>
        <w:contextualSpacing/>
        <w:jc w:val="both"/>
        <w:rPr>
          <w:rFonts w:ascii="Arial" w:hAnsi="Arial" w:cs="Arial"/>
          <w:b/>
          <w:bCs/>
        </w:rPr>
      </w:pPr>
    </w:p>
    <w:p w14:paraId="57A985B4" w14:textId="77777777" w:rsidR="00574D3C" w:rsidRDefault="00574D3C" w:rsidP="00175393">
      <w:pPr>
        <w:spacing w:line="288" w:lineRule="auto"/>
        <w:contextualSpacing/>
        <w:jc w:val="both"/>
        <w:rPr>
          <w:rFonts w:ascii="Arial" w:hAnsi="Arial" w:cs="Arial"/>
          <w:b/>
          <w:bCs/>
        </w:rPr>
      </w:pPr>
    </w:p>
    <w:p w14:paraId="49173D0C" w14:textId="77777777" w:rsidR="00574D3C" w:rsidRDefault="00574D3C" w:rsidP="00175393">
      <w:pPr>
        <w:spacing w:line="288" w:lineRule="auto"/>
        <w:contextualSpacing/>
        <w:jc w:val="both"/>
        <w:rPr>
          <w:rFonts w:ascii="Arial" w:hAnsi="Arial" w:cs="Arial"/>
          <w:b/>
          <w:bCs/>
        </w:rPr>
      </w:pPr>
    </w:p>
    <w:p w14:paraId="66E4E21B" w14:textId="77777777" w:rsidR="00574D3C" w:rsidRDefault="00574D3C" w:rsidP="00175393">
      <w:pPr>
        <w:spacing w:line="288" w:lineRule="auto"/>
        <w:contextualSpacing/>
        <w:jc w:val="both"/>
        <w:rPr>
          <w:rFonts w:ascii="Arial" w:hAnsi="Arial" w:cs="Arial"/>
          <w:b/>
          <w:bCs/>
        </w:rPr>
      </w:pPr>
    </w:p>
    <w:p w14:paraId="015366A1" w14:textId="77777777" w:rsidR="00574D3C" w:rsidRDefault="00574D3C" w:rsidP="00175393">
      <w:pPr>
        <w:spacing w:line="288" w:lineRule="auto"/>
        <w:contextualSpacing/>
        <w:jc w:val="both"/>
        <w:rPr>
          <w:rFonts w:ascii="Arial" w:hAnsi="Arial" w:cs="Arial"/>
          <w:b/>
          <w:bCs/>
        </w:rPr>
      </w:pPr>
    </w:p>
    <w:p w14:paraId="4EEC449F" w14:textId="77777777" w:rsidR="00175393" w:rsidRDefault="00175393" w:rsidP="00175393">
      <w:pPr>
        <w:spacing w:line="288" w:lineRule="auto"/>
        <w:contextualSpacing/>
        <w:jc w:val="center"/>
        <w:rPr>
          <w:rFonts w:ascii="Arial" w:hAnsi="Arial" w:cs="Arial"/>
          <w:b/>
          <w:bCs/>
        </w:rPr>
      </w:pPr>
      <w:r>
        <w:rPr>
          <w:rFonts w:ascii="Arial" w:hAnsi="Arial" w:cs="Arial"/>
          <w:b/>
          <w:bCs/>
          <w:noProof/>
        </w:rPr>
        <w:lastRenderedPageBreak/>
        <w:drawing>
          <wp:inline distT="0" distB="0" distL="0" distR="0" wp14:anchorId="0AF04A4B" wp14:editId="3F5ED99E">
            <wp:extent cx="5935345" cy="6129655"/>
            <wp:effectExtent l="0" t="0" r="8255" b="4445"/>
            <wp:docPr id="1419984975" name="Picture 1419984975" descr="A picture containing text, diagram, map,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84975" name="Picture 1419984975" descr="A picture containing text, diagram, map, origami&#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345" cy="6129655"/>
                    </a:xfrm>
                    <a:prstGeom prst="rect">
                      <a:avLst/>
                    </a:prstGeom>
                    <a:noFill/>
                    <a:ln>
                      <a:noFill/>
                    </a:ln>
                  </pic:spPr>
                </pic:pic>
              </a:graphicData>
            </a:graphic>
          </wp:inline>
        </w:drawing>
      </w:r>
    </w:p>
    <w:p w14:paraId="59116605" w14:textId="77777777" w:rsidR="00175393" w:rsidRDefault="00175393" w:rsidP="00175393">
      <w:pPr>
        <w:spacing w:line="288" w:lineRule="auto"/>
        <w:contextualSpacing/>
        <w:jc w:val="both"/>
        <w:rPr>
          <w:rFonts w:ascii="Arial" w:eastAsiaTheme="minorEastAsia" w:hAnsi="Arial" w:cs="Arial"/>
          <w:b/>
          <w:bCs/>
          <w:sz w:val="18"/>
          <w:szCs w:val="18"/>
        </w:rPr>
      </w:pPr>
      <w:r w:rsidRPr="00D6289D">
        <w:rPr>
          <w:rFonts w:ascii="Arial" w:eastAsiaTheme="minorEastAsia" w:hAnsi="Arial" w:cs="Arial"/>
          <w:b/>
          <w:bCs/>
          <w:sz w:val="18"/>
          <w:szCs w:val="18"/>
        </w:rPr>
        <w:t xml:space="preserve">Figure </w:t>
      </w:r>
      <w:r>
        <w:rPr>
          <w:rFonts w:ascii="Arial" w:eastAsiaTheme="minorEastAsia" w:hAnsi="Arial" w:cs="Arial"/>
          <w:b/>
          <w:bCs/>
          <w:sz w:val="18"/>
          <w:szCs w:val="18"/>
        </w:rPr>
        <w:t>2</w:t>
      </w:r>
      <w:r w:rsidRPr="00D6289D">
        <w:rPr>
          <w:rFonts w:ascii="Arial" w:eastAsiaTheme="minorEastAsia" w:hAnsi="Arial" w:cs="Arial"/>
          <w:b/>
          <w:bCs/>
          <w:sz w:val="18"/>
          <w:szCs w:val="18"/>
        </w:rPr>
        <w:t xml:space="preserve">: </w:t>
      </w:r>
      <w:r>
        <w:rPr>
          <w:rFonts w:ascii="Arial" w:eastAsiaTheme="minorEastAsia" w:hAnsi="Arial" w:cs="Arial"/>
          <w:b/>
          <w:bCs/>
          <w:sz w:val="18"/>
          <w:szCs w:val="18"/>
        </w:rPr>
        <w:t>BCI-specific short and long-term plasticity of a stable open-loop representational structure</w:t>
      </w:r>
    </w:p>
    <w:p w14:paraId="0B83BAFE" w14:textId="77777777" w:rsidR="00175393" w:rsidRDefault="00175393" w:rsidP="00175393">
      <w:pPr>
        <w:spacing w:line="288" w:lineRule="auto"/>
        <w:contextualSpacing/>
        <w:jc w:val="both"/>
        <w:rPr>
          <w:rFonts w:ascii="Arial" w:eastAsiaTheme="minorEastAsia" w:hAnsi="Arial" w:cs="Arial"/>
          <w:sz w:val="18"/>
          <w:szCs w:val="18"/>
        </w:rPr>
      </w:pPr>
      <w:r w:rsidRPr="00D6289D">
        <w:rPr>
          <w:rFonts w:ascii="Arial" w:eastAsiaTheme="minorEastAsia" w:hAnsi="Arial" w:cs="Arial"/>
          <w:sz w:val="18"/>
          <w:szCs w:val="18"/>
        </w:rPr>
        <w:t>A)</w:t>
      </w:r>
      <w:r>
        <w:rPr>
          <w:rFonts w:ascii="Arial" w:eastAsiaTheme="minorEastAsia" w:hAnsi="Arial" w:cs="Arial"/>
          <w:sz w:val="18"/>
          <w:szCs w:val="18"/>
        </w:rPr>
        <w:t xml:space="preserve"> Assigning individual imagined movements as discrete neural commands to control a virtual effector along the cardinal 3D axes.</w:t>
      </w:r>
    </w:p>
    <w:p w14:paraId="57A94856" w14:textId="77777777" w:rsidR="00175393" w:rsidRDefault="00175393" w:rsidP="00175393">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 xml:space="preserve">B) Design of the open-loop experiment (OL) where the subject imagined performing the action associated with the cued direction but without visual feedback. </w:t>
      </w:r>
    </w:p>
    <w:p w14:paraId="1448EF93" w14:textId="3E62188B" w:rsidR="00175393" w:rsidRDefault="00175393" w:rsidP="00175393">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 xml:space="preserve">C) Design of the closed-loop experiments with instantaneous visual feedback. </w:t>
      </w:r>
    </w:p>
    <w:p w14:paraId="4D1B9632" w14:textId="42C1BB9E" w:rsidR="00175393" w:rsidRDefault="00175393" w:rsidP="00175393">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D) Example cross-validated open-loop confusion matrix on predicting the movement class from held</w:t>
      </w:r>
      <w:r w:rsidR="00654BE3">
        <w:rPr>
          <w:rFonts w:ascii="Arial" w:eastAsiaTheme="minorEastAsia" w:hAnsi="Arial" w:cs="Arial"/>
          <w:sz w:val="18"/>
          <w:szCs w:val="18"/>
        </w:rPr>
        <w:t>-</w:t>
      </w:r>
      <w:r>
        <w:rPr>
          <w:rFonts w:ascii="Arial" w:eastAsiaTheme="minorEastAsia" w:hAnsi="Arial" w:cs="Arial"/>
          <w:sz w:val="18"/>
          <w:szCs w:val="18"/>
        </w:rPr>
        <w:t>out trials in B1.</w:t>
      </w:r>
    </w:p>
    <w:p w14:paraId="365DD40E" w14:textId="77777777" w:rsidR="00175393" w:rsidRDefault="00175393" w:rsidP="00175393">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E-F) Example CL1 and CL2 confusion matrix from online trials in B1.</w:t>
      </w:r>
    </w:p>
    <w:p w14:paraId="489CF966" w14:textId="3BF17B29" w:rsidR="00175393" w:rsidRDefault="00175393" w:rsidP="00175393">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G) Average decoding accuracy (with S.E.) in OL, CL1</w:t>
      </w:r>
      <w:r w:rsidR="00654BE3">
        <w:rPr>
          <w:rFonts w:ascii="Arial" w:eastAsiaTheme="minorEastAsia" w:hAnsi="Arial" w:cs="Arial"/>
          <w:sz w:val="18"/>
          <w:szCs w:val="18"/>
        </w:rPr>
        <w:t>,</w:t>
      </w:r>
      <w:r>
        <w:rPr>
          <w:rFonts w:ascii="Arial" w:eastAsiaTheme="minorEastAsia" w:hAnsi="Arial" w:cs="Arial"/>
          <w:sz w:val="18"/>
          <w:szCs w:val="18"/>
        </w:rPr>
        <w:t xml:space="preserve"> and CL2 experiments</w:t>
      </w:r>
      <w:ins w:id="76" w:author="nikhilesh natraj" w:date="2023-07-31T10:22:00Z">
        <w:r w:rsidR="00200F68">
          <w:rPr>
            <w:rFonts w:ascii="Arial" w:eastAsiaTheme="minorEastAsia" w:hAnsi="Arial" w:cs="Arial"/>
            <w:sz w:val="18"/>
            <w:szCs w:val="18"/>
          </w:rPr>
          <w:t xml:space="preserve"> in B1</w:t>
        </w:r>
      </w:ins>
      <w:r>
        <w:rPr>
          <w:rFonts w:ascii="Arial" w:eastAsiaTheme="minorEastAsia" w:hAnsi="Arial" w:cs="Arial"/>
          <w:sz w:val="18"/>
          <w:szCs w:val="18"/>
        </w:rPr>
        <w:t xml:space="preserve">. Each </w:t>
      </w:r>
      <w:r w:rsidRPr="00D562D1">
        <w:rPr>
          <w:rFonts w:ascii="Arial" w:eastAsiaTheme="minorEastAsia" w:hAnsi="Arial" w:cs="Arial"/>
          <w:sz w:val="18"/>
          <w:szCs w:val="18"/>
        </w:rPr>
        <w:t xml:space="preserve">dot represents performance in an individual day. </w:t>
      </w:r>
      <w:r w:rsidR="00654BE3">
        <w:rPr>
          <w:rFonts w:ascii="Arial" w:eastAsiaTheme="minorEastAsia" w:hAnsi="Arial" w:cs="Arial"/>
          <w:sz w:val="18"/>
          <w:szCs w:val="18"/>
        </w:rPr>
        <w:t>The s</w:t>
      </w:r>
      <w:r w:rsidRPr="00D562D1">
        <w:rPr>
          <w:rFonts w:ascii="Arial" w:eastAsiaTheme="minorEastAsia" w:hAnsi="Arial" w:cs="Arial"/>
          <w:sz w:val="18"/>
          <w:szCs w:val="18"/>
        </w:rPr>
        <w:t xml:space="preserve">tar sign represents </w:t>
      </w:r>
      <w:r w:rsidR="00654BE3">
        <w:rPr>
          <w:rFonts w:ascii="Arial" w:eastAsiaTheme="minorEastAsia" w:hAnsi="Arial" w:cs="Arial"/>
          <w:sz w:val="18"/>
          <w:szCs w:val="18"/>
        </w:rPr>
        <w:t xml:space="preserve">a </w:t>
      </w:r>
      <w:r w:rsidRPr="00D562D1">
        <w:rPr>
          <w:rFonts w:ascii="Arial" w:eastAsiaTheme="minorEastAsia" w:hAnsi="Arial" w:cs="Arial"/>
          <w:sz w:val="18"/>
          <w:szCs w:val="18"/>
        </w:rPr>
        <w:t>significant difference in means between variables grouped by the horizontal line. * p &lt; 0.05 here and after.</w:t>
      </w:r>
    </w:p>
    <w:p w14:paraId="49188F80" w14:textId="71ED42E4" w:rsidR="00175393" w:rsidRDefault="00175393" w:rsidP="00175393">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lastRenderedPageBreak/>
        <w:t>H) Improvements in decoding accuracy during CL1 and CL2 each day relative to OL performance (black dotted line).  Each dot represents performance at an individual session color</w:t>
      </w:r>
      <w:r w:rsidR="00654BE3">
        <w:rPr>
          <w:rFonts w:ascii="Arial" w:eastAsiaTheme="minorEastAsia" w:hAnsi="Arial" w:cs="Arial"/>
          <w:sz w:val="18"/>
          <w:szCs w:val="18"/>
        </w:rPr>
        <w:t>-</w:t>
      </w:r>
      <w:r>
        <w:rPr>
          <w:rFonts w:ascii="Arial" w:eastAsiaTheme="minorEastAsia" w:hAnsi="Arial" w:cs="Arial"/>
          <w:sz w:val="18"/>
          <w:szCs w:val="18"/>
        </w:rPr>
        <w:t xml:space="preserve">coded by the subject. </w:t>
      </w:r>
      <w:r w:rsidR="00654BE3">
        <w:rPr>
          <w:rFonts w:ascii="Arial" w:eastAsiaTheme="minorEastAsia" w:hAnsi="Arial" w:cs="Arial"/>
          <w:sz w:val="18"/>
          <w:szCs w:val="18"/>
        </w:rPr>
        <w:t>The s</w:t>
      </w:r>
      <w:r>
        <w:rPr>
          <w:rFonts w:ascii="Arial" w:eastAsiaTheme="minorEastAsia" w:hAnsi="Arial" w:cs="Arial"/>
          <w:sz w:val="18"/>
          <w:szCs w:val="18"/>
        </w:rPr>
        <w:t xml:space="preserve">tar sign represents </w:t>
      </w:r>
      <w:r w:rsidR="00654BE3">
        <w:rPr>
          <w:rFonts w:ascii="Arial" w:eastAsiaTheme="minorEastAsia" w:hAnsi="Arial" w:cs="Arial"/>
          <w:sz w:val="18"/>
          <w:szCs w:val="18"/>
        </w:rPr>
        <w:t xml:space="preserve">a </w:t>
      </w:r>
      <w:r>
        <w:rPr>
          <w:rFonts w:ascii="Arial" w:eastAsiaTheme="minorEastAsia" w:hAnsi="Arial" w:cs="Arial"/>
          <w:sz w:val="18"/>
          <w:szCs w:val="18"/>
        </w:rPr>
        <w:t>significant difference in means between variables grouped by the horizontal line.</w:t>
      </w:r>
    </w:p>
    <w:p w14:paraId="4E460C59" w14:textId="521A892E" w:rsidR="00175393" w:rsidRDefault="00175393" w:rsidP="00175393">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I-J) Neural samples from Day 1 and Day 10 projected onto their own latent-space for the three different experiments in subject B1, color</w:t>
      </w:r>
      <w:r w:rsidR="00654BE3">
        <w:rPr>
          <w:rFonts w:ascii="Arial" w:eastAsiaTheme="minorEastAsia" w:hAnsi="Arial" w:cs="Arial"/>
          <w:sz w:val="18"/>
          <w:szCs w:val="18"/>
        </w:rPr>
        <w:t>-</w:t>
      </w:r>
      <w:r>
        <w:rPr>
          <w:rFonts w:ascii="Arial" w:eastAsiaTheme="minorEastAsia" w:hAnsi="Arial" w:cs="Arial"/>
          <w:sz w:val="18"/>
          <w:szCs w:val="18"/>
        </w:rPr>
        <w:t xml:space="preserve">coded by the class of movement. </w:t>
      </w:r>
    </w:p>
    <w:p w14:paraId="70548CEB" w14:textId="69534E15" w:rsidR="00175393" w:rsidRDefault="00175393" w:rsidP="00175393">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 xml:space="preserve">K) </w:t>
      </w:r>
      <w:ins w:id="77" w:author="nikhilesh natraj" w:date="2023-07-31T10:22:00Z">
        <w:r w:rsidR="00200F68">
          <w:rPr>
            <w:rFonts w:ascii="Arial" w:eastAsiaTheme="minorEastAsia" w:hAnsi="Arial" w:cs="Arial"/>
            <w:sz w:val="18"/>
            <w:szCs w:val="18"/>
          </w:rPr>
          <w:t>Representational d</w:t>
        </w:r>
      </w:ins>
      <w:del w:id="78" w:author="nikhilesh natraj" w:date="2023-07-31T10:22:00Z">
        <w:r w:rsidDel="00200F68">
          <w:rPr>
            <w:rFonts w:ascii="Arial" w:eastAsiaTheme="minorEastAsia" w:hAnsi="Arial" w:cs="Arial"/>
            <w:sz w:val="18"/>
            <w:szCs w:val="18"/>
          </w:rPr>
          <w:delText>D</w:delText>
        </w:r>
      </w:del>
      <w:r>
        <w:rPr>
          <w:rFonts w:ascii="Arial" w:eastAsiaTheme="minorEastAsia" w:hAnsi="Arial" w:cs="Arial"/>
          <w:sz w:val="18"/>
          <w:szCs w:val="18"/>
        </w:rPr>
        <w:t>istance between any two movements</w:t>
      </w:r>
      <w:del w:id="79" w:author="nikhilesh natraj" w:date="2023-07-31T10:22:00Z">
        <w:r w:rsidDel="00200F68">
          <w:rPr>
            <w:rFonts w:ascii="Arial" w:eastAsiaTheme="minorEastAsia" w:hAnsi="Arial" w:cs="Arial"/>
            <w:sz w:val="18"/>
            <w:szCs w:val="18"/>
          </w:rPr>
          <w:delText>’ neural distributions</w:delText>
        </w:r>
      </w:del>
      <w:r>
        <w:rPr>
          <w:rFonts w:ascii="Arial" w:eastAsiaTheme="minorEastAsia" w:hAnsi="Arial" w:cs="Arial"/>
          <w:sz w:val="18"/>
          <w:szCs w:val="18"/>
        </w:rPr>
        <w:t xml:space="preserve"> (in 2D latent-space) was computed by the Mahalanobis distance, i.e., </w:t>
      </w:r>
      <w:r w:rsidR="00310C2C">
        <w:rPr>
          <w:rFonts w:ascii="Arial" w:eastAsiaTheme="minorEastAsia" w:hAnsi="Arial" w:cs="Arial"/>
          <w:sz w:val="18"/>
          <w:szCs w:val="18"/>
        </w:rPr>
        <w:t xml:space="preserve">distance between </w:t>
      </w:r>
      <w:r>
        <w:rPr>
          <w:rFonts w:ascii="Arial" w:eastAsiaTheme="minorEastAsia" w:hAnsi="Arial" w:cs="Arial"/>
          <w:sz w:val="18"/>
          <w:szCs w:val="18"/>
        </w:rPr>
        <w:t>means scaled by the inverse of the pooled covariance matrix</w:t>
      </w:r>
      <w:del w:id="80" w:author="nikhilesh natraj" w:date="2023-07-31T10:23:00Z">
        <w:r w:rsidDel="00200F68">
          <w:rPr>
            <w:rFonts w:ascii="Arial" w:eastAsiaTheme="minorEastAsia" w:hAnsi="Arial" w:cs="Arial"/>
            <w:sz w:val="18"/>
            <w:szCs w:val="18"/>
          </w:rPr>
          <w:delText xml:space="preserve"> (ellipses)</w:delText>
        </w:r>
      </w:del>
      <w:r>
        <w:rPr>
          <w:rFonts w:ascii="Arial" w:eastAsiaTheme="minorEastAsia" w:hAnsi="Arial" w:cs="Arial"/>
          <w:sz w:val="18"/>
          <w:szCs w:val="18"/>
        </w:rPr>
        <w:t>. The total data spread, or neural variance of each movement was computed as the product of the two eigenvalues of the covariance matrix (</w:t>
      </w:r>
      <m:oMath>
        <m:sSub>
          <m:sSubPr>
            <m:ctrlPr>
              <w:rPr>
                <w:rFonts w:ascii="Cambria Math" w:eastAsiaTheme="minorEastAsia" w:hAnsi="Cambria Math" w:cs="Arial"/>
                <w:i/>
                <w:sz w:val="18"/>
                <w:szCs w:val="18"/>
              </w:rPr>
            </m:ctrlPr>
          </m:sSubPr>
          <m:e>
            <m:r>
              <w:rPr>
                <w:rFonts w:ascii="Cambria Math" w:eastAsiaTheme="minorEastAsia" w:hAnsi="Cambria Math" w:cs="Arial"/>
                <w:sz w:val="18"/>
                <w:szCs w:val="18"/>
              </w:rPr>
              <m:t>λ</m:t>
            </m:r>
          </m:e>
          <m:sub>
            <m:r>
              <w:rPr>
                <w:rFonts w:ascii="Cambria Math" w:eastAsiaTheme="minorEastAsia" w:hAnsi="Cambria Math" w:cs="Arial"/>
                <w:sz w:val="18"/>
                <w:szCs w:val="18"/>
              </w:rPr>
              <m:t>1</m:t>
            </m:r>
          </m:sub>
        </m:sSub>
        <m:r>
          <w:rPr>
            <w:rFonts w:ascii="Cambria Math" w:eastAsiaTheme="minorEastAsia" w:hAnsi="Cambria Math" w:cs="Arial"/>
            <w:sz w:val="18"/>
            <w:szCs w:val="18"/>
          </w:rPr>
          <m:t xml:space="preserve">, </m:t>
        </m:r>
        <m:sSub>
          <m:sSubPr>
            <m:ctrlPr>
              <w:rPr>
                <w:rFonts w:ascii="Cambria Math" w:eastAsiaTheme="minorEastAsia" w:hAnsi="Cambria Math" w:cs="Arial"/>
                <w:i/>
                <w:sz w:val="18"/>
                <w:szCs w:val="18"/>
              </w:rPr>
            </m:ctrlPr>
          </m:sSubPr>
          <m:e>
            <m:r>
              <w:rPr>
                <w:rFonts w:ascii="Cambria Math" w:eastAsiaTheme="minorEastAsia" w:hAnsi="Cambria Math" w:cs="Arial"/>
                <w:sz w:val="18"/>
                <w:szCs w:val="18"/>
              </w:rPr>
              <m:t xml:space="preserve"> λ</m:t>
            </m:r>
          </m:e>
          <m:sub>
            <m:r>
              <w:rPr>
                <w:rFonts w:ascii="Cambria Math" w:eastAsiaTheme="minorEastAsia" w:hAnsi="Cambria Math" w:cs="Arial"/>
                <w:sz w:val="18"/>
                <w:szCs w:val="18"/>
              </w:rPr>
              <m:t>2</m:t>
            </m:r>
          </m:sub>
        </m:sSub>
        <m:r>
          <w:rPr>
            <w:rFonts w:ascii="Cambria Math" w:eastAsiaTheme="minorEastAsia" w:hAnsi="Cambria Math" w:cs="Arial"/>
            <w:sz w:val="18"/>
            <w:szCs w:val="18"/>
          </w:rPr>
          <m:t>)</m:t>
        </m:r>
      </m:oMath>
      <w:r>
        <w:rPr>
          <w:rFonts w:ascii="Arial" w:eastAsiaTheme="minorEastAsia" w:hAnsi="Arial" w:cs="Arial"/>
          <w:sz w:val="18"/>
          <w:szCs w:val="18"/>
        </w:rPr>
        <w:t xml:space="preserve"> which relate to the individual variances along each principal axes of the ellipse. </w:t>
      </w:r>
    </w:p>
    <w:p w14:paraId="76AF045C" w14:textId="77D3A2EC" w:rsidR="00175393" w:rsidRDefault="00175393" w:rsidP="00175393">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L) Average Mahalanobis distances for the three experiments across-days, shown for B1. Each dot represents an individual day, and the color-coded lines are linear regression fits for each experiment. Combined, CL1 and CL2 exhibited a significant linear increase in the mean Mahalanobis distances across days</w:t>
      </w:r>
      <w:r w:rsidR="00310C2C">
        <w:rPr>
          <w:rFonts w:ascii="Arial" w:eastAsiaTheme="minorEastAsia" w:hAnsi="Arial" w:cs="Arial"/>
          <w:sz w:val="18"/>
          <w:szCs w:val="18"/>
        </w:rPr>
        <w:t xml:space="preserve"> (star sign).</w:t>
      </w:r>
    </w:p>
    <w:p w14:paraId="33473A54" w14:textId="77777777" w:rsidR="00175393" w:rsidRDefault="00175393" w:rsidP="00175393">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 xml:space="preserve">M) Average Mahalanobis distances for the three experiments across-days, shown for B2. </w:t>
      </w:r>
    </w:p>
    <w:p w14:paraId="4E957A90" w14:textId="0D1E23C9" w:rsidR="00175393" w:rsidRDefault="00175393" w:rsidP="00175393">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 xml:space="preserve">N) Boxplots of neural variances across all sessions and movements between the three experiments for B1. </w:t>
      </w:r>
    </w:p>
    <w:p w14:paraId="578BBC2E" w14:textId="77777777" w:rsidR="00175393" w:rsidRDefault="00175393" w:rsidP="00175393">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 xml:space="preserve">O) Boxplots of the neural variances across all sessions and movements between the three experiments for B2. </w:t>
      </w:r>
    </w:p>
    <w:p w14:paraId="0ADCB06A" w14:textId="575608AB" w:rsidR="00175393" w:rsidRDefault="00175393">
      <w:pPr>
        <w:rPr>
          <w:rFonts w:ascii="Arial" w:hAnsi="Arial" w:cs="Arial"/>
        </w:rPr>
      </w:pPr>
      <w:r>
        <w:rPr>
          <w:rFonts w:ascii="Arial" w:hAnsi="Arial" w:cs="Arial"/>
        </w:rPr>
        <w:br w:type="page"/>
      </w:r>
    </w:p>
    <w:p w14:paraId="18719ABF" w14:textId="77777777" w:rsidR="0068087D" w:rsidRDefault="0068087D" w:rsidP="0068087D">
      <w:pPr>
        <w:spacing w:line="288" w:lineRule="auto"/>
        <w:contextualSpacing/>
        <w:jc w:val="center"/>
        <w:rPr>
          <w:rFonts w:ascii="Arial" w:eastAsiaTheme="minorEastAsia" w:hAnsi="Arial" w:cs="Arial"/>
        </w:rPr>
      </w:pPr>
      <w:r>
        <w:rPr>
          <w:rFonts w:ascii="Arial" w:eastAsiaTheme="minorEastAsia" w:hAnsi="Arial" w:cs="Arial"/>
          <w:noProof/>
        </w:rPr>
        <w:lastRenderedPageBreak/>
        <w:drawing>
          <wp:inline distT="0" distB="0" distL="0" distR="0" wp14:anchorId="4650B47A" wp14:editId="2128990B">
            <wp:extent cx="3545193" cy="4512733"/>
            <wp:effectExtent l="0" t="0" r="0" b="0"/>
            <wp:docPr id="996508330" name="Picture 996508330"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08330" name="Picture 996508330" descr="A picture containing text, diagram, screenshot, pla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5743" cy="4538891"/>
                    </a:xfrm>
                    <a:prstGeom prst="rect">
                      <a:avLst/>
                    </a:prstGeom>
                    <a:noFill/>
                    <a:ln>
                      <a:noFill/>
                    </a:ln>
                  </pic:spPr>
                </pic:pic>
              </a:graphicData>
            </a:graphic>
          </wp:inline>
        </w:drawing>
      </w:r>
    </w:p>
    <w:p w14:paraId="594A4636" w14:textId="77777777" w:rsidR="0068087D" w:rsidRDefault="0068087D" w:rsidP="0068087D">
      <w:pPr>
        <w:spacing w:line="288" w:lineRule="auto"/>
        <w:contextualSpacing/>
        <w:jc w:val="center"/>
        <w:rPr>
          <w:rFonts w:ascii="Arial" w:eastAsiaTheme="minorEastAsia" w:hAnsi="Arial" w:cs="Arial"/>
        </w:rPr>
      </w:pPr>
    </w:p>
    <w:p w14:paraId="117461A2" w14:textId="77777777" w:rsidR="0068087D" w:rsidRDefault="0068087D" w:rsidP="0068087D">
      <w:pPr>
        <w:spacing w:line="288" w:lineRule="auto"/>
        <w:contextualSpacing/>
        <w:jc w:val="both"/>
        <w:rPr>
          <w:rFonts w:ascii="Arial" w:eastAsiaTheme="minorEastAsia" w:hAnsi="Arial" w:cs="Arial"/>
          <w:b/>
          <w:bCs/>
          <w:sz w:val="18"/>
          <w:szCs w:val="18"/>
        </w:rPr>
      </w:pPr>
      <w:r w:rsidRPr="00D6289D">
        <w:rPr>
          <w:rFonts w:ascii="Arial" w:eastAsiaTheme="minorEastAsia" w:hAnsi="Arial" w:cs="Arial"/>
          <w:b/>
          <w:bCs/>
          <w:sz w:val="18"/>
          <w:szCs w:val="18"/>
        </w:rPr>
        <w:t xml:space="preserve">Figure </w:t>
      </w:r>
      <w:r>
        <w:rPr>
          <w:rFonts w:ascii="Arial" w:eastAsiaTheme="minorEastAsia" w:hAnsi="Arial" w:cs="Arial"/>
          <w:b/>
          <w:bCs/>
          <w:sz w:val="18"/>
          <w:szCs w:val="18"/>
        </w:rPr>
        <w:t>3</w:t>
      </w:r>
      <w:r w:rsidRPr="00D6289D">
        <w:rPr>
          <w:rFonts w:ascii="Arial" w:eastAsiaTheme="minorEastAsia" w:hAnsi="Arial" w:cs="Arial"/>
          <w:b/>
          <w:bCs/>
          <w:sz w:val="18"/>
          <w:szCs w:val="18"/>
        </w:rPr>
        <w:t xml:space="preserve">: </w:t>
      </w:r>
      <w:r>
        <w:rPr>
          <w:rFonts w:ascii="Arial" w:eastAsiaTheme="minorEastAsia" w:hAnsi="Arial" w:cs="Arial"/>
          <w:b/>
          <w:bCs/>
          <w:sz w:val="18"/>
          <w:szCs w:val="18"/>
        </w:rPr>
        <w:t>BCI-specific reductions in neural variance at the channel-feature level across the ECoG grid</w:t>
      </w:r>
    </w:p>
    <w:p w14:paraId="38D2396D" w14:textId="77777777" w:rsidR="0068087D" w:rsidRDefault="0068087D" w:rsidP="0068087D">
      <w:pPr>
        <w:spacing w:line="288" w:lineRule="auto"/>
        <w:contextualSpacing/>
        <w:jc w:val="both"/>
        <w:rPr>
          <w:rFonts w:ascii="Arial" w:eastAsiaTheme="minorEastAsia" w:hAnsi="Arial" w:cs="Arial"/>
          <w:sz w:val="18"/>
          <w:szCs w:val="18"/>
        </w:rPr>
      </w:pPr>
      <w:r w:rsidRPr="00D6289D">
        <w:rPr>
          <w:rFonts w:ascii="Arial" w:eastAsiaTheme="minorEastAsia" w:hAnsi="Arial" w:cs="Arial"/>
          <w:sz w:val="18"/>
          <w:szCs w:val="18"/>
        </w:rPr>
        <w:t>A)</w:t>
      </w:r>
      <w:r>
        <w:rPr>
          <w:rFonts w:ascii="Arial" w:eastAsiaTheme="minorEastAsia" w:hAnsi="Arial" w:cs="Arial"/>
          <w:sz w:val="18"/>
          <w:szCs w:val="18"/>
        </w:rPr>
        <w:t xml:space="preserve"> Single-session average right thumb </w:t>
      </w:r>
      <m:oMath>
        <m:sSub>
          <m:sSubPr>
            <m:ctrlPr>
              <w:rPr>
                <w:rFonts w:ascii="Cambria Math" w:eastAsiaTheme="minorEastAsia" w:hAnsi="Cambria Math" w:cs="Arial"/>
                <w:i/>
                <w:sz w:val="18"/>
                <w:szCs w:val="18"/>
              </w:rPr>
            </m:ctrlPr>
          </m:sSubPr>
          <m:e>
            <m:r>
              <w:rPr>
                <w:rFonts w:ascii="Cambria Math" w:eastAsiaTheme="minorEastAsia" w:hAnsi="Cambria Math" w:cs="Arial"/>
                <w:sz w:val="18"/>
                <w:szCs w:val="18"/>
              </w:rPr>
              <m:t>γ</m:t>
            </m:r>
          </m:e>
          <m:sub>
            <m:r>
              <w:rPr>
                <w:rFonts w:ascii="Cambria Math" w:eastAsiaTheme="minorEastAsia" w:hAnsi="Cambria Math" w:cs="Arial"/>
                <w:sz w:val="18"/>
                <w:szCs w:val="18"/>
              </w:rPr>
              <m:t>H</m:t>
            </m:r>
          </m:sub>
        </m:sSub>
      </m:oMath>
      <w:r>
        <w:rPr>
          <w:rFonts w:ascii="Arial" w:eastAsiaTheme="minorEastAsia" w:hAnsi="Arial" w:cs="Arial"/>
          <w:sz w:val="18"/>
          <w:szCs w:val="18"/>
        </w:rPr>
        <w:t xml:space="preserve"> activity across the grid for the three experiments.</w:t>
      </w:r>
    </w:p>
    <w:p w14:paraId="73F1DF90" w14:textId="15BEDADA" w:rsidR="0068087D" w:rsidRDefault="0068087D" w:rsidP="0068087D">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 xml:space="preserve">B-C) Boxplots of </w:t>
      </w:r>
      <w:r w:rsidR="00654BE3">
        <w:rPr>
          <w:rFonts w:ascii="Arial" w:eastAsiaTheme="minorEastAsia" w:hAnsi="Arial" w:cs="Arial"/>
          <w:sz w:val="18"/>
          <w:szCs w:val="18"/>
        </w:rPr>
        <w:t xml:space="preserve">the </w:t>
      </w:r>
      <w:r>
        <w:rPr>
          <w:rFonts w:ascii="Arial" w:eastAsiaTheme="minorEastAsia" w:hAnsi="Arial" w:cs="Arial"/>
          <w:sz w:val="18"/>
          <w:szCs w:val="18"/>
        </w:rPr>
        <w:t xml:space="preserve">pairwise correlation coefficient </w:t>
      </w:r>
      <m:oMath>
        <m:sSup>
          <m:sSupPr>
            <m:ctrlPr>
              <w:rPr>
                <w:rFonts w:ascii="Cambria Math" w:eastAsiaTheme="minorEastAsia" w:hAnsi="Cambria Math" w:cs="Arial"/>
                <w:i/>
                <w:sz w:val="18"/>
                <w:szCs w:val="18"/>
              </w:rPr>
            </m:ctrlPr>
          </m:sSupPr>
          <m:e>
            <m:r>
              <w:rPr>
                <w:rFonts w:ascii="Cambria Math" w:eastAsiaTheme="minorEastAsia" w:hAnsi="Cambria Math" w:cs="Arial"/>
                <w:sz w:val="18"/>
                <w:szCs w:val="18"/>
              </w:rPr>
              <m:t>R</m:t>
            </m:r>
          </m:e>
          <m:sup>
            <m:r>
              <w:rPr>
                <w:rFonts w:ascii="Cambria Math" w:eastAsiaTheme="minorEastAsia" w:hAnsi="Cambria Math" w:cs="Arial"/>
                <w:sz w:val="18"/>
                <w:szCs w:val="18"/>
              </w:rPr>
              <m:t>2</m:t>
            </m:r>
          </m:sup>
        </m:sSup>
      </m:oMath>
      <w:r>
        <w:rPr>
          <w:rFonts w:ascii="Arial" w:eastAsiaTheme="minorEastAsia" w:hAnsi="Arial" w:cs="Arial"/>
          <w:sz w:val="18"/>
          <w:szCs w:val="18"/>
        </w:rPr>
        <w:t xml:space="preserve"> between the average movement-specific neural maps of OL, CL1</w:t>
      </w:r>
      <w:r w:rsidR="00654BE3">
        <w:rPr>
          <w:rFonts w:ascii="Arial" w:eastAsiaTheme="minorEastAsia" w:hAnsi="Arial" w:cs="Arial"/>
          <w:sz w:val="18"/>
          <w:szCs w:val="18"/>
        </w:rPr>
        <w:t>,</w:t>
      </w:r>
      <w:r>
        <w:rPr>
          <w:rFonts w:ascii="Arial" w:eastAsiaTheme="minorEastAsia" w:hAnsi="Arial" w:cs="Arial"/>
          <w:sz w:val="18"/>
          <w:szCs w:val="18"/>
        </w:rPr>
        <w:t xml:space="preserve"> and CL2 within each session and for all movement</w:t>
      </w:r>
      <w:r w:rsidR="00654BE3">
        <w:rPr>
          <w:rFonts w:ascii="Arial" w:eastAsiaTheme="minorEastAsia" w:hAnsi="Arial" w:cs="Arial"/>
          <w:sz w:val="18"/>
          <w:szCs w:val="18"/>
        </w:rPr>
        <w:t xml:space="preserve"> </w:t>
      </w:r>
      <w:r>
        <w:rPr>
          <w:rFonts w:ascii="Arial" w:eastAsiaTheme="minorEastAsia" w:hAnsi="Arial" w:cs="Arial"/>
          <w:sz w:val="18"/>
          <w:szCs w:val="18"/>
        </w:rPr>
        <w:t>types</w:t>
      </w:r>
      <w:del w:id="81" w:author="nikhilesh natraj" w:date="2023-07-31T10:24:00Z">
        <w:r w:rsidDel="007C6FDB">
          <w:rPr>
            <w:rFonts w:ascii="Arial" w:eastAsiaTheme="minorEastAsia" w:hAnsi="Arial" w:cs="Arial"/>
            <w:sz w:val="18"/>
            <w:szCs w:val="18"/>
          </w:rPr>
          <w:delText>, collated across days for B1 and B2</w:delText>
        </w:r>
      </w:del>
      <w:r>
        <w:rPr>
          <w:rFonts w:ascii="Arial" w:eastAsiaTheme="minorEastAsia" w:hAnsi="Arial" w:cs="Arial"/>
          <w:sz w:val="18"/>
          <w:szCs w:val="18"/>
        </w:rPr>
        <w:t xml:space="preserve">. </w:t>
      </w:r>
    </w:p>
    <w:p w14:paraId="211A96C5" w14:textId="77777777" w:rsidR="0068087D" w:rsidRDefault="0068087D" w:rsidP="0068087D">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 xml:space="preserve">D) Example of BCI-specific within-session reductions in </w:t>
      </w:r>
      <m:oMath>
        <m:sSub>
          <m:sSubPr>
            <m:ctrlPr>
              <w:rPr>
                <w:rFonts w:ascii="Cambria Math" w:eastAsiaTheme="minorEastAsia" w:hAnsi="Cambria Math" w:cs="Arial"/>
                <w:i/>
                <w:sz w:val="18"/>
                <w:szCs w:val="18"/>
              </w:rPr>
            </m:ctrlPr>
          </m:sSubPr>
          <m:e>
            <m:r>
              <w:rPr>
                <w:rFonts w:ascii="Cambria Math" w:eastAsiaTheme="minorEastAsia" w:hAnsi="Cambria Math" w:cs="Arial"/>
                <w:sz w:val="18"/>
                <w:szCs w:val="18"/>
              </w:rPr>
              <m:t>γ</m:t>
            </m:r>
          </m:e>
          <m:sub>
            <m:r>
              <w:rPr>
                <w:rFonts w:ascii="Cambria Math" w:eastAsiaTheme="minorEastAsia" w:hAnsi="Cambria Math" w:cs="Arial"/>
                <w:sz w:val="18"/>
                <w:szCs w:val="18"/>
              </w:rPr>
              <m:t>H</m:t>
            </m:r>
          </m:sub>
        </m:sSub>
        <m:r>
          <w:rPr>
            <w:rFonts w:ascii="Cambria Math" w:eastAsiaTheme="minorEastAsia" w:hAnsi="Cambria Math" w:cs="Arial"/>
            <w:sz w:val="18"/>
            <w:szCs w:val="18"/>
          </w:rPr>
          <m:t xml:space="preserve"> </m:t>
        </m:r>
      </m:oMath>
      <w:r>
        <w:rPr>
          <w:rFonts w:ascii="Arial" w:eastAsiaTheme="minorEastAsia" w:hAnsi="Arial" w:cs="Arial"/>
          <w:sz w:val="18"/>
          <w:szCs w:val="18"/>
        </w:rPr>
        <w:t xml:space="preserve">neural variance (in terms of standard deviation) for two example movements, across two different channels on the grid. Boxplots correspond to data from the active portions of the task across all trials for the two specific channels. </w:t>
      </w:r>
    </w:p>
    <w:p w14:paraId="1416B5FF" w14:textId="196D77E5" w:rsidR="0068087D" w:rsidRDefault="0068087D" w:rsidP="0068087D">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E-F) Histograms of the channels’ standard deviation in neural activity across the grid color-coded for OL, CL1</w:t>
      </w:r>
      <w:r w:rsidR="00654BE3">
        <w:rPr>
          <w:rFonts w:ascii="Arial" w:eastAsiaTheme="minorEastAsia" w:hAnsi="Arial" w:cs="Arial"/>
          <w:sz w:val="18"/>
          <w:szCs w:val="18"/>
        </w:rPr>
        <w:t>,</w:t>
      </w:r>
      <w:r>
        <w:rPr>
          <w:rFonts w:ascii="Arial" w:eastAsiaTheme="minorEastAsia" w:hAnsi="Arial" w:cs="Arial"/>
          <w:sz w:val="18"/>
          <w:szCs w:val="18"/>
        </w:rPr>
        <w:t xml:space="preserve"> and CL2, and shown individually for the three neural features (</w:t>
      </w:r>
      <m:oMath>
        <m:r>
          <w:rPr>
            <w:rFonts w:ascii="Cambria Math" w:eastAsiaTheme="minorEastAsia" w:hAnsi="Cambria Math" w:cs="Arial"/>
            <w:sz w:val="18"/>
            <w:szCs w:val="18"/>
          </w:rPr>
          <m:t xml:space="preserve">δ, β, </m:t>
        </m:r>
        <m:sSub>
          <m:sSubPr>
            <m:ctrlPr>
              <w:rPr>
                <w:rFonts w:ascii="Cambria Math" w:eastAsiaTheme="minorEastAsia" w:hAnsi="Cambria Math" w:cs="Arial"/>
                <w:i/>
                <w:sz w:val="18"/>
                <w:szCs w:val="18"/>
              </w:rPr>
            </m:ctrlPr>
          </m:sSubPr>
          <m:e>
            <m:r>
              <w:rPr>
                <w:rFonts w:ascii="Cambria Math" w:eastAsiaTheme="minorEastAsia" w:hAnsi="Cambria Math" w:cs="Arial"/>
                <w:sz w:val="18"/>
                <w:szCs w:val="18"/>
              </w:rPr>
              <m:t>γ</m:t>
            </m:r>
          </m:e>
          <m:sub>
            <m:r>
              <w:rPr>
                <w:rFonts w:ascii="Cambria Math" w:eastAsiaTheme="minorEastAsia" w:hAnsi="Cambria Math" w:cs="Arial"/>
                <w:sz w:val="18"/>
                <w:szCs w:val="18"/>
              </w:rPr>
              <m:t>H</m:t>
            </m:r>
          </m:sub>
        </m:sSub>
        <m:r>
          <w:rPr>
            <w:rFonts w:ascii="Cambria Math" w:eastAsiaTheme="minorEastAsia" w:hAnsi="Cambria Math" w:cs="Arial"/>
            <w:sz w:val="18"/>
            <w:szCs w:val="18"/>
          </w:rPr>
          <m:t>)</m:t>
        </m:r>
      </m:oMath>
      <w:r>
        <w:rPr>
          <w:rFonts w:ascii="Arial" w:eastAsiaTheme="minorEastAsia" w:hAnsi="Arial" w:cs="Arial"/>
          <w:sz w:val="18"/>
          <w:szCs w:val="18"/>
        </w:rPr>
        <w:t xml:space="preserve"> for B1 and B2. The star sign represents </w:t>
      </w:r>
      <w:r w:rsidR="00654BE3">
        <w:rPr>
          <w:rFonts w:ascii="Arial" w:eastAsiaTheme="minorEastAsia" w:hAnsi="Arial" w:cs="Arial"/>
          <w:sz w:val="18"/>
          <w:szCs w:val="18"/>
        </w:rPr>
        <w:t xml:space="preserve">a </w:t>
      </w:r>
      <w:r>
        <w:rPr>
          <w:rFonts w:ascii="Arial" w:eastAsiaTheme="minorEastAsia" w:hAnsi="Arial" w:cs="Arial"/>
          <w:sz w:val="18"/>
          <w:szCs w:val="18"/>
        </w:rPr>
        <w:t xml:space="preserve">significant difference between the distributions grouped by the horizontal line by a two-sided </w:t>
      </w:r>
      <w:r w:rsidRPr="00455B4A">
        <w:rPr>
          <w:rFonts w:ascii="Arial" w:eastAsiaTheme="minorEastAsia" w:hAnsi="Arial" w:cs="Arial"/>
          <w:sz w:val="18"/>
          <w:szCs w:val="18"/>
        </w:rPr>
        <w:t>Kolmogorov-Smirnov test</w:t>
      </w:r>
      <w:r>
        <w:rPr>
          <w:rFonts w:ascii="Arial" w:eastAsiaTheme="minorEastAsia" w:hAnsi="Arial" w:cs="Arial"/>
          <w:sz w:val="18"/>
          <w:szCs w:val="18"/>
        </w:rPr>
        <w:t xml:space="preserve">. </w:t>
      </w:r>
    </w:p>
    <w:p w14:paraId="1A976CAD" w14:textId="6653AAB8" w:rsidR="0068087D" w:rsidRDefault="0068087D">
      <w:pPr>
        <w:rPr>
          <w:rFonts w:ascii="Arial" w:hAnsi="Arial" w:cs="Arial"/>
        </w:rPr>
      </w:pPr>
      <w:r>
        <w:rPr>
          <w:rFonts w:ascii="Arial" w:hAnsi="Arial" w:cs="Arial"/>
        </w:rPr>
        <w:br w:type="page"/>
      </w:r>
    </w:p>
    <w:p w14:paraId="592D33A7" w14:textId="77777777" w:rsidR="007B5405" w:rsidRDefault="007B5405" w:rsidP="007B5405">
      <w:pPr>
        <w:spacing w:line="288" w:lineRule="auto"/>
        <w:contextualSpacing/>
        <w:jc w:val="center"/>
        <w:rPr>
          <w:rFonts w:ascii="Arial" w:eastAsiaTheme="minorEastAsia" w:hAnsi="Arial" w:cs="Arial"/>
        </w:rPr>
      </w:pPr>
      <w:r>
        <w:rPr>
          <w:rFonts w:ascii="Arial" w:eastAsiaTheme="minorEastAsia" w:hAnsi="Arial" w:cs="Arial"/>
          <w:noProof/>
        </w:rPr>
        <w:lastRenderedPageBreak/>
        <w:drawing>
          <wp:inline distT="0" distB="0" distL="0" distR="0" wp14:anchorId="60C7E042" wp14:editId="6EF33FD5">
            <wp:extent cx="5935345" cy="3471545"/>
            <wp:effectExtent l="0" t="0" r="0" b="0"/>
            <wp:docPr id="966528223" name="Picture 966528223" descr="A picture containing diagram, plan, screenshot,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28223" name="Picture 966528223" descr="A picture containing diagram, plan, screenshot, technical drawing&#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345" cy="3471545"/>
                    </a:xfrm>
                    <a:prstGeom prst="rect">
                      <a:avLst/>
                    </a:prstGeom>
                    <a:noFill/>
                    <a:ln>
                      <a:noFill/>
                    </a:ln>
                  </pic:spPr>
                </pic:pic>
              </a:graphicData>
            </a:graphic>
          </wp:inline>
        </w:drawing>
      </w:r>
    </w:p>
    <w:p w14:paraId="362381BC" w14:textId="77777777" w:rsidR="007B5405" w:rsidRDefault="007B5405" w:rsidP="007B5405">
      <w:pPr>
        <w:spacing w:line="288" w:lineRule="auto"/>
        <w:contextualSpacing/>
        <w:jc w:val="both"/>
        <w:rPr>
          <w:rFonts w:ascii="Arial" w:eastAsiaTheme="minorEastAsia" w:hAnsi="Arial" w:cs="Arial"/>
          <w:b/>
          <w:bCs/>
          <w:sz w:val="18"/>
          <w:szCs w:val="18"/>
        </w:rPr>
      </w:pPr>
    </w:p>
    <w:p w14:paraId="0B34CAA3" w14:textId="3CB30AED" w:rsidR="007B5405" w:rsidRDefault="007B5405" w:rsidP="007B5405">
      <w:pPr>
        <w:spacing w:line="288" w:lineRule="auto"/>
        <w:contextualSpacing/>
        <w:jc w:val="both"/>
        <w:rPr>
          <w:rFonts w:ascii="Arial" w:eastAsiaTheme="minorEastAsia" w:hAnsi="Arial" w:cs="Arial"/>
          <w:b/>
          <w:bCs/>
          <w:sz w:val="18"/>
          <w:szCs w:val="18"/>
        </w:rPr>
      </w:pPr>
      <w:r w:rsidRPr="00D6289D">
        <w:rPr>
          <w:rFonts w:ascii="Arial" w:eastAsiaTheme="minorEastAsia" w:hAnsi="Arial" w:cs="Arial"/>
          <w:b/>
          <w:bCs/>
          <w:sz w:val="18"/>
          <w:szCs w:val="18"/>
        </w:rPr>
        <w:t xml:space="preserve">Figure </w:t>
      </w:r>
      <w:r>
        <w:rPr>
          <w:rFonts w:ascii="Arial" w:eastAsiaTheme="minorEastAsia" w:hAnsi="Arial" w:cs="Arial"/>
          <w:b/>
          <w:bCs/>
          <w:sz w:val="18"/>
          <w:szCs w:val="18"/>
        </w:rPr>
        <w:t>4</w:t>
      </w:r>
      <w:r w:rsidRPr="00D6289D">
        <w:rPr>
          <w:rFonts w:ascii="Arial" w:eastAsiaTheme="minorEastAsia" w:hAnsi="Arial" w:cs="Arial"/>
          <w:b/>
          <w:bCs/>
          <w:sz w:val="18"/>
          <w:szCs w:val="18"/>
        </w:rPr>
        <w:t xml:space="preserve">: </w:t>
      </w:r>
      <w:r>
        <w:rPr>
          <w:rFonts w:ascii="Arial" w:eastAsiaTheme="minorEastAsia" w:hAnsi="Arial" w:cs="Arial"/>
          <w:b/>
          <w:bCs/>
          <w:sz w:val="18"/>
          <w:szCs w:val="18"/>
        </w:rPr>
        <w:t xml:space="preserve">A preserved neural manifold characterizes the across-day representational stability of daily initialized discrete </w:t>
      </w:r>
      <w:r w:rsidR="00574D3C">
        <w:rPr>
          <w:rFonts w:ascii="Arial" w:eastAsiaTheme="minorEastAsia" w:hAnsi="Arial" w:cs="Arial"/>
          <w:b/>
          <w:bCs/>
          <w:sz w:val="18"/>
          <w:szCs w:val="18"/>
        </w:rPr>
        <w:t xml:space="preserve">well-rehearsed </w:t>
      </w:r>
      <w:r>
        <w:rPr>
          <w:rFonts w:ascii="Arial" w:eastAsiaTheme="minorEastAsia" w:hAnsi="Arial" w:cs="Arial"/>
          <w:b/>
          <w:bCs/>
          <w:sz w:val="18"/>
          <w:szCs w:val="18"/>
        </w:rPr>
        <w:t xml:space="preserve">movements unlike denovo </w:t>
      </w:r>
      <w:ins w:id="82" w:author="nikhilesh natraj" w:date="2023-07-31T14:28:00Z">
        <w:r w:rsidR="00703DBC" w:rsidRPr="00703DBC">
          <w:rPr>
            <w:rFonts w:ascii="Arial" w:eastAsiaTheme="minorEastAsia" w:hAnsi="Arial" w:cs="Arial"/>
            <w:b/>
            <w:bCs/>
            <w:sz w:val="18"/>
            <w:szCs w:val="18"/>
          </w:rPr>
          <w:t>continuous</w:t>
        </w:r>
        <w:r w:rsidR="00703DBC" w:rsidRPr="00703DBC">
          <w:rPr>
            <w:rFonts w:ascii="Arial" w:eastAsiaTheme="minorEastAsia" w:hAnsi="Arial" w:cs="Arial"/>
            <w:b/>
            <w:bCs/>
            <w:sz w:val="18"/>
            <w:szCs w:val="18"/>
          </w:rPr>
          <w:t xml:space="preserve"> </w:t>
        </w:r>
      </w:ins>
      <w:r>
        <w:rPr>
          <w:rFonts w:ascii="Arial" w:eastAsiaTheme="minorEastAsia" w:hAnsi="Arial" w:cs="Arial"/>
          <w:b/>
          <w:bCs/>
          <w:sz w:val="18"/>
          <w:szCs w:val="18"/>
        </w:rPr>
        <w:t>end effector motor commands</w:t>
      </w:r>
    </w:p>
    <w:p w14:paraId="034E91AE" w14:textId="31968CA9" w:rsidR="007B5405" w:rsidRDefault="007B5405" w:rsidP="007B5405">
      <w:pPr>
        <w:spacing w:line="288" w:lineRule="auto"/>
        <w:contextualSpacing/>
        <w:jc w:val="both"/>
        <w:rPr>
          <w:rFonts w:ascii="Arial" w:eastAsiaTheme="minorEastAsia" w:hAnsi="Arial" w:cs="Arial"/>
          <w:sz w:val="18"/>
          <w:szCs w:val="18"/>
        </w:rPr>
      </w:pPr>
      <w:r w:rsidRPr="00D6289D">
        <w:rPr>
          <w:rFonts w:ascii="Arial" w:eastAsiaTheme="minorEastAsia" w:hAnsi="Arial" w:cs="Arial"/>
          <w:sz w:val="18"/>
          <w:szCs w:val="18"/>
        </w:rPr>
        <w:t>A)</w:t>
      </w:r>
      <w:r>
        <w:rPr>
          <w:rFonts w:ascii="Arial" w:eastAsiaTheme="minorEastAsia" w:hAnsi="Arial" w:cs="Arial"/>
          <w:sz w:val="18"/>
          <w:szCs w:val="18"/>
        </w:rPr>
        <w:t xml:space="preserve"> The CKA metric was used to compute the layer-wise similarity between any two days’ autoencoders. </w:t>
      </w:r>
      <w:r w:rsidR="00C50C5B">
        <w:rPr>
          <w:rFonts w:ascii="Arial" w:eastAsiaTheme="minorEastAsia" w:hAnsi="Arial" w:cs="Arial"/>
          <w:sz w:val="18"/>
          <w:szCs w:val="18"/>
        </w:rPr>
        <w:t>S</w:t>
      </w:r>
      <w:r>
        <w:rPr>
          <w:rFonts w:ascii="Arial" w:eastAsiaTheme="minorEastAsia" w:hAnsi="Arial" w:cs="Arial"/>
          <w:sz w:val="18"/>
          <w:szCs w:val="18"/>
        </w:rPr>
        <w:t xml:space="preserve">imilarity was assessed at five distinct hidden layers, including the bottle-neck capturing latent-space activations (Layer 3). </w:t>
      </w:r>
    </w:p>
    <w:p w14:paraId="7837781B" w14:textId="179D59AC" w:rsidR="007B5405" w:rsidRDefault="007B5405" w:rsidP="007B5405">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 xml:space="preserve">B) Example CKA similarities between Day 2 and Day 9’s autoencoders at each of the five layers (red vertical line) against a null distribution of similarity values (blue histogram). All five layers were significantly similar to each other. </w:t>
      </w:r>
    </w:p>
    <w:p w14:paraId="030790FC" w14:textId="49535132" w:rsidR="007B5405" w:rsidRDefault="007B5405" w:rsidP="007B5405">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 xml:space="preserve">C) The proportion of all across-day pairwise comparisons between the daily autoencoders representing stereotyped movements (Y-axis) that had a significantly similar number of layers (X-axis) to each other at the </w:t>
      </w:r>
      <m:oMath>
        <m:r>
          <w:rPr>
            <w:rFonts w:ascii="Cambria Math" w:eastAsiaTheme="minorEastAsia" w:hAnsi="Cambria Math" w:cs="Arial"/>
            <w:sz w:val="18"/>
            <w:szCs w:val="18"/>
          </w:rPr>
          <m:t>p=0.05 (FDR)</m:t>
        </m:r>
      </m:oMath>
      <w:r>
        <w:rPr>
          <w:rFonts w:ascii="Arial" w:eastAsiaTheme="minorEastAsia" w:hAnsi="Arial" w:cs="Arial"/>
          <w:sz w:val="18"/>
          <w:szCs w:val="18"/>
        </w:rPr>
        <w:t xml:space="preserve"> level. Each dot represents the proportions </w:t>
      </w:r>
      <w:r w:rsidR="00654BE3">
        <w:rPr>
          <w:rFonts w:ascii="Arial" w:eastAsiaTheme="minorEastAsia" w:hAnsi="Arial" w:cs="Arial"/>
          <w:sz w:val="18"/>
          <w:szCs w:val="18"/>
        </w:rPr>
        <w:t>of</w:t>
      </w:r>
      <w:r>
        <w:rPr>
          <w:rFonts w:ascii="Arial" w:eastAsiaTheme="minorEastAsia" w:hAnsi="Arial" w:cs="Arial"/>
          <w:sz w:val="18"/>
          <w:szCs w:val="18"/>
        </w:rPr>
        <w:t xml:space="preserve"> a specific subject. </w:t>
      </w:r>
    </w:p>
    <w:p w14:paraId="5451D09D" w14:textId="22335D07" w:rsidR="007B5405" w:rsidRDefault="007B5405" w:rsidP="007B5405">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 xml:space="preserve">D) Snapshot of center-out robot movement requiring imagined </w:t>
      </w:r>
      <w:del w:id="83" w:author="nikhilesh natraj" w:date="2023-07-31T14:27:00Z">
        <w:r w:rsidDel="00D461F1">
          <w:rPr>
            <w:rFonts w:ascii="Arial" w:eastAsiaTheme="minorEastAsia" w:hAnsi="Arial" w:cs="Arial"/>
            <w:sz w:val="18"/>
            <w:szCs w:val="18"/>
          </w:rPr>
          <w:delText xml:space="preserve">denovo </w:delText>
        </w:r>
      </w:del>
      <w:r>
        <w:rPr>
          <w:rFonts w:ascii="Arial" w:eastAsiaTheme="minorEastAsia" w:hAnsi="Arial" w:cs="Arial"/>
          <w:sz w:val="18"/>
          <w:szCs w:val="18"/>
        </w:rPr>
        <w:t>end-point biomimetic velocity commands. Collected neural and kinematic data were then used to seed and subsequently update a ReFit-Kalman Filter</w:t>
      </w:r>
    </w:p>
    <w:p w14:paraId="61BCF24C" w14:textId="371A8BCE" w:rsidR="007B5405" w:rsidRDefault="007B5405" w:rsidP="007B5405">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 xml:space="preserve">E) Boxplots of the Mahalanobis distances between neural commands during closed-loop control to center-out axial directions collated across all sessions, either via discrete stereotyped representations or two types of </w:t>
      </w:r>
      <w:del w:id="84" w:author="nikhilesh natraj" w:date="2023-07-31T14:27:00Z">
        <w:r w:rsidDel="00D461F1">
          <w:rPr>
            <w:rFonts w:ascii="Arial" w:eastAsiaTheme="minorEastAsia" w:hAnsi="Arial" w:cs="Arial"/>
            <w:sz w:val="18"/>
            <w:szCs w:val="18"/>
          </w:rPr>
          <w:delText xml:space="preserve">denovo </w:delText>
        </w:r>
      </w:del>
      <w:ins w:id="85" w:author="nikhilesh natraj" w:date="2023-07-31T14:27:00Z">
        <w:r w:rsidR="00D461F1">
          <w:rPr>
            <w:rFonts w:ascii="Arial" w:eastAsiaTheme="minorEastAsia" w:hAnsi="Arial" w:cs="Arial"/>
            <w:sz w:val="18"/>
            <w:szCs w:val="18"/>
          </w:rPr>
          <w:t>continuous</w:t>
        </w:r>
        <w:r w:rsidR="00D461F1">
          <w:rPr>
            <w:rFonts w:ascii="Arial" w:eastAsiaTheme="minorEastAsia" w:hAnsi="Arial" w:cs="Arial"/>
            <w:sz w:val="18"/>
            <w:szCs w:val="18"/>
          </w:rPr>
          <w:t xml:space="preserve"> </w:t>
        </w:r>
      </w:ins>
      <w:r>
        <w:rPr>
          <w:rFonts w:ascii="Arial" w:eastAsiaTheme="minorEastAsia" w:hAnsi="Arial" w:cs="Arial"/>
          <w:sz w:val="18"/>
          <w:szCs w:val="18"/>
        </w:rPr>
        <w:t xml:space="preserve">velocity commands. </w:t>
      </w:r>
      <w:r w:rsidR="00654BE3">
        <w:rPr>
          <w:rFonts w:ascii="Arial" w:eastAsiaTheme="minorEastAsia" w:hAnsi="Arial" w:cs="Arial"/>
          <w:sz w:val="18"/>
          <w:szCs w:val="18"/>
        </w:rPr>
        <w:t>The s</w:t>
      </w:r>
      <w:r>
        <w:rPr>
          <w:rFonts w:ascii="Arial" w:eastAsiaTheme="minorEastAsia" w:hAnsi="Arial" w:cs="Arial"/>
          <w:sz w:val="18"/>
          <w:szCs w:val="18"/>
        </w:rPr>
        <w:t xml:space="preserve">tar sign represents </w:t>
      </w:r>
      <w:r w:rsidR="00654BE3">
        <w:rPr>
          <w:rFonts w:ascii="Arial" w:eastAsiaTheme="minorEastAsia" w:hAnsi="Arial" w:cs="Arial"/>
          <w:sz w:val="18"/>
          <w:szCs w:val="18"/>
        </w:rPr>
        <w:t xml:space="preserve">a </w:t>
      </w:r>
      <w:r>
        <w:rPr>
          <w:rFonts w:ascii="Arial" w:eastAsiaTheme="minorEastAsia" w:hAnsi="Arial" w:cs="Arial"/>
          <w:sz w:val="18"/>
          <w:szCs w:val="18"/>
        </w:rPr>
        <w:t>significant difference in means between variables grouped by the horizontal line.</w:t>
      </w:r>
    </w:p>
    <w:p w14:paraId="28A84798" w14:textId="6AE0A59D" w:rsidR="007B5405" w:rsidRDefault="007B5405" w:rsidP="007B5405">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 xml:space="preserve">F) The proportion of all across-day pairwise comparisons between the daily autoencoders representing denovo velocity commands (Y-axis) that had a significantly similar number of layers (X-axis) to each other at the </w:t>
      </w:r>
      <m:oMath>
        <m:r>
          <w:rPr>
            <w:rFonts w:ascii="Cambria Math" w:eastAsiaTheme="minorEastAsia" w:hAnsi="Cambria Math" w:cs="Arial"/>
            <w:sz w:val="18"/>
            <w:szCs w:val="18"/>
          </w:rPr>
          <m:t>p=0.05 (FDR)</m:t>
        </m:r>
      </m:oMath>
      <w:r>
        <w:rPr>
          <w:rFonts w:ascii="Arial" w:eastAsiaTheme="minorEastAsia" w:hAnsi="Arial" w:cs="Arial"/>
          <w:sz w:val="18"/>
          <w:szCs w:val="18"/>
        </w:rPr>
        <w:t xml:space="preserve"> level. Each dot represents a particular type of denovo velocity command in subject B1.</w:t>
      </w:r>
    </w:p>
    <w:p w14:paraId="5ACF60F8" w14:textId="0BE98F5F" w:rsidR="007B5405" w:rsidRDefault="007B5405" w:rsidP="007B5405">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G) CKA similarities across all pairwise and layer-wise comparisons</w:t>
      </w:r>
      <w:r w:rsidR="00C50C5B">
        <w:rPr>
          <w:rFonts w:ascii="Arial" w:eastAsiaTheme="minorEastAsia" w:hAnsi="Arial" w:cs="Arial"/>
          <w:sz w:val="18"/>
          <w:szCs w:val="18"/>
        </w:rPr>
        <w:t xml:space="preserve"> for the three types of representations. </w:t>
      </w:r>
    </w:p>
    <w:p w14:paraId="32C9362D" w14:textId="4B584B55" w:rsidR="007B5405" w:rsidRDefault="007B5405">
      <w:pPr>
        <w:rPr>
          <w:rFonts w:ascii="Arial" w:hAnsi="Arial" w:cs="Arial"/>
        </w:rPr>
      </w:pPr>
      <w:r>
        <w:rPr>
          <w:rFonts w:ascii="Arial" w:hAnsi="Arial" w:cs="Arial"/>
        </w:rPr>
        <w:br w:type="page"/>
      </w:r>
    </w:p>
    <w:p w14:paraId="16B398C2" w14:textId="77777777" w:rsidR="003911C4" w:rsidRDefault="003911C4" w:rsidP="003911C4">
      <w:pPr>
        <w:spacing w:line="288" w:lineRule="auto"/>
        <w:contextualSpacing/>
        <w:jc w:val="both"/>
        <w:rPr>
          <w:rFonts w:ascii="Arial" w:eastAsiaTheme="minorEastAsia" w:hAnsi="Arial" w:cs="Arial"/>
          <w:b/>
          <w:bCs/>
          <w:sz w:val="24"/>
          <w:szCs w:val="24"/>
        </w:rPr>
      </w:pPr>
    </w:p>
    <w:p w14:paraId="02F7FFFB" w14:textId="77777777" w:rsidR="003911C4" w:rsidRDefault="003911C4" w:rsidP="003911C4">
      <w:pPr>
        <w:spacing w:line="288" w:lineRule="auto"/>
        <w:contextualSpacing/>
        <w:jc w:val="center"/>
        <w:rPr>
          <w:rFonts w:ascii="Arial" w:eastAsiaTheme="minorEastAsia" w:hAnsi="Arial" w:cs="Arial"/>
          <w:b/>
          <w:bCs/>
          <w:sz w:val="18"/>
          <w:szCs w:val="18"/>
        </w:rPr>
      </w:pPr>
      <w:r>
        <w:rPr>
          <w:rFonts w:ascii="Arial" w:eastAsiaTheme="minorEastAsia" w:hAnsi="Arial" w:cs="Arial"/>
          <w:noProof/>
        </w:rPr>
        <w:drawing>
          <wp:inline distT="0" distB="0" distL="0" distR="0" wp14:anchorId="719FF539" wp14:editId="208F7F66">
            <wp:extent cx="4351867" cy="5728099"/>
            <wp:effectExtent l="0" t="0" r="0" b="0"/>
            <wp:docPr id="2083476428" name="Picture 20834764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7526" name="Picture 8"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69822" cy="5751732"/>
                    </a:xfrm>
                    <a:prstGeom prst="rect">
                      <a:avLst/>
                    </a:prstGeom>
                    <a:noFill/>
                    <a:ln>
                      <a:noFill/>
                    </a:ln>
                  </pic:spPr>
                </pic:pic>
              </a:graphicData>
            </a:graphic>
          </wp:inline>
        </w:drawing>
      </w:r>
    </w:p>
    <w:p w14:paraId="7F23E7D1" w14:textId="77777777" w:rsidR="003911C4" w:rsidRDefault="003911C4" w:rsidP="003911C4">
      <w:pPr>
        <w:spacing w:line="288" w:lineRule="auto"/>
        <w:contextualSpacing/>
        <w:jc w:val="center"/>
        <w:rPr>
          <w:rFonts w:ascii="Arial" w:eastAsiaTheme="minorEastAsia" w:hAnsi="Arial" w:cs="Arial"/>
          <w:b/>
          <w:bCs/>
          <w:sz w:val="18"/>
          <w:szCs w:val="18"/>
        </w:rPr>
      </w:pPr>
    </w:p>
    <w:p w14:paraId="1F814081" w14:textId="6C860FF3" w:rsidR="003911C4" w:rsidRDefault="003911C4" w:rsidP="003911C4">
      <w:pPr>
        <w:spacing w:line="288" w:lineRule="auto"/>
        <w:contextualSpacing/>
        <w:jc w:val="both"/>
        <w:rPr>
          <w:rFonts w:ascii="Arial" w:eastAsiaTheme="minorEastAsia" w:hAnsi="Arial" w:cs="Arial"/>
          <w:b/>
          <w:bCs/>
          <w:sz w:val="18"/>
          <w:szCs w:val="18"/>
        </w:rPr>
      </w:pPr>
      <w:r w:rsidRPr="00D6289D">
        <w:rPr>
          <w:rFonts w:ascii="Arial" w:eastAsiaTheme="minorEastAsia" w:hAnsi="Arial" w:cs="Arial"/>
          <w:b/>
          <w:bCs/>
          <w:sz w:val="18"/>
          <w:szCs w:val="18"/>
        </w:rPr>
        <w:t xml:space="preserve">Figure </w:t>
      </w:r>
      <w:r>
        <w:rPr>
          <w:rFonts w:ascii="Arial" w:eastAsiaTheme="minorEastAsia" w:hAnsi="Arial" w:cs="Arial"/>
          <w:b/>
          <w:bCs/>
          <w:sz w:val="18"/>
          <w:szCs w:val="18"/>
        </w:rPr>
        <w:t>5</w:t>
      </w:r>
      <w:r w:rsidRPr="00D6289D">
        <w:rPr>
          <w:rFonts w:ascii="Arial" w:eastAsiaTheme="minorEastAsia" w:hAnsi="Arial" w:cs="Arial"/>
          <w:b/>
          <w:bCs/>
          <w:sz w:val="18"/>
          <w:szCs w:val="18"/>
        </w:rPr>
        <w:t xml:space="preserve">: </w:t>
      </w:r>
      <w:r>
        <w:rPr>
          <w:rFonts w:ascii="Arial" w:eastAsiaTheme="minorEastAsia" w:hAnsi="Arial" w:cs="Arial"/>
          <w:b/>
          <w:bCs/>
          <w:sz w:val="18"/>
          <w:szCs w:val="18"/>
        </w:rPr>
        <w:t xml:space="preserve">Using multi-day data to account for across-day drift in </w:t>
      </w:r>
      <w:r w:rsidR="00A86720">
        <w:rPr>
          <w:rFonts w:ascii="Arial" w:eastAsiaTheme="minorEastAsia" w:hAnsi="Arial" w:cs="Arial"/>
          <w:b/>
          <w:bCs/>
          <w:sz w:val="18"/>
          <w:szCs w:val="18"/>
        </w:rPr>
        <w:t>distributions</w:t>
      </w:r>
      <w:r>
        <w:rPr>
          <w:rFonts w:ascii="Arial" w:eastAsiaTheme="minorEastAsia" w:hAnsi="Arial" w:cs="Arial"/>
          <w:b/>
          <w:bCs/>
          <w:sz w:val="18"/>
          <w:szCs w:val="18"/>
        </w:rPr>
        <w:t xml:space="preserve"> of stable representations</w:t>
      </w:r>
    </w:p>
    <w:p w14:paraId="3C945DEB" w14:textId="7DEF0B86" w:rsidR="003911C4" w:rsidRDefault="003911C4" w:rsidP="003911C4">
      <w:pPr>
        <w:spacing w:line="288" w:lineRule="auto"/>
        <w:contextualSpacing/>
        <w:jc w:val="both"/>
        <w:rPr>
          <w:rFonts w:ascii="Arial" w:eastAsiaTheme="minorEastAsia" w:hAnsi="Arial" w:cs="Arial"/>
          <w:sz w:val="18"/>
          <w:szCs w:val="18"/>
        </w:rPr>
      </w:pPr>
      <w:r w:rsidRPr="00D6289D">
        <w:rPr>
          <w:rFonts w:ascii="Arial" w:eastAsiaTheme="minorEastAsia" w:hAnsi="Arial" w:cs="Arial"/>
          <w:sz w:val="18"/>
          <w:szCs w:val="18"/>
        </w:rPr>
        <w:t>A)</w:t>
      </w:r>
      <w:r>
        <w:rPr>
          <w:rFonts w:ascii="Arial" w:eastAsiaTheme="minorEastAsia" w:hAnsi="Arial" w:cs="Arial"/>
          <w:sz w:val="18"/>
          <w:szCs w:val="18"/>
        </w:rPr>
        <w:t xml:space="preserve"> Visualization of neural samples from three randomly chosen days of open-loop right thumb data </w:t>
      </w:r>
      <w:r w:rsidR="00053B60">
        <w:rPr>
          <w:rFonts w:ascii="Arial" w:eastAsiaTheme="minorEastAsia" w:hAnsi="Arial" w:cs="Arial"/>
          <w:sz w:val="18"/>
          <w:szCs w:val="18"/>
        </w:rPr>
        <w:t>in latent-space</w:t>
      </w:r>
      <w:r>
        <w:rPr>
          <w:rFonts w:ascii="Arial" w:eastAsiaTheme="minorEastAsia" w:hAnsi="Arial" w:cs="Arial"/>
          <w:sz w:val="18"/>
          <w:szCs w:val="18"/>
        </w:rPr>
        <w:t>.</w:t>
      </w:r>
    </w:p>
    <w:p w14:paraId="22E3DE09" w14:textId="6DF14E54" w:rsidR="003911C4" w:rsidRDefault="003911C4" w:rsidP="003911C4">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 xml:space="preserve">B) Even though the mean </w:t>
      </w:r>
      <m:oMath>
        <m:sSub>
          <m:sSubPr>
            <m:ctrlPr>
              <w:rPr>
                <w:rFonts w:ascii="Cambria Math" w:eastAsiaTheme="minorEastAsia" w:hAnsi="Cambria Math" w:cs="Arial"/>
                <w:i/>
                <w:sz w:val="18"/>
                <w:szCs w:val="18"/>
              </w:rPr>
            </m:ctrlPr>
          </m:sSubPr>
          <m:e>
            <m:r>
              <w:rPr>
                <w:rFonts w:ascii="Cambria Math" w:eastAsiaTheme="minorEastAsia" w:hAnsi="Cambria Math" w:cs="Arial"/>
                <w:sz w:val="18"/>
                <w:szCs w:val="18"/>
              </w:rPr>
              <m:t>γ</m:t>
            </m:r>
          </m:e>
          <m:sub>
            <m:r>
              <w:rPr>
                <w:rFonts w:ascii="Cambria Math" w:eastAsiaTheme="minorEastAsia" w:hAnsi="Cambria Math" w:cs="Arial"/>
                <w:sz w:val="18"/>
                <w:szCs w:val="18"/>
              </w:rPr>
              <m:t>H</m:t>
            </m:r>
          </m:sub>
        </m:sSub>
      </m:oMath>
      <w:r>
        <w:rPr>
          <w:rFonts w:ascii="Arial" w:eastAsiaTheme="minorEastAsia" w:hAnsi="Arial" w:cs="Arial"/>
          <w:sz w:val="18"/>
          <w:szCs w:val="18"/>
        </w:rPr>
        <w:t xml:space="preserve"> neural map was preserved for the three random days (left, spatial </w:t>
      </w:r>
      <m:oMath>
        <m:r>
          <w:rPr>
            <w:rFonts w:ascii="Cambria Math" w:eastAsiaTheme="minorEastAsia" w:hAnsi="Cambria Math" w:cs="Arial"/>
            <w:sz w:val="18"/>
            <w:szCs w:val="18"/>
          </w:rPr>
          <m:t>R=0.88)</m:t>
        </m:r>
      </m:oMath>
      <w:r>
        <w:rPr>
          <w:rFonts w:ascii="Arial" w:eastAsiaTheme="minorEastAsia" w:hAnsi="Arial" w:cs="Arial"/>
          <w:sz w:val="18"/>
          <w:szCs w:val="18"/>
        </w:rPr>
        <w:t xml:space="preserve">, there </w:t>
      </w:r>
      <w:r w:rsidR="00053B60">
        <w:rPr>
          <w:rFonts w:ascii="Arial" w:eastAsiaTheme="minorEastAsia" w:hAnsi="Arial" w:cs="Arial"/>
          <w:sz w:val="18"/>
          <w:szCs w:val="18"/>
        </w:rPr>
        <w:t xml:space="preserve">appeared to be shifts </w:t>
      </w:r>
      <w:r>
        <w:rPr>
          <w:rFonts w:ascii="Arial" w:eastAsiaTheme="minorEastAsia" w:hAnsi="Arial" w:cs="Arial"/>
          <w:sz w:val="18"/>
          <w:szCs w:val="18"/>
        </w:rPr>
        <w:t xml:space="preserve">in the mean of channel-level activity, highlighted over electrodes in M1/S1 (black rectangle). Plot of M1/S1 </w:t>
      </w:r>
      <m:oMath>
        <m:sSub>
          <m:sSubPr>
            <m:ctrlPr>
              <w:rPr>
                <w:rFonts w:ascii="Cambria Math" w:eastAsiaTheme="minorEastAsia" w:hAnsi="Cambria Math" w:cs="Arial"/>
                <w:i/>
                <w:sz w:val="18"/>
                <w:szCs w:val="18"/>
              </w:rPr>
            </m:ctrlPr>
          </m:sSubPr>
          <m:e>
            <m:r>
              <w:rPr>
                <w:rFonts w:ascii="Cambria Math" w:eastAsiaTheme="minorEastAsia" w:hAnsi="Cambria Math" w:cs="Arial"/>
                <w:sz w:val="18"/>
                <w:szCs w:val="18"/>
              </w:rPr>
              <m:t>γ</m:t>
            </m:r>
          </m:e>
          <m:sub>
            <m:r>
              <w:rPr>
                <w:rFonts w:ascii="Cambria Math" w:eastAsiaTheme="minorEastAsia" w:hAnsi="Cambria Math" w:cs="Arial"/>
                <w:sz w:val="18"/>
                <w:szCs w:val="18"/>
              </w:rPr>
              <m:t>H</m:t>
            </m:r>
          </m:sub>
        </m:sSub>
      </m:oMath>
      <w:r>
        <w:rPr>
          <w:rFonts w:ascii="Arial" w:eastAsiaTheme="minorEastAsia" w:hAnsi="Arial" w:cs="Arial"/>
          <w:sz w:val="18"/>
          <w:szCs w:val="18"/>
        </w:rPr>
        <w:t xml:space="preserve"> activity for the three days is shown, color-coded by day (right). The filled dots represent neural samples, and the black vertical line depicts the mean. </w:t>
      </w:r>
    </w:p>
    <w:p w14:paraId="1AC9B4B2" w14:textId="77777777" w:rsidR="003911C4" w:rsidRDefault="003911C4" w:rsidP="003911C4">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 xml:space="preserve">C-D) Cross-validated classification accuracies of discerning the day of recording (all movements) on the multi-day manifold for B1 and B2 when retaining the mean of each day’s data (black) or after mean-centering (blue). Chance is depicted by the red dotted line in both plots. </w:t>
      </w:r>
    </w:p>
    <w:p w14:paraId="4725D7B2" w14:textId="4AE50761" w:rsidR="003911C4" w:rsidRDefault="003911C4" w:rsidP="003911C4">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 xml:space="preserve">E) The across-day drift in the neural mean activity affects the daily centroid of a stable neural manifold in high-dimensional channel-feature space. Each dot on the manifold is symbolic of neural data samples, color-coded by exemplar movement-types. Even though the representational structure i.e., relative locations of the movements on the </w:t>
      </w:r>
      <w:r>
        <w:rPr>
          <w:rFonts w:ascii="Arial" w:eastAsiaTheme="minorEastAsia" w:hAnsi="Arial" w:cs="Arial"/>
          <w:sz w:val="18"/>
          <w:szCs w:val="18"/>
        </w:rPr>
        <w:lastRenderedPageBreak/>
        <w:t xml:space="preserve">preserved manifold is stable, the manifold </w:t>
      </w:r>
      <w:del w:id="86" w:author="nikhilesh natraj" w:date="2023-07-31T14:39:00Z">
        <w:r w:rsidDel="00EB0DF0">
          <w:rPr>
            <w:rFonts w:ascii="Arial" w:eastAsiaTheme="minorEastAsia" w:hAnsi="Arial" w:cs="Arial"/>
            <w:sz w:val="18"/>
            <w:szCs w:val="18"/>
          </w:rPr>
          <w:delText xml:space="preserve">centroid </w:delText>
        </w:r>
      </w:del>
      <w:ins w:id="87" w:author="nikhilesh natraj" w:date="2023-07-31T14:39:00Z">
        <w:r w:rsidR="00EB0DF0">
          <w:rPr>
            <w:rFonts w:ascii="Arial" w:eastAsiaTheme="minorEastAsia" w:hAnsi="Arial" w:cs="Arial"/>
            <w:sz w:val="18"/>
            <w:szCs w:val="18"/>
          </w:rPr>
          <w:t>location</w:t>
        </w:r>
        <w:r w:rsidR="00EB0DF0">
          <w:rPr>
            <w:rFonts w:ascii="Arial" w:eastAsiaTheme="minorEastAsia" w:hAnsi="Arial" w:cs="Arial"/>
            <w:sz w:val="18"/>
            <w:szCs w:val="18"/>
          </w:rPr>
          <w:t xml:space="preserve"> </w:t>
        </w:r>
      </w:ins>
      <w:r w:rsidR="001E003D">
        <w:rPr>
          <w:rFonts w:ascii="Arial" w:eastAsiaTheme="minorEastAsia" w:hAnsi="Arial" w:cs="Arial"/>
          <w:sz w:val="18"/>
          <w:szCs w:val="18"/>
        </w:rPr>
        <w:t>drifts</w:t>
      </w:r>
      <w:r>
        <w:rPr>
          <w:rFonts w:ascii="Arial" w:eastAsiaTheme="minorEastAsia" w:hAnsi="Arial" w:cs="Arial"/>
          <w:sz w:val="18"/>
          <w:szCs w:val="18"/>
        </w:rPr>
        <w:t xml:space="preserve"> across-days due to daily </w:t>
      </w:r>
      <w:r w:rsidR="001E003D">
        <w:rPr>
          <w:rFonts w:ascii="Arial" w:eastAsiaTheme="minorEastAsia" w:hAnsi="Arial" w:cs="Arial"/>
          <w:sz w:val="18"/>
          <w:szCs w:val="18"/>
        </w:rPr>
        <w:t>distributional shifts</w:t>
      </w:r>
      <w:ins w:id="88" w:author="nikhilesh natraj" w:date="2023-07-31T14:40:00Z">
        <w:r w:rsidR="00EB0DF0">
          <w:rPr>
            <w:rFonts w:ascii="Arial" w:eastAsiaTheme="minorEastAsia" w:hAnsi="Arial" w:cs="Arial"/>
            <w:sz w:val="18"/>
            <w:szCs w:val="18"/>
          </w:rPr>
          <w:t>. This</w:t>
        </w:r>
      </w:ins>
      <w:del w:id="89" w:author="nikhilesh natraj" w:date="2023-07-31T14:40:00Z">
        <w:r w:rsidDel="00EB0DF0">
          <w:rPr>
            <w:rFonts w:ascii="Arial" w:eastAsiaTheme="minorEastAsia" w:hAnsi="Arial" w:cs="Arial"/>
            <w:sz w:val="18"/>
            <w:szCs w:val="18"/>
          </w:rPr>
          <w:delText>,</w:delText>
        </w:r>
      </w:del>
      <w:r>
        <w:rPr>
          <w:rFonts w:ascii="Arial" w:eastAsiaTheme="minorEastAsia" w:hAnsi="Arial" w:cs="Arial"/>
          <w:sz w:val="18"/>
          <w:szCs w:val="18"/>
        </w:rPr>
        <w:t xml:space="preserve"> potentially </w:t>
      </w:r>
      <w:del w:id="90" w:author="nikhilesh natraj" w:date="2023-07-31T14:40:00Z">
        <w:r w:rsidDel="00EB0DF0">
          <w:rPr>
            <w:rFonts w:ascii="Arial" w:eastAsiaTheme="minorEastAsia" w:hAnsi="Arial" w:cs="Arial"/>
            <w:sz w:val="18"/>
            <w:szCs w:val="18"/>
          </w:rPr>
          <w:delText xml:space="preserve">reducing </w:delText>
        </w:r>
      </w:del>
      <w:ins w:id="91" w:author="nikhilesh natraj" w:date="2023-07-31T14:40:00Z">
        <w:r w:rsidR="00EB0DF0">
          <w:rPr>
            <w:rFonts w:ascii="Arial" w:eastAsiaTheme="minorEastAsia" w:hAnsi="Arial" w:cs="Arial"/>
            <w:sz w:val="18"/>
            <w:szCs w:val="18"/>
          </w:rPr>
          <w:t>reduc</w:t>
        </w:r>
        <w:r w:rsidR="00EB0DF0">
          <w:rPr>
            <w:rFonts w:ascii="Arial" w:eastAsiaTheme="minorEastAsia" w:hAnsi="Arial" w:cs="Arial"/>
            <w:sz w:val="18"/>
            <w:szCs w:val="18"/>
          </w:rPr>
          <w:t>es</w:t>
        </w:r>
        <w:r w:rsidR="00EB0DF0">
          <w:rPr>
            <w:rFonts w:ascii="Arial" w:eastAsiaTheme="minorEastAsia" w:hAnsi="Arial" w:cs="Arial"/>
            <w:sz w:val="18"/>
            <w:szCs w:val="18"/>
          </w:rPr>
          <w:t xml:space="preserve"> </w:t>
        </w:r>
      </w:ins>
      <w:r>
        <w:rPr>
          <w:rFonts w:ascii="Arial" w:eastAsiaTheme="minorEastAsia" w:hAnsi="Arial" w:cs="Arial"/>
          <w:sz w:val="18"/>
          <w:szCs w:val="18"/>
        </w:rPr>
        <w:t xml:space="preserve">the efficacy of a daily decoder to generalize across-days. </w:t>
      </w:r>
    </w:p>
    <w:p w14:paraId="11D0A900" w14:textId="68D197A8" w:rsidR="003911C4" w:rsidRDefault="003911C4" w:rsidP="003911C4">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 xml:space="preserve">F) Projection of hand-specific movements (rt. </w:t>
      </w:r>
      <w:r w:rsidR="00FB2045">
        <w:rPr>
          <w:rFonts w:ascii="Arial" w:eastAsiaTheme="minorEastAsia" w:hAnsi="Arial" w:cs="Arial"/>
          <w:sz w:val="18"/>
          <w:szCs w:val="18"/>
        </w:rPr>
        <w:t>t</w:t>
      </w:r>
      <w:r>
        <w:rPr>
          <w:rFonts w:ascii="Arial" w:eastAsiaTheme="minorEastAsia" w:hAnsi="Arial" w:cs="Arial"/>
          <w:sz w:val="18"/>
          <w:szCs w:val="18"/>
        </w:rPr>
        <w:t xml:space="preserve">humb, lt. thumb, both middle fingers) </w:t>
      </w:r>
      <w:del w:id="92" w:author="nikhilesh natraj" w:date="2023-07-31T14:40:00Z">
        <w:r w:rsidDel="00EB0DF0">
          <w:rPr>
            <w:rFonts w:ascii="Arial" w:eastAsiaTheme="minorEastAsia" w:hAnsi="Arial" w:cs="Arial"/>
            <w:sz w:val="18"/>
            <w:szCs w:val="18"/>
          </w:rPr>
          <w:delText xml:space="preserve">on </w:delText>
        </w:r>
      </w:del>
      <w:ins w:id="93" w:author="nikhilesh natraj" w:date="2023-07-31T14:40:00Z">
        <w:r w:rsidR="00EB0DF0">
          <w:rPr>
            <w:rFonts w:ascii="Arial" w:eastAsiaTheme="minorEastAsia" w:hAnsi="Arial" w:cs="Arial"/>
            <w:sz w:val="18"/>
            <w:szCs w:val="18"/>
          </w:rPr>
          <w:t>from</w:t>
        </w:r>
        <w:r w:rsidR="00EB0DF0">
          <w:rPr>
            <w:rFonts w:ascii="Arial" w:eastAsiaTheme="minorEastAsia" w:hAnsi="Arial" w:cs="Arial"/>
            <w:sz w:val="18"/>
            <w:szCs w:val="18"/>
          </w:rPr>
          <w:t xml:space="preserve"> </w:t>
        </w:r>
      </w:ins>
      <w:r>
        <w:rPr>
          <w:rFonts w:ascii="Arial" w:eastAsiaTheme="minorEastAsia" w:hAnsi="Arial" w:cs="Arial"/>
          <w:sz w:val="18"/>
          <w:szCs w:val="18"/>
        </w:rPr>
        <w:t>the 10</w:t>
      </w:r>
      <w:r w:rsidRPr="00916E7D">
        <w:rPr>
          <w:rFonts w:ascii="Arial" w:eastAsiaTheme="minorEastAsia" w:hAnsi="Arial" w:cs="Arial"/>
          <w:sz w:val="18"/>
          <w:szCs w:val="18"/>
          <w:vertAlign w:val="superscript"/>
        </w:rPr>
        <w:t>th</w:t>
      </w:r>
      <w:r>
        <w:rPr>
          <w:rFonts w:ascii="Arial" w:eastAsiaTheme="minorEastAsia" w:hAnsi="Arial" w:cs="Arial"/>
          <w:sz w:val="18"/>
          <w:szCs w:val="18"/>
        </w:rPr>
        <w:t xml:space="preserve"> experimental day onto a manifold built using only Day 1 data (left) or through a manifold built using multi-day data from Day 1 to 9 (right). Each filled circle represents a neural sample color</w:t>
      </w:r>
      <w:r w:rsidR="00654BE3">
        <w:rPr>
          <w:rFonts w:ascii="Arial" w:eastAsiaTheme="minorEastAsia" w:hAnsi="Arial" w:cs="Arial"/>
          <w:sz w:val="18"/>
          <w:szCs w:val="18"/>
        </w:rPr>
        <w:t>-</w:t>
      </w:r>
      <w:r>
        <w:rPr>
          <w:rFonts w:ascii="Arial" w:eastAsiaTheme="minorEastAsia" w:hAnsi="Arial" w:cs="Arial"/>
          <w:sz w:val="18"/>
          <w:szCs w:val="18"/>
        </w:rPr>
        <w:t xml:space="preserve">coded by movement-type. The average of pairwise Mahalanobis distances between the three movements in latent-space (Dist.) is detailed for each manifold. </w:t>
      </w:r>
    </w:p>
    <w:p w14:paraId="0CF0169B" w14:textId="50944410" w:rsidR="003911C4" w:rsidRDefault="003911C4" w:rsidP="003911C4">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 xml:space="preserve">G-H) Mean of all pairwise Mahalanobis distances between all movements’ open-loop data (Y-axis) from held-out days when projected onto a manifold built with a cumulatively increasing number of days </w:t>
      </w:r>
      <w:r w:rsidR="00654BE3">
        <w:rPr>
          <w:rFonts w:ascii="Arial" w:eastAsiaTheme="minorEastAsia" w:hAnsi="Arial" w:cs="Arial"/>
          <w:sz w:val="18"/>
          <w:szCs w:val="18"/>
        </w:rPr>
        <w:t>before</w:t>
      </w:r>
      <w:r>
        <w:rPr>
          <w:rFonts w:ascii="Arial" w:eastAsiaTheme="minorEastAsia" w:hAnsi="Arial" w:cs="Arial"/>
          <w:sz w:val="18"/>
          <w:szCs w:val="18"/>
        </w:rPr>
        <w:t xml:space="preserve"> held-out days (X-axis), for B1 and B2. Line represents the best linear regression fit to all data. Star signs indicate </w:t>
      </w:r>
      <w:r w:rsidR="00654BE3">
        <w:rPr>
          <w:rFonts w:ascii="Arial" w:eastAsiaTheme="minorEastAsia" w:hAnsi="Arial" w:cs="Arial"/>
          <w:sz w:val="18"/>
          <w:szCs w:val="18"/>
        </w:rPr>
        <w:t xml:space="preserve">a </w:t>
      </w:r>
      <w:r>
        <w:rPr>
          <w:rFonts w:ascii="Arial" w:eastAsiaTheme="minorEastAsia" w:hAnsi="Arial" w:cs="Arial"/>
          <w:sz w:val="18"/>
          <w:szCs w:val="18"/>
        </w:rPr>
        <w:t xml:space="preserve">significant slope to regression fit. </w:t>
      </w:r>
    </w:p>
    <w:p w14:paraId="154EE741" w14:textId="260047D5" w:rsidR="003911C4" w:rsidRDefault="003911C4">
      <w:pPr>
        <w:rPr>
          <w:rFonts w:ascii="Arial" w:hAnsi="Arial" w:cs="Arial"/>
        </w:rPr>
      </w:pPr>
      <w:r>
        <w:rPr>
          <w:rFonts w:ascii="Arial" w:hAnsi="Arial" w:cs="Arial"/>
        </w:rPr>
        <w:br w:type="page"/>
      </w:r>
    </w:p>
    <w:p w14:paraId="17D8C14A" w14:textId="345DA0B1" w:rsidR="003911C4" w:rsidRDefault="00C5029D" w:rsidP="003911C4">
      <w:pPr>
        <w:spacing w:line="288" w:lineRule="auto"/>
        <w:contextualSpacing/>
        <w:jc w:val="center"/>
        <w:rPr>
          <w:rFonts w:ascii="Arial" w:eastAsiaTheme="minorEastAsia" w:hAnsi="Arial" w:cs="Arial"/>
        </w:rPr>
      </w:pPr>
      <w:r>
        <w:rPr>
          <w:rFonts w:ascii="Arial" w:eastAsiaTheme="minorEastAsia" w:hAnsi="Arial" w:cs="Arial"/>
          <w:noProof/>
        </w:rPr>
        <w:lastRenderedPageBreak/>
        <w:drawing>
          <wp:inline distT="0" distB="0" distL="0" distR="0" wp14:anchorId="25452BED" wp14:editId="232ED7FA">
            <wp:extent cx="3209290" cy="3735070"/>
            <wp:effectExtent l="0" t="0" r="0" b="0"/>
            <wp:docPr id="116003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9290" cy="3735070"/>
                    </a:xfrm>
                    <a:prstGeom prst="rect">
                      <a:avLst/>
                    </a:prstGeom>
                    <a:noFill/>
                    <a:ln>
                      <a:noFill/>
                    </a:ln>
                  </pic:spPr>
                </pic:pic>
              </a:graphicData>
            </a:graphic>
          </wp:inline>
        </w:drawing>
      </w:r>
    </w:p>
    <w:p w14:paraId="717BED93" w14:textId="77777777" w:rsidR="003911C4" w:rsidRDefault="003911C4" w:rsidP="003911C4">
      <w:pPr>
        <w:spacing w:line="288" w:lineRule="auto"/>
        <w:contextualSpacing/>
        <w:jc w:val="both"/>
        <w:rPr>
          <w:rFonts w:ascii="Arial" w:eastAsiaTheme="minorEastAsia" w:hAnsi="Arial" w:cs="Arial"/>
          <w:b/>
          <w:bCs/>
          <w:sz w:val="18"/>
          <w:szCs w:val="18"/>
        </w:rPr>
      </w:pPr>
    </w:p>
    <w:p w14:paraId="3A561B5C" w14:textId="668AFF24" w:rsidR="003911C4" w:rsidRDefault="003911C4" w:rsidP="003911C4">
      <w:pPr>
        <w:spacing w:line="288" w:lineRule="auto"/>
        <w:contextualSpacing/>
        <w:jc w:val="both"/>
        <w:rPr>
          <w:rFonts w:ascii="Arial" w:eastAsiaTheme="minorEastAsia" w:hAnsi="Arial" w:cs="Arial"/>
          <w:b/>
          <w:bCs/>
          <w:sz w:val="18"/>
          <w:szCs w:val="18"/>
        </w:rPr>
      </w:pPr>
      <w:r w:rsidRPr="00D6289D">
        <w:rPr>
          <w:rFonts w:ascii="Arial" w:eastAsiaTheme="minorEastAsia" w:hAnsi="Arial" w:cs="Arial"/>
          <w:b/>
          <w:bCs/>
          <w:sz w:val="18"/>
          <w:szCs w:val="18"/>
        </w:rPr>
        <w:t xml:space="preserve">Figure </w:t>
      </w:r>
      <w:r>
        <w:rPr>
          <w:rFonts w:ascii="Arial" w:eastAsiaTheme="minorEastAsia" w:hAnsi="Arial" w:cs="Arial"/>
          <w:b/>
          <w:bCs/>
          <w:sz w:val="18"/>
          <w:szCs w:val="18"/>
        </w:rPr>
        <w:t>6</w:t>
      </w:r>
      <w:r w:rsidRPr="00D6289D">
        <w:rPr>
          <w:rFonts w:ascii="Arial" w:eastAsiaTheme="minorEastAsia" w:hAnsi="Arial" w:cs="Arial"/>
          <w:b/>
          <w:bCs/>
          <w:sz w:val="18"/>
          <w:szCs w:val="18"/>
        </w:rPr>
        <w:t xml:space="preserve">: </w:t>
      </w:r>
      <w:r>
        <w:rPr>
          <w:rFonts w:ascii="Arial" w:eastAsiaTheme="minorEastAsia" w:hAnsi="Arial" w:cs="Arial"/>
          <w:b/>
          <w:bCs/>
          <w:sz w:val="18"/>
          <w:szCs w:val="18"/>
        </w:rPr>
        <w:t xml:space="preserve">PnP decoder performance using discrete representations </w:t>
      </w:r>
    </w:p>
    <w:p w14:paraId="1464751C" w14:textId="6304033D" w:rsidR="003911C4" w:rsidRDefault="003911C4" w:rsidP="003911C4">
      <w:pPr>
        <w:spacing w:line="288" w:lineRule="auto"/>
        <w:contextualSpacing/>
        <w:jc w:val="both"/>
        <w:rPr>
          <w:rFonts w:ascii="Arial" w:eastAsiaTheme="minorEastAsia" w:hAnsi="Arial" w:cs="Arial"/>
          <w:sz w:val="18"/>
          <w:szCs w:val="18"/>
        </w:rPr>
      </w:pPr>
      <w:r w:rsidRPr="00D6289D">
        <w:rPr>
          <w:rFonts w:ascii="Arial" w:eastAsiaTheme="minorEastAsia" w:hAnsi="Arial" w:cs="Arial"/>
          <w:sz w:val="18"/>
          <w:szCs w:val="18"/>
        </w:rPr>
        <w:t>A)</w:t>
      </w:r>
      <w:r>
        <w:rPr>
          <w:rFonts w:ascii="Arial" w:eastAsiaTheme="minorEastAsia" w:hAnsi="Arial" w:cs="Arial"/>
          <w:sz w:val="18"/>
          <w:szCs w:val="18"/>
        </w:rPr>
        <w:t xml:space="preserve"> Decoder accuracy in discerning the movement class in the first long-term PnP experiment. Each filled circle represents accuracy from a block of continuous trials, and the color-coding corresponds to the day of the PnP experiment. The line connects </w:t>
      </w:r>
      <w:r w:rsidR="00654BE3">
        <w:rPr>
          <w:rFonts w:ascii="Arial" w:eastAsiaTheme="minorEastAsia" w:hAnsi="Arial" w:cs="Arial"/>
          <w:sz w:val="18"/>
          <w:szCs w:val="18"/>
        </w:rPr>
        <w:t xml:space="preserve">the </w:t>
      </w:r>
      <w:r>
        <w:rPr>
          <w:rFonts w:ascii="Arial" w:eastAsiaTheme="minorEastAsia" w:hAnsi="Arial" w:cs="Arial"/>
          <w:sz w:val="18"/>
          <w:szCs w:val="18"/>
        </w:rPr>
        <w:t>median performance of each day.</w:t>
      </w:r>
    </w:p>
    <w:p w14:paraId="6CED8118" w14:textId="77777777" w:rsidR="003911C4" w:rsidRDefault="003911C4" w:rsidP="003911C4">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 xml:space="preserve">B) The mean time taken for the PnP decoder to arrive at a decision in the first long-term PnP experiment. Each filled circle represents a block of trials, and the line connects the median performance of each day. The color-coding corresponds to the day of the PnP experiment. </w:t>
      </w:r>
    </w:p>
    <w:p w14:paraId="6E7E7252" w14:textId="77777777" w:rsidR="003911C4" w:rsidRDefault="003911C4" w:rsidP="003911C4">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C) Boxplots of the bitrates from individual blocks across all days of the first PnP experiment.</w:t>
      </w:r>
    </w:p>
    <w:p w14:paraId="03F4B6B1" w14:textId="77777777" w:rsidR="003911C4" w:rsidRDefault="003911C4" w:rsidP="003911C4">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D-F</w:t>
      </w:r>
      <w:r w:rsidRPr="00D6289D">
        <w:rPr>
          <w:rFonts w:ascii="Arial" w:eastAsiaTheme="minorEastAsia" w:hAnsi="Arial" w:cs="Arial"/>
          <w:sz w:val="18"/>
          <w:szCs w:val="18"/>
        </w:rPr>
        <w:t>)</w:t>
      </w:r>
      <w:r>
        <w:rPr>
          <w:rFonts w:ascii="Arial" w:eastAsiaTheme="minorEastAsia" w:hAnsi="Arial" w:cs="Arial"/>
          <w:sz w:val="18"/>
          <w:szCs w:val="18"/>
        </w:rPr>
        <w:t xml:space="preserve"> Performance in terms of decoder accuracy, mean time to target and bitrates in the 2</w:t>
      </w:r>
      <w:r w:rsidRPr="005B1F28">
        <w:rPr>
          <w:rFonts w:ascii="Arial" w:eastAsiaTheme="minorEastAsia" w:hAnsi="Arial" w:cs="Arial"/>
          <w:sz w:val="18"/>
          <w:szCs w:val="18"/>
          <w:vertAlign w:val="superscript"/>
        </w:rPr>
        <w:t>nd</w:t>
      </w:r>
      <w:r>
        <w:rPr>
          <w:rFonts w:ascii="Arial" w:eastAsiaTheme="minorEastAsia" w:hAnsi="Arial" w:cs="Arial"/>
          <w:sz w:val="18"/>
          <w:szCs w:val="18"/>
        </w:rPr>
        <w:t xml:space="preserve"> PnP experiment. In F) outliers are represented by the red squares. </w:t>
      </w:r>
    </w:p>
    <w:p w14:paraId="73D07E88" w14:textId="235718ED" w:rsidR="003911C4" w:rsidRDefault="003911C4">
      <w:pPr>
        <w:rPr>
          <w:rFonts w:ascii="Arial" w:hAnsi="Arial" w:cs="Arial"/>
        </w:rPr>
      </w:pPr>
      <w:r>
        <w:rPr>
          <w:rFonts w:ascii="Arial" w:hAnsi="Arial" w:cs="Arial"/>
        </w:rPr>
        <w:br w:type="page"/>
      </w:r>
    </w:p>
    <w:p w14:paraId="5AFD5826" w14:textId="77777777" w:rsidR="003911C4" w:rsidRDefault="003911C4" w:rsidP="003911C4">
      <w:pPr>
        <w:spacing w:line="288" w:lineRule="auto"/>
        <w:contextualSpacing/>
        <w:jc w:val="both"/>
        <w:rPr>
          <w:rFonts w:ascii="Arial" w:hAnsi="Arial" w:cs="Arial"/>
        </w:rPr>
      </w:pPr>
    </w:p>
    <w:p w14:paraId="442B88F7" w14:textId="77777777" w:rsidR="003911C4" w:rsidRDefault="003911C4" w:rsidP="003911C4">
      <w:pPr>
        <w:spacing w:line="288" w:lineRule="auto"/>
        <w:contextualSpacing/>
        <w:jc w:val="center"/>
        <w:rPr>
          <w:rFonts w:ascii="Arial" w:hAnsi="Arial" w:cs="Arial"/>
        </w:rPr>
      </w:pPr>
      <w:r>
        <w:rPr>
          <w:rFonts w:ascii="Arial" w:hAnsi="Arial" w:cs="Arial"/>
          <w:noProof/>
        </w:rPr>
        <w:drawing>
          <wp:inline distT="0" distB="0" distL="0" distR="0" wp14:anchorId="53369047" wp14:editId="6F49D439">
            <wp:extent cx="4699000" cy="6377665"/>
            <wp:effectExtent l="0" t="0" r="6350" b="4445"/>
            <wp:docPr id="2065301124" name="Picture 2065301124" descr="A picture containing text, diagram, pla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01124" name="Picture 2065301124" descr="A picture containing text, diagram, plan, map&#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2000" cy="6408882"/>
                    </a:xfrm>
                    <a:prstGeom prst="rect">
                      <a:avLst/>
                    </a:prstGeom>
                    <a:noFill/>
                    <a:ln>
                      <a:noFill/>
                    </a:ln>
                  </pic:spPr>
                </pic:pic>
              </a:graphicData>
            </a:graphic>
          </wp:inline>
        </w:drawing>
      </w:r>
    </w:p>
    <w:p w14:paraId="5532396E" w14:textId="77777777" w:rsidR="003911C4" w:rsidRDefault="003911C4" w:rsidP="003911C4">
      <w:pPr>
        <w:spacing w:line="288" w:lineRule="auto"/>
        <w:contextualSpacing/>
        <w:jc w:val="both"/>
        <w:rPr>
          <w:rFonts w:ascii="Arial" w:eastAsiaTheme="minorEastAsia" w:hAnsi="Arial" w:cs="Arial"/>
          <w:b/>
          <w:bCs/>
          <w:sz w:val="18"/>
          <w:szCs w:val="18"/>
        </w:rPr>
      </w:pPr>
    </w:p>
    <w:p w14:paraId="02D218AA" w14:textId="77777777" w:rsidR="003911C4" w:rsidRDefault="003911C4" w:rsidP="003911C4">
      <w:pPr>
        <w:spacing w:line="288" w:lineRule="auto"/>
        <w:contextualSpacing/>
        <w:jc w:val="both"/>
        <w:rPr>
          <w:rFonts w:ascii="Arial" w:eastAsiaTheme="minorEastAsia" w:hAnsi="Arial" w:cs="Arial"/>
          <w:b/>
          <w:bCs/>
          <w:sz w:val="18"/>
          <w:szCs w:val="18"/>
        </w:rPr>
      </w:pPr>
      <w:r w:rsidRPr="00D6289D">
        <w:rPr>
          <w:rFonts w:ascii="Arial" w:eastAsiaTheme="minorEastAsia" w:hAnsi="Arial" w:cs="Arial"/>
          <w:b/>
          <w:bCs/>
          <w:sz w:val="18"/>
          <w:szCs w:val="18"/>
        </w:rPr>
        <w:t xml:space="preserve">Figure </w:t>
      </w:r>
      <w:r>
        <w:rPr>
          <w:rFonts w:ascii="Arial" w:eastAsiaTheme="minorEastAsia" w:hAnsi="Arial" w:cs="Arial"/>
          <w:b/>
          <w:bCs/>
          <w:sz w:val="18"/>
          <w:szCs w:val="18"/>
        </w:rPr>
        <w:t>7</w:t>
      </w:r>
      <w:r w:rsidRPr="00D6289D">
        <w:rPr>
          <w:rFonts w:ascii="Arial" w:eastAsiaTheme="minorEastAsia" w:hAnsi="Arial" w:cs="Arial"/>
          <w:b/>
          <w:bCs/>
          <w:sz w:val="18"/>
          <w:szCs w:val="18"/>
        </w:rPr>
        <w:t xml:space="preserve">: </w:t>
      </w:r>
      <w:r>
        <w:rPr>
          <w:rFonts w:ascii="Arial" w:eastAsiaTheme="minorEastAsia" w:hAnsi="Arial" w:cs="Arial"/>
          <w:b/>
          <w:bCs/>
          <w:sz w:val="18"/>
          <w:szCs w:val="18"/>
        </w:rPr>
        <w:t xml:space="preserve">Input-based integrated control of continuous dynamics (IBID) using discrete representations </w:t>
      </w:r>
    </w:p>
    <w:p w14:paraId="5108F438" w14:textId="720569D9" w:rsidR="003911C4" w:rsidRDefault="003911C4" w:rsidP="003911C4">
      <w:pPr>
        <w:spacing w:line="288" w:lineRule="auto"/>
        <w:contextualSpacing/>
        <w:jc w:val="both"/>
        <w:rPr>
          <w:rFonts w:ascii="Arial" w:eastAsiaTheme="minorEastAsia" w:hAnsi="Arial" w:cs="Arial"/>
          <w:sz w:val="18"/>
          <w:szCs w:val="18"/>
        </w:rPr>
      </w:pPr>
      <w:r w:rsidRPr="00D6289D">
        <w:rPr>
          <w:rFonts w:ascii="Arial" w:eastAsiaTheme="minorEastAsia" w:hAnsi="Arial" w:cs="Arial"/>
          <w:sz w:val="18"/>
          <w:szCs w:val="18"/>
        </w:rPr>
        <w:t>A)</w:t>
      </w:r>
      <w:r>
        <w:rPr>
          <w:rFonts w:ascii="Arial" w:eastAsiaTheme="minorEastAsia" w:hAnsi="Arial" w:cs="Arial"/>
          <w:sz w:val="18"/>
          <w:szCs w:val="18"/>
        </w:rPr>
        <w:t xml:space="preserve"> Algorithm used for continuous 3D end-point position control of a robotic arm using </w:t>
      </w:r>
      <w:r w:rsidR="00240D72">
        <w:rPr>
          <w:rFonts w:ascii="Arial" w:eastAsiaTheme="minorEastAsia" w:hAnsi="Arial" w:cs="Arial"/>
          <w:sz w:val="18"/>
          <w:szCs w:val="18"/>
        </w:rPr>
        <w:t xml:space="preserve">representations of </w:t>
      </w:r>
      <w:r>
        <w:rPr>
          <w:rFonts w:ascii="Arial" w:eastAsiaTheme="minorEastAsia" w:hAnsi="Arial" w:cs="Arial"/>
          <w:sz w:val="18"/>
          <w:szCs w:val="18"/>
        </w:rPr>
        <w:t xml:space="preserve">discrete </w:t>
      </w:r>
      <w:r w:rsidR="00240D72">
        <w:rPr>
          <w:rFonts w:ascii="Arial" w:eastAsiaTheme="minorEastAsia" w:hAnsi="Arial" w:cs="Arial"/>
          <w:sz w:val="18"/>
          <w:szCs w:val="18"/>
        </w:rPr>
        <w:t>well-rehearsed</w:t>
      </w:r>
      <w:r>
        <w:rPr>
          <w:rFonts w:ascii="Arial" w:eastAsiaTheme="minorEastAsia" w:hAnsi="Arial" w:cs="Arial"/>
          <w:sz w:val="18"/>
          <w:szCs w:val="18"/>
        </w:rPr>
        <w:t xml:space="preserve"> </w:t>
      </w:r>
      <w:r w:rsidR="00240D72">
        <w:rPr>
          <w:rFonts w:ascii="Arial" w:eastAsiaTheme="minorEastAsia" w:hAnsi="Arial" w:cs="Arial"/>
          <w:sz w:val="18"/>
          <w:szCs w:val="18"/>
        </w:rPr>
        <w:t>actions</w:t>
      </w:r>
      <w:r>
        <w:rPr>
          <w:rFonts w:ascii="Arial" w:eastAsiaTheme="minorEastAsia" w:hAnsi="Arial" w:cs="Arial"/>
          <w:sz w:val="18"/>
          <w:szCs w:val="18"/>
        </w:rPr>
        <w:t xml:space="preserve"> as velocity inputs to alter ongoing first-order robot dynamics.</w:t>
      </w:r>
    </w:p>
    <w:p w14:paraId="5F8DE69B" w14:textId="0A749FB4" w:rsidR="003911C4" w:rsidRDefault="003911C4" w:rsidP="003911C4">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 xml:space="preserve">B) (Top) Example of the path-tracing task that required the user to stay on the predetermined path (green line) and grasp the cube at the end of the path. The real-time instantaneous decoded direction from the PnP decoder along which velocity inputs are applied is shown by the red arrow. (Bottom) A grasp command changes the arrow to </w:t>
      </w:r>
      <w:r w:rsidR="00654BE3">
        <w:rPr>
          <w:rFonts w:ascii="Arial" w:eastAsiaTheme="minorEastAsia" w:hAnsi="Arial" w:cs="Arial"/>
          <w:sz w:val="18"/>
          <w:szCs w:val="18"/>
        </w:rPr>
        <w:t xml:space="preserve">a </w:t>
      </w:r>
      <w:r>
        <w:rPr>
          <w:rFonts w:ascii="Arial" w:eastAsiaTheme="minorEastAsia" w:hAnsi="Arial" w:cs="Arial"/>
          <w:sz w:val="18"/>
          <w:szCs w:val="18"/>
        </w:rPr>
        <w:t xml:space="preserve">stationary cross and the cube changes color when selected. </w:t>
      </w:r>
    </w:p>
    <w:p w14:paraId="61D4A61E" w14:textId="371F7650" w:rsidR="003911C4" w:rsidRDefault="003911C4" w:rsidP="003911C4">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 xml:space="preserve">C) Example of ground truth path the subject was asked to follow (left) and single trials (color-coded) examples of </w:t>
      </w:r>
      <w:r w:rsidR="00654BE3">
        <w:rPr>
          <w:rFonts w:ascii="Arial" w:eastAsiaTheme="minorEastAsia" w:hAnsi="Arial" w:cs="Arial"/>
          <w:sz w:val="18"/>
          <w:szCs w:val="18"/>
        </w:rPr>
        <w:t xml:space="preserve">the </w:t>
      </w:r>
      <w:r>
        <w:rPr>
          <w:rFonts w:ascii="Arial" w:eastAsiaTheme="minorEastAsia" w:hAnsi="Arial" w:cs="Arial"/>
          <w:sz w:val="18"/>
          <w:szCs w:val="18"/>
        </w:rPr>
        <w:t>subject accurately tracing the path within a session (right)</w:t>
      </w:r>
    </w:p>
    <w:p w14:paraId="35F5B6A0" w14:textId="4D0A9E33" w:rsidR="003911C4" w:rsidRDefault="003911C4" w:rsidP="003911C4">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lastRenderedPageBreak/>
        <w:t xml:space="preserve">D-E) Example trials (top view in 3D space) showing diagonal paths using the IBID framework when reaching a target along a 2D plane (left figure in both plots). The velocities driving the system is shown on the right in both plots. </w:t>
      </w:r>
    </w:p>
    <w:p w14:paraId="2E6BD6EB" w14:textId="30CCCC60" w:rsidR="003911C4" w:rsidRDefault="003911C4" w:rsidP="003911C4">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F) Null ‘etch-a-sketch’ model of non-integrated control wherein the user takes perpendicular steps along the axial directions to reach diagonal targets (left). This would always result in a 45</w:t>
      </w:r>
      <w:r w:rsidR="00654BE3">
        <w:rPr>
          <w:rFonts w:ascii="Arial" w:eastAsiaTheme="minorEastAsia" w:hAnsi="Arial" w:cs="Arial"/>
          <w:sz w:val="18"/>
          <w:szCs w:val="18"/>
        </w:rPr>
        <w:t>-</w:t>
      </w:r>
      <w:r>
        <w:rPr>
          <w:rFonts w:ascii="Arial" w:eastAsiaTheme="minorEastAsia" w:hAnsi="Arial" w:cs="Arial"/>
          <w:sz w:val="18"/>
          <w:szCs w:val="18"/>
        </w:rPr>
        <w:t xml:space="preserve">degree error between the ideal instantaneous velocity towards the target and recorded velocities. PCA on such kinematic data would then show no covariation i.e., the weights of the PCs would recapitulate the cardinal directions. </w:t>
      </w:r>
    </w:p>
    <w:p w14:paraId="7A20B116" w14:textId="0A686667" w:rsidR="003911C4" w:rsidRDefault="003911C4" w:rsidP="003911C4">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 xml:space="preserve">G) (Left and middle) Weights of the two PCs from 2D velocity data during BCI control </w:t>
      </w:r>
      <w:ins w:id="94" w:author="nikhilesh natraj" w:date="2023-07-31T16:51:00Z">
        <w:r w:rsidR="009F00D5" w:rsidRPr="009F00D5">
          <w:rPr>
            <w:rFonts w:ascii="Arial" w:eastAsiaTheme="minorEastAsia" w:hAnsi="Arial" w:cs="Arial"/>
            <w:sz w:val="18"/>
            <w:szCs w:val="18"/>
          </w:rPr>
          <w:t>with IBID</w:t>
        </w:r>
        <w:r w:rsidR="009F00D5" w:rsidRPr="009F00D5">
          <w:rPr>
            <w:rFonts w:ascii="Arial" w:eastAsiaTheme="minorEastAsia" w:hAnsi="Arial" w:cs="Arial"/>
            <w:sz w:val="18"/>
            <w:szCs w:val="18"/>
          </w:rPr>
          <w:t xml:space="preserve"> </w:t>
        </w:r>
      </w:ins>
      <w:r>
        <w:rPr>
          <w:rFonts w:ascii="Arial" w:eastAsiaTheme="minorEastAsia" w:hAnsi="Arial" w:cs="Arial"/>
          <w:sz w:val="18"/>
          <w:szCs w:val="18"/>
        </w:rPr>
        <w:t xml:space="preserve">to reach diagonal targets as depicted in Fig. 7D and 7E. There was significant covariation in velocities. (Right) The polar histogram of the angular errors between instantaneous BCI velocities and the ideal velocities. </w:t>
      </w:r>
    </w:p>
    <w:p w14:paraId="5F63FF89" w14:textId="26B6639D" w:rsidR="003911C4" w:rsidRDefault="003911C4">
      <w:pPr>
        <w:rPr>
          <w:rFonts w:ascii="Arial" w:hAnsi="Arial" w:cs="Arial"/>
        </w:rPr>
      </w:pPr>
      <w:r>
        <w:rPr>
          <w:rFonts w:ascii="Arial" w:hAnsi="Arial" w:cs="Arial"/>
        </w:rPr>
        <w:br w:type="page"/>
      </w:r>
    </w:p>
    <w:p w14:paraId="0378CCA1" w14:textId="2F20398B" w:rsidR="00D015B0" w:rsidRDefault="00C5029D" w:rsidP="00D562D1">
      <w:pPr>
        <w:spacing w:line="288" w:lineRule="auto"/>
        <w:contextualSpacing/>
        <w:rPr>
          <w:rFonts w:ascii="Arial" w:eastAsiaTheme="minorEastAsia" w:hAnsi="Arial" w:cs="Arial"/>
        </w:rPr>
      </w:pPr>
      <w:r>
        <w:rPr>
          <w:rFonts w:ascii="Arial" w:eastAsiaTheme="minorEastAsia" w:hAnsi="Arial" w:cs="Arial"/>
          <w:noProof/>
        </w:rPr>
        <w:lastRenderedPageBreak/>
        <w:drawing>
          <wp:inline distT="0" distB="0" distL="0" distR="0" wp14:anchorId="482563A9" wp14:editId="1EE0BF86">
            <wp:extent cx="5943600" cy="7487920"/>
            <wp:effectExtent l="0" t="0" r="0" b="0"/>
            <wp:docPr id="109243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7487920"/>
                    </a:xfrm>
                    <a:prstGeom prst="rect">
                      <a:avLst/>
                    </a:prstGeom>
                    <a:noFill/>
                    <a:ln>
                      <a:noFill/>
                    </a:ln>
                  </pic:spPr>
                </pic:pic>
              </a:graphicData>
            </a:graphic>
          </wp:inline>
        </w:drawing>
      </w:r>
    </w:p>
    <w:p w14:paraId="4C4EECF7" w14:textId="1C0F9FA1" w:rsidR="00D015B0" w:rsidRDefault="00D015B0" w:rsidP="00D015B0">
      <w:pPr>
        <w:spacing w:line="288" w:lineRule="auto"/>
        <w:contextualSpacing/>
        <w:jc w:val="both"/>
        <w:rPr>
          <w:rFonts w:ascii="Arial" w:eastAsiaTheme="minorEastAsia" w:hAnsi="Arial" w:cs="Arial"/>
          <w:b/>
          <w:bCs/>
          <w:sz w:val="18"/>
          <w:szCs w:val="18"/>
        </w:rPr>
      </w:pPr>
      <w:r w:rsidRPr="00D6289D">
        <w:rPr>
          <w:rFonts w:ascii="Arial" w:eastAsiaTheme="minorEastAsia" w:hAnsi="Arial" w:cs="Arial"/>
          <w:b/>
          <w:bCs/>
          <w:sz w:val="18"/>
          <w:szCs w:val="18"/>
        </w:rPr>
        <w:t xml:space="preserve">Figure </w:t>
      </w:r>
      <w:r>
        <w:rPr>
          <w:rFonts w:ascii="Arial" w:eastAsiaTheme="minorEastAsia" w:hAnsi="Arial" w:cs="Arial"/>
          <w:b/>
          <w:bCs/>
          <w:sz w:val="18"/>
          <w:szCs w:val="18"/>
        </w:rPr>
        <w:t>8</w:t>
      </w:r>
      <w:r w:rsidRPr="00D6289D">
        <w:rPr>
          <w:rFonts w:ascii="Arial" w:eastAsiaTheme="minorEastAsia" w:hAnsi="Arial" w:cs="Arial"/>
          <w:b/>
          <w:bCs/>
          <w:sz w:val="18"/>
          <w:szCs w:val="18"/>
        </w:rPr>
        <w:t xml:space="preserve">: </w:t>
      </w:r>
      <w:r>
        <w:rPr>
          <w:rFonts w:ascii="Arial" w:eastAsiaTheme="minorEastAsia" w:hAnsi="Arial" w:cs="Arial"/>
          <w:b/>
          <w:bCs/>
          <w:sz w:val="18"/>
          <w:szCs w:val="18"/>
        </w:rPr>
        <w:t xml:space="preserve">Long-term stable hDoF neuroprosthesis for complex reach-to-grasp and object manipulation tasks with the </w:t>
      </w:r>
      <w:r w:rsidR="00E33E26">
        <w:rPr>
          <w:rFonts w:ascii="Arial" w:eastAsiaTheme="minorEastAsia" w:hAnsi="Arial" w:cs="Arial"/>
          <w:b/>
          <w:bCs/>
          <w:sz w:val="18"/>
          <w:szCs w:val="18"/>
        </w:rPr>
        <w:t xml:space="preserve">Kinova </w:t>
      </w:r>
      <w:r>
        <w:rPr>
          <w:rFonts w:ascii="Arial" w:eastAsiaTheme="minorEastAsia" w:hAnsi="Arial" w:cs="Arial"/>
          <w:b/>
          <w:bCs/>
          <w:sz w:val="18"/>
          <w:szCs w:val="18"/>
        </w:rPr>
        <w:t xml:space="preserve">Jaco robot and using deep learning </w:t>
      </w:r>
    </w:p>
    <w:p w14:paraId="0AE5AD94" w14:textId="768F9E9A" w:rsidR="00D015B0" w:rsidRDefault="00D015B0" w:rsidP="00D015B0">
      <w:pPr>
        <w:spacing w:line="288" w:lineRule="auto"/>
        <w:contextualSpacing/>
        <w:jc w:val="both"/>
        <w:rPr>
          <w:rFonts w:ascii="Arial" w:eastAsiaTheme="minorEastAsia" w:hAnsi="Arial" w:cs="Arial"/>
          <w:sz w:val="18"/>
          <w:szCs w:val="18"/>
        </w:rPr>
      </w:pPr>
      <w:r w:rsidRPr="00D6289D">
        <w:rPr>
          <w:rFonts w:ascii="Arial" w:eastAsiaTheme="minorEastAsia" w:hAnsi="Arial" w:cs="Arial"/>
          <w:sz w:val="18"/>
          <w:szCs w:val="18"/>
        </w:rPr>
        <w:t>A)</w:t>
      </w:r>
      <w:r>
        <w:rPr>
          <w:rFonts w:ascii="Arial" w:eastAsiaTheme="minorEastAsia" w:hAnsi="Arial" w:cs="Arial"/>
          <w:sz w:val="18"/>
          <w:szCs w:val="18"/>
        </w:rPr>
        <w:t xml:space="preserve"> Extension of the IBID framework to include control of gripper dynamics using </w:t>
      </w:r>
      <w:r w:rsidR="006E10ED">
        <w:rPr>
          <w:rFonts w:ascii="Arial" w:eastAsiaTheme="minorEastAsia" w:hAnsi="Arial" w:cs="Arial"/>
          <w:sz w:val="18"/>
          <w:szCs w:val="18"/>
        </w:rPr>
        <w:t xml:space="preserve">a </w:t>
      </w:r>
      <w:r>
        <w:rPr>
          <w:rFonts w:ascii="Arial" w:eastAsiaTheme="minorEastAsia" w:hAnsi="Arial" w:cs="Arial"/>
          <w:sz w:val="18"/>
          <w:szCs w:val="18"/>
        </w:rPr>
        <w:t>mode switch</w:t>
      </w:r>
      <w:r w:rsidR="006E10ED">
        <w:rPr>
          <w:rFonts w:ascii="Arial" w:eastAsiaTheme="minorEastAsia" w:hAnsi="Arial" w:cs="Arial"/>
          <w:sz w:val="18"/>
          <w:szCs w:val="18"/>
        </w:rPr>
        <w:t xml:space="preserve"> action</w:t>
      </w:r>
      <w:r>
        <w:rPr>
          <w:rFonts w:ascii="Arial" w:eastAsiaTheme="minorEastAsia" w:hAnsi="Arial" w:cs="Arial"/>
          <w:sz w:val="18"/>
          <w:szCs w:val="18"/>
        </w:rPr>
        <w:t xml:space="preserve">. The feedforward PnP decoder was replaced </w:t>
      </w:r>
      <w:r w:rsidR="00654BE3">
        <w:rPr>
          <w:rFonts w:ascii="Arial" w:eastAsiaTheme="minorEastAsia" w:hAnsi="Arial" w:cs="Arial"/>
          <w:sz w:val="18"/>
          <w:szCs w:val="18"/>
        </w:rPr>
        <w:t xml:space="preserve">by </w:t>
      </w:r>
      <w:r>
        <w:rPr>
          <w:rFonts w:ascii="Arial" w:eastAsiaTheme="minorEastAsia" w:hAnsi="Arial" w:cs="Arial"/>
          <w:sz w:val="18"/>
          <w:szCs w:val="18"/>
        </w:rPr>
        <w:t>a PnP recurrent neural network</w:t>
      </w:r>
      <w:r w:rsidR="006E10ED">
        <w:rPr>
          <w:rFonts w:ascii="Arial" w:eastAsiaTheme="minorEastAsia" w:hAnsi="Arial" w:cs="Arial"/>
          <w:sz w:val="18"/>
          <w:szCs w:val="18"/>
        </w:rPr>
        <w:t xml:space="preserve"> when interfacing with </w:t>
      </w:r>
      <w:r w:rsidR="00227FB9">
        <w:rPr>
          <w:rFonts w:ascii="Arial" w:eastAsiaTheme="minorEastAsia" w:hAnsi="Arial" w:cs="Arial"/>
          <w:sz w:val="18"/>
          <w:szCs w:val="18"/>
        </w:rPr>
        <w:t>a real-world</w:t>
      </w:r>
      <w:r w:rsidR="006E10ED">
        <w:rPr>
          <w:rFonts w:ascii="Arial" w:eastAsiaTheme="minorEastAsia" w:hAnsi="Arial" w:cs="Arial"/>
          <w:sz w:val="18"/>
          <w:szCs w:val="18"/>
        </w:rPr>
        <w:t xml:space="preserve"> Kinova Jaco robot</w:t>
      </w:r>
      <w:r w:rsidR="00227FB9">
        <w:rPr>
          <w:rFonts w:ascii="Arial" w:eastAsiaTheme="minorEastAsia" w:hAnsi="Arial" w:cs="Arial"/>
          <w:sz w:val="18"/>
          <w:szCs w:val="18"/>
        </w:rPr>
        <w:t>.</w:t>
      </w:r>
    </w:p>
    <w:p w14:paraId="2840C52F" w14:textId="55347F8D" w:rsidR="00D015B0" w:rsidRDefault="00D015B0" w:rsidP="00D015B0">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lastRenderedPageBreak/>
        <w:t xml:space="preserve">B) Overview of how discrete sensorimotor representations are flexibly reused and mapped for both gripper (right) and robot transport (left) dynamics via </w:t>
      </w:r>
      <w:r w:rsidR="001B4AFF">
        <w:rPr>
          <w:rFonts w:ascii="Arial" w:eastAsiaTheme="minorEastAsia" w:hAnsi="Arial" w:cs="Arial"/>
          <w:sz w:val="18"/>
          <w:szCs w:val="18"/>
        </w:rPr>
        <w:t>the</w:t>
      </w:r>
      <w:r>
        <w:rPr>
          <w:rFonts w:ascii="Arial" w:eastAsiaTheme="minorEastAsia" w:hAnsi="Arial" w:cs="Arial"/>
          <w:sz w:val="18"/>
          <w:szCs w:val="18"/>
        </w:rPr>
        <w:t xml:space="preserve"> mode switch action for the framework in Fig. 8A. Specifically, actions </w:t>
      </w:r>
      <w:r w:rsidR="001B4AFF">
        <w:rPr>
          <w:rFonts w:ascii="Arial" w:eastAsiaTheme="minorEastAsia" w:hAnsi="Arial" w:cs="Arial"/>
          <w:sz w:val="18"/>
          <w:szCs w:val="18"/>
        </w:rPr>
        <w:t>were</w:t>
      </w:r>
      <w:r>
        <w:rPr>
          <w:rFonts w:ascii="Arial" w:eastAsiaTheme="minorEastAsia" w:hAnsi="Arial" w:cs="Arial"/>
          <w:sz w:val="18"/>
          <w:szCs w:val="18"/>
        </w:rPr>
        <w:t xml:space="preserve"> </w:t>
      </w:r>
      <w:r w:rsidR="001B4AFF">
        <w:rPr>
          <w:rFonts w:ascii="Arial" w:eastAsiaTheme="minorEastAsia" w:hAnsi="Arial" w:cs="Arial"/>
          <w:sz w:val="18"/>
          <w:szCs w:val="18"/>
        </w:rPr>
        <w:t>re</w:t>
      </w:r>
      <w:r>
        <w:rPr>
          <w:rFonts w:ascii="Arial" w:eastAsiaTheme="minorEastAsia" w:hAnsi="Arial" w:cs="Arial"/>
          <w:sz w:val="18"/>
          <w:szCs w:val="18"/>
        </w:rPr>
        <w:t>mapped onto specific degrees of freedom (either gripper or end-point transport)</w:t>
      </w:r>
      <w:r w:rsidR="001B4AFF">
        <w:rPr>
          <w:rFonts w:ascii="Arial" w:eastAsiaTheme="minorEastAsia" w:hAnsi="Arial" w:cs="Arial"/>
          <w:sz w:val="18"/>
          <w:szCs w:val="18"/>
        </w:rPr>
        <w:t xml:space="preserve"> and used via the mode switch</w:t>
      </w:r>
      <w:r>
        <w:rPr>
          <w:rFonts w:ascii="Arial" w:eastAsiaTheme="minorEastAsia" w:hAnsi="Arial" w:cs="Arial"/>
          <w:sz w:val="18"/>
          <w:szCs w:val="18"/>
        </w:rPr>
        <w:t xml:space="preserve">. </w:t>
      </w:r>
    </w:p>
    <w:p w14:paraId="57D95B50" w14:textId="77777777" w:rsidR="00D015B0" w:rsidRDefault="00D015B0" w:rsidP="00D015B0">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 xml:space="preserve">C) Snapshots of B1 performing a reach-to-grasp and transport task in the virtual environment using the framework detailed in Fig. 8A. The task required B1 to reach, grasp and place the cube onto the white box. The horizontal line at the bottom of the workspace table changes color to denote the mode-switch operation (orange – transport mode, blue – gripper mode). </w:t>
      </w:r>
    </w:p>
    <w:p w14:paraId="4890F197" w14:textId="34DC077C" w:rsidR="00D015B0" w:rsidRDefault="00D015B0" w:rsidP="009851B0">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 xml:space="preserve">D) </w:t>
      </w:r>
      <w:r w:rsidR="009851B0">
        <w:rPr>
          <w:rFonts w:ascii="Arial" w:eastAsiaTheme="minorEastAsia" w:hAnsi="Arial" w:cs="Arial"/>
          <w:sz w:val="18"/>
          <w:szCs w:val="18"/>
        </w:rPr>
        <w:t>Success rates and E) task completion times</w:t>
      </w:r>
      <w:r w:rsidR="00773D8E">
        <w:rPr>
          <w:rFonts w:ascii="Arial" w:eastAsiaTheme="minorEastAsia" w:hAnsi="Arial" w:cs="Arial"/>
          <w:sz w:val="18"/>
          <w:szCs w:val="18"/>
        </w:rPr>
        <w:t xml:space="preserve"> across-days in</w:t>
      </w:r>
      <w:r w:rsidR="009851B0">
        <w:rPr>
          <w:rFonts w:ascii="Arial" w:eastAsiaTheme="minorEastAsia" w:hAnsi="Arial" w:cs="Arial"/>
          <w:sz w:val="18"/>
          <w:szCs w:val="18"/>
        </w:rPr>
        <w:t xml:space="preserve"> the reach to grasp and transport task</w:t>
      </w:r>
      <w:r w:rsidR="00654BE3">
        <w:rPr>
          <w:rFonts w:ascii="Arial" w:eastAsiaTheme="minorEastAsia" w:hAnsi="Arial" w:cs="Arial"/>
          <w:sz w:val="18"/>
          <w:szCs w:val="18"/>
        </w:rPr>
        <w:t>s</w:t>
      </w:r>
      <w:r w:rsidR="009851B0">
        <w:rPr>
          <w:rFonts w:ascii="Arial" w:eastAsiaTheme="minorEastAsia" w:hAnsi="Arial" w:cs="Arial"/>
          <w:sz w:val="18"/>
          <w:szCs w:val="18"/>
        </w:rPr>
        <w:t xml:space="preserve"> with the mode-switch in the virtual environment, highlighting increased proficiency with practice.</w:t>
      </w:r>
      <w:r>
        <w:rPr>
          <w:rFonts w:ascii="Arial" w:eastAsiaTheme="minorEastAsia" w:hAnsi="Arial" w:cs="Arial"/>
          <w:sz w:val="18"/>
          <w:szCs w:val="18"/>
        </w:rPr>
        <w:t xml:space="preserve"> </w:t>
      </w:r>
    </w:p>
    <w:p w14:paraId="7B910C69" w14:textId="0ACDE7CB" w:rsidR="00D015B0" w:rsidRDefault="009851B0" w:rsidP="00D015B0">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F</w:t>
      </w:r>
      <w:r w:rsidR="00D015B0">
        <w:rPr>
          <w:rFonts w:ascii="Arial" w:eastAsiaTheme="minorEastAsia" w:hAnsi="Arial" w:cs="Arial"/>
          <w:sz w:val="18"/>
          <w:szCs w:val="18"/>
        </w:rPr>
        <w:t>) Cartoon showing the physical setup of B1 with respect to the Kinova Jaco robotic arm.</w:t>
      </w:r>
    </w:p>
    <w:p w14:paraId="06962131" w14:textId="3E68D5EA" w:rsidR="00D015B0" w:rsidRDefault="009851B0" w:rsidP="00D015B0">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G</w:t>
      </w:r>
      <w:r w:rsidR="00D015B0">
        <w:rPr>
          <w:rFonts w:ascii="Arial" w:eastAsiaTheme="minorEastAsia" w:hAnsi="Arial" w:cs="Arial"/>
          <w:sz w:val="18"/>
          <w:szCs w:val="18"/>
        </w:rPr>
        <w:t xml:space="preserve">) Snapshots of the wall task which required B1 to reach and grasp an object and then transport and place it </w:t>
      </w:r>
      <w:r w:rsidR="00654BE3">
        <w:rPr>
          <w:rFonts w:ascii="Arial" w:eastAsiaTheme="minorEastAsia" w:hAnsi="Arial" w:cs="Arial"/>
          <w:sz w:val="18"/>
          <w:szCs w:val="18"/>
        </w:rPr>
        <w:t xml:space="preserve">along </w:t>
      </w:r>
      <w:r w:rsidR="00D015B0">
        <w:rPr>
          <w:rFonts w:ascii="Arial" w:eastAsiaTheme="minorEastAsia" w:hAnsi="Arial" w:cs="Arial"/>
          <w:sz w:val="18"/>
          <w:szCs w:val="18"/>
        </w:rPr>
        <w:t>one of four cued corners of the wall</w:t>
      </w:r>
    </w:p>
    <w:p w14:paraId="488410D1" w14:textId="3A71E8A7" w:rsidR="00D015B0" w:rsidRDefault="009851B0" w:rsidP="00D015B0">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H</w:t>
      </w:r>
      <w:r w:rsidR="00D015B0">
        <w:rPr>
          <w:rFonts w:ascii="Arial" w:eastAsiaTheme="minorEastAsia" w:hAnsi="Arial" w:cs="Arial"/>
          <w:sz w:val="18"/>
          <w:szCs w:val="18"/>
        </w:rPr>
        <w:t xml:space="preserve">) Snapshots of the lateral rotate task which required B1 to reach and grasp an object, </w:t>
      </w:r>
      <w:proofErr w:type="gramStart"/>
      <w:r w:rsidR="00D015B0">
        <w:rPr>
          <w:rFonts w:ascii="Arial" w:eastAsiaTheme="minorEastAsia" w:hAnsi="Arial" w:cs="Arial"/>
          <w:sz w:val="18"/>
          <w:szCs w:val="18"/>
        </w:rPr>
        <w:t>transport</w:t>
      </w:r>
      <w:proofErr w:type="gramEnd"/>
      <w:r w:rsidR="00D015B0">
        <w:rPr>
          <w:rFonts w:ascii="Arial" w:eastAsiaTheme="minorEastAsia" w:hAnsi="Arial" w:cs="Arial"/>
          <w:sz w:val="18"/>
          <w:szCs w:val="18"/>
        </w:rPr>
        <w:t xml:space="preserve"> and rotate it before placing it on a target box</w:t>
      </w:r>
    </w:p>
    <w:p w14:paraId="0D860EBA" w14:textId="2FAE9596" w:rsidR="00D015B0" w:rsidRDefault="009851B0" w:rsidP="00D015B0">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I</w:t>
      </w:r>
      <w:r w:rsidR="00D015B0">
        <w:rPr>
          <w:rFonts w:ascii="Arial" w:eastAsiaTheme="minorEastAsia" w:hAnsi="Arial" w:cs="Arial"/>
          <w:sz w:val="18"/>
          <w:szCs w:val="18"/>
        </w:rPr>
        <w:t xml:space="preserve">) </w:t>
      </w:r>
      <w:r w:rsidR="00D031D9">
        <w:rPr>
          <w:rFonts w:ascii="Arial" w:eastAsiaTheme="minorEastAsia" w:hAnsi="Arial" w:cs="Arial"/>
          <w:sz w:val="18"/>
          <w:szCs w:val="18"/>
        </w:rPr>
        <w:t>Success rate</w:t>
      </w:r>
      <w:r w:rsidR="00D015B0">
        <w:rPr>
          <w:rFonts w:ascii="Arial" w:eastAsiaTheme="minorEastAsia" w:hAnsi="Arial" w:cs="Arial"/>
          <w:sz w:val="18"/>
          <w:szCs w:val="18"/>
        </w:rPr>
        <w:t xml:space="preserve"> each experimental day in successfully performing the wall task for all target difficulties. Days</w:t>
      </w:r>
      <w:r w:rsidR="00654BE3">
        <w:rPr>
          <w:rFonts w:ascii="Arial" w:eastAsiaTheme="minorEastAsia" w:hAnsi="Arial" w:cs="Arial"/>
          <w:sz w:val="18"/>
          <w:szCs w:val="18"/>
        </w:rPr>
        <w:t>, since the weights of the RNN were held fixed (plug-and-play, PnP),</w:t>
      </w:r>
      <w:r w:rsidR="00D015B0">
        <w:rPr>
          <w:rFonts w:ascii="Arial" w:eastAsiaTheme="minorEastAsia" w:hAnsi="Arial" w:cs="Arial"/>
          <w:sz w:val="18"/>
          <w:szCs w:val="18"/>
        </w:rPr>
        <w:t xml:space="preserve"> are shown in the X-axis. Recalibrating the decoder resets the days back to zero.</w:t>
      </w:r>
    </w:p>
    <w:p w14:paraId="6AEF9F27" w14:textId="19FC01A0" w:rsidR="00D015B0" w:rsidRDefault="009851B0" w:rsidP="00D015B0">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J</w:t>
      </w:r>
      <w:r w:rsidR="00D015B0">
        <w:rPr>
          <w:rFonts w:ascii="Arial" w:eastAsiaTheme="minorEastAsia" w:hAnsi="Arial" w:cs="Arial"/>
          <w:sz w:val="18"/>
          <w:szCs w:val="18"/>
        </w:rPr>
        <w:t xml:space="preserve">) Task completion times each experimental day in the wall task. Each circle represents a trial, its size represents the initial distance between the Jaco and </w:t>
      </w:r>
      <w:r w:rsidR="005622CF">
        <w:rPr>
          <w:rFonts w:ascii="Arial" w:eastAsiaTheme="minorEastAsia" w:hAnsi="Arial" w:cs="Arial"/>
          <w:sz w:val="18"/>
          <w:szCs w:val="18"/>
        </w:rPr>
        <w:t>the target</w:t>
      </w:r>
      <w:r w:rsidR="00654BE3">
        <w:rPr>
          <w:rFonts w:ascii="Arial" w:eastAsiaTheme="minorEastAsia" w:hAnsi="Arial" w:cs="Arial"/>
          <w:sz w:val="18"/>
          <w:szCs w:val="18"/>
        </w:rPr>
        <w:t xml:space="preserve"> </w:t>
      </w:r>
      <w:r w:rsidR="00D015B0">
        <w:rPr>
          <w:rFonts w:ascii="Arial" w:eastAsiaTheme="minorEastAsia" w:hAnsi="Arial" w:cs="Arial"/>
          <w:sz w:val="18"/>
          <w:szCs w:val="18"/>
        </w:rPr>
        <w:t>object, and its color represents the level of difficulty in the approach of the Jaco to the object. Days</w:t>
      </w:r>
      <w:r w:rsidR="00654BE3">
        <w:rPr>
          <w:rFonts w:ascii="Arial" w:eastAsiaTheme="minorEastAsia" w:hAnsi="Arial" w:cs="Arial"/>
          <w:sz w:val="18"/>
          <w:szCs w:val="18"/>
        </w:rPr>
        <w:t>, since the weights of the RNN were held fixed (PnP),</w:t>
      </w:r>
      <w:r w:rsidR="00D015B0">
        <w:rPr>
          <w:rFonts w:ascii="Arial" w:eastAsiaTheme="minorEastAsia" w:hAnsi="Arial" w:cs="Arial"/>
          <w:sz w:val="18"/>
          <w:szCs w:val="18"/>
        </w:rPr>
        <w:t xml:space="preserve"> are shown in the X-axis. Recalibrating the decoder resets the days back to zero. </w:t>
      </w:r>
    </w:p>
    <w:p w14:paraId="05B9941B" w14:textId="010A53B8" w:rsidR="00D015B0" w:rsidRDefault="009851B0" w:rsidP="00D015B0">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K</w:t>
      </w:r>
      <w:r w:rsidR="00D015B0">
        <w:rPr>
          <w:rFonts w:ascii="Arial" w:eastAsiaTheme="minorEastAsia" w:hAnsi="Arial" w:cs="Arial"/>
          <w:sz w:val="18"/>
          <w:szCs w:val="18"/>
        </w:rPr>
        <w:t xml:space="preserve">) </w:t>
      </w:r>
      <w:r w:rsidR="00781927">
        <w:rPr>
          <w:rFonts w:ascii="Arial" w:eastAsiaTheme="minorEastAsia" w:hAnsi="Arial" w:cs="Arial"/>
          <w:sz w:val="18"/>
          <w:szCs w:val="18"/>
        </w:rPr>
        <w:t xml:space="preserve">Success rate </w:t>
      </w:r>
      <w:r w:rsidR="00D015B0">
        <w:rPr>
          <w:rFonts w:ascii="Arial" w:eastAsiaTheme="minorEastAsia" w:hAnsi="Arial" w:cs="Arial"/>
          <w:sz w:val="18"/>
          <w:szCs w:val="18"/>
        </w:rPr>
        <w:t>each experimental day in successfully performing the lateral</w:t>
      </w:r>
      <w:ins w:id="95" w:author="nikhilesh natraj" w:date="2023-07-31T16:59:00Z">
        <w:r w:rsidR="00945F80">
          <w:rPr>
            <w:rFonts w:ascii="Arial" w:eastAsiaTheme="minorEastAsia" w:hAnsi="Arial" w:cs="Arial"/>
            <w:sz w:val="18"/>
            <w:szCs w:val="18"/>
          </w:rPr>
          <w:t xml:space="preserve"> reach and</w:t>
        </w:r>
      </w:ins>
      <w:r w:rsidR="00D015B0">
        <w:rPr>
          <w:rFonts w:ascii="Arial" w:eastAsiaTheme="minorEastAsia" w:hAnsi="Arial" w:cs="Arial"/>
          <w:sz w:val="18"/>
          <w:szCs w:val="18"/>
        </w:rPr>
        <w:t xml:space="preserve"> rotate task.</w:t>
      </w:r>
    </w:p>
    <w:p w14:paraId="3B7389E1" w14:textId="2328F7E3" w:rsidR="00D015B0" w:rsidRDefault="009851B0" w:rsidP="00D015B0">
      <w:pPr>
        <w:spacing w:line="288" w:lineRule="auto"/>
        <w:contextualSpacing/>
        <w:jc w:val="both"/>
        <w:rPr>
          <w:rFonts w:ascii="Arial" w:eastAsiaTheme="minorEastAsia" w:hAnsi="Arial" w:cs="Arial"/>
          <w:sz w:val="18"/>
          <w:szCs w:val="18"/>
        </w:rPr>
      </w:pPr>
      <w:r>
        <w:rPr>
          <w:rFonts w:ascii="Arial" w:eastAsiaTheme="minorEastAsia" w:hAnsi="Arial" w:cs="Arial"/>
          <w:sz w:val="18"/>
          <w:szCs w:val="18"/>
        </w:rPr>
        <w:t>L</w:t>
      </w:r>
      <w:r w:rsidR="00D015B0">
        <w:rPr>
          <w:rFonts w:ascii="Arial" w:eastAsiaTheme="minorEastAsia" w:hAnsi="Arial" w:cs="Arial"/>
          <w:sz w:val="18"/>
          <w:szCs w:val="18"/>
        </w:rPr>
        <w:t xml:space="preserve">) Task completion times each experimental day in the lateral </w:t>
      </w:r>
      <w:ins w:id="96" w:author="nikhilesh natraj" w:date="2023-07-31T16:59:00Z">
        <w:r w:rsidR="00945F80">
          <w:rPr>
            <w:rFonts w:ascii="Arial" w:eastAsiaTheme="minorEastAsia" w:hAnsi="Arial" w:cs="Arial"/>
            <w:sz w:val="18"/>
            <w:szCs w:val="18"/>
          </w:rPr>
          <w:t xml:space="preserve">reach and </w:t>
        </w:r>
      </w:ins>
      <w:r w:rsidR="00D015B0">
        <w:rPr>
          <w:rFonts w:ascii="Arial" w:eastAsiaTheme="minorEastAsia" w:hAnsi="Arial" w:cs="Arial"/>
          <w:sz w:val="18"/>
          <w:szCs w:val="18"/>
        </w:rPr>
        <w:t>rotate task. Each circle represents a trial</w:t>
      </w:r>
    </w:p>
    <w:bookmarkEnd w:id="0"/>
    <w:p w14:paraId="3E183F99" w14:textId="77777777" w:rsidR="002A102C" w:rsidRPr="00D562D1" w:rsidRDefault="002A102C" w:rsidP="00B77F48">
      <w:pPr>
        <w:spacing w:line="288" w:lineRule="auto"/>
        <w:contextualSpacing/>
        <w:jc w:val="both"/>
        <w:rPr>
          <w:rFonts w:ascii="Arial" w:hAnsi="Arial" w:cs="Arial"/>
          <w:b/>
          <w:bCs/>
        </w:rPr>
      </w:pPr>
    </w:p>
    <w:sectPr w:rsidR="002A102C" w:rsidRPr="00D562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3224B" w14:textId="77777777" w:rsidR="00E1539B" w:rsidRDefault="00E1539B" w:rsidP="006007DB">
      <w:pPr>
        <w:spacing w:after="0" w:line="240" w:lineRule="auto"/>
      </w:pPr>
      <w:r>
        <w:separator/>
      </w:r>
    </w:p>
  </w:endnote>
  <w:endnote w:type="continuationSeparator" w:id="0">
    <w:p w14:paraId="54EDAE2C" w14:textId="77777777" w:rsidR="00E1539B" w:rsidRDefault="00E1539B" w:rsidP="006007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8469C" w14:textId="77777777" w:rsidR="00E1539B" w:rsidRDefault="00E1539B" w:rsidP="006007DB">
      <w:pPr>
        <w:spacing w:after="0" w:line="240" w:lineRule="auto"/>
      </w:pPr>
      <w:r>
        <w:separator/>
      </w:r>
    </w:p>
  </w:footnote>
  <w:footnote w:type="continuationSeparator" w:id="0">
    <w:p w14:paraId="6D5BF8AC" w14:textId="77777777" w:rsidR="00E1539B" w:rsidRDefault="00E1539B" w:rsidP="006007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4971B2"/>
    <w:multiLevelType w:val="hybridMultilevel"/>
    <w:tmpl w:val="56B00616"/>
    <w:lvl w:ilvl="0" w:tplc="3C3C51B8">
      <w:start w:val="1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5842038"/>
    <w:multiLevelType w:val="hybridMultilevel"/>
    <w:tmpl w:val="689A6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805446"/>
    <w:multiLevelType w:val="hybridMultilevel"/>
    <w:tmpl w:val="AB429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3140567">
    <w:abstractNumId w:val="1"/>
  </w:num>
  <w:num w:numId="2" w16cid:durableId="673459686">
    <w:abstractNumId w:val="0"/>
  </w:num>
  <w:num w:numId="3" w16cid:durableId="37770773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khilesh natraj">
    <w15:presenceInfo w15:providerId="Windows Live" w15:userId="d2ad1beed1985b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MwNrU0M7Q0MjcwNzFX0lEKTi0uzszPAykwNLKoBQCraRLaLgAAAA=="/>
    <w:docVar w:name="EN.InstantFormat" w:val="&lt;ENInstantFormat&gt;&lt;Enabled&gt;0&lt;/Enabled&gt;&lt;ScanUnformatted&gt;1&lt;/ScanUnformatted&gt;&lt;ScanChanges&gt;1&lt;/ScanChanges&gt;&lt;Suspended&gt;0&lt;/Suspended&gt;&lt;/ENInstantFormat&gt;"/>
    <w:docVar w:name="EN.Layout" w:val="&lt;ENLayout&gt;&lt;Style&gt;J Neuroscienc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95vzf2zzvarpaezad9xw50uwvzwsd59edf9&quot;&gt;ECoGGraspPaper2020-Converted&lt;record-ids&gt;&lt;item&gt;3&lt;/item&gt;&lt;item&gt;12&lt;/item&gt;&lt;item&gt;30&lt;/item&gt;&lt;item&gt;32&lt;/item&gt;&lt;item&gt;33&lt;/item&gt;&lt;item&gt;36&lt;/item&gt;&lt;item&gt;40&lt;/item&gt;&lt;item&gt;42&lt;/item&gt;&lt;item&gt;43&lt;/item&gt;&lt;item&gt;44&lt;/item&gt;&lt;item&gt;61&lt;/item&gt;&lt;item&gt;81&lt;/item&gt;&lt;item&gt;86&lt;/item&gt;&lt;item&gt;89&lt;/item&gt;&lt;item&gt;95&lt;/item&gt;&lt;item&gt;97&lt;/item&gt;&lt;item&gt;101&lt;/item&gt;&lt;item&gt;109&lt;/item&gt;&lt;item&gt;123&lt;/item&gt;&lt;item&gt;143&lt;/item&gt;&lt;item&gt;150&lt;/item&gt;&lt;item&gt;153&lt;/item&gt;&lt;item&gt;154&lt;/item&gt;&lt;item&gt;156&lt;/item&gt;&lt;item&gt;163&lt;/item&gt;&lt;item&gt;284&lt;/item&gt;&lt;item&gt;285&lt;/item&gt;&lt;item&gt;286&lt;/item&gt;&lt;item&gt;287&lt;/item&gt;&lt;item&gt;288&lt;/item&gt;&lt;item&gt;289&lt;/item&gt;&lt;item&gt;290&lt;/item&gt;&lt;item&gt;297&lt;/item&gt;&lt;item&gt;300&lt;/item&gt;&lt;item&gt;302&lt;/item&gt;&lt;item&gt;304&lt;/item&gt;&lt;item&gt;306&lt;/item&gt;&lt;item&gt;308&lt;/item&gt;&lt;item&gt;312&lt;/item&gt;&lt;item&gt;314&lt;/item&gt;&lt;item&gt;315&lt;/item&gt;&lt;item&gt;316&lt;/item&gt;&lt;item&gt;317&lt;/item&gt;&lt;item&gt;318&lt;/item&gt;&lt;item&gt;319&lt;/item&gt;&lt;item&gt;320&lt;/item&gt;&lt;item&gt;322&lt;/item&gt;&lt;item&gt;323&lt;/item&gt;&lt;item&gt;324&lt;/item&gt;&lt;item&gt;329&lt;/item&gt;&lt;item&gt;330&lt;/item&gt;&lt;item&gt;331&lt;/item&gt;&lt;item&gt;332&lt;/item&gt;&lt;item&gt;333&lt;/item&gt;&lt;item&gt;336&lt;/item&gt;&lt;item&gt;340&lt;/item&gt;&lt;item&gt;341&lt;/item&gt;&lt;item&gt;344&lt;/item&gt;&lt;item&gt;345&lt;/item&gt;&lt;item&gt;346&lt;/item&gt;&lt;item&gt;347&lt;/item&gt;&lt;item&gt;351&lt;/item&gt;&lt;item&gt;353&lt;/item&gt;&lt;item&gt;356&lt;/item&gt;&lt;item&gt;357&lt;/item&gt;&lt;item&gt;358&lt;/item&gt;&lt;item&gt;365&lt;/item&gt;&lt;item&gt;366&lt;/item&gt;&lt;item&gt;368&lt;/item&gt;&lt;item&gt;369&lt;/item&gt;&lt;item&gt;370&lt;/item&gt;&lt;item&gt;371&lt;/item&gt;&lt;item&gt;372&lt;/item&gt;&lt;item&gt;373&lt;/item&gt;&lt;item&gt;374&lt;/item&gt;&lt;item&gt;375&lt;/item&gt;&lt;item&gt;376&lt;/item&gt;&lt;item&gt;377&lt;/item&gt;&lt;item&gt;380&lt;/item&gt;&lt;item&gt;381&lt;/item&gt;&lt;item&gt;383&lt;/item&gt;&lt;item&gt;384&lt;/item&gt;&lt;item&gt;385&lt;/item&gt;&lt;item&gt;386&lt;/item&gt;&lt;item&gt;387&lt;/item&gt;&lt;item&gt;388&lt;/item&gt;&lt;item&gt;389&lt;/item&gt;&lt;item&gt;390&lt;/item&gt;&lt;item&gt;392&lt;/item&gt;&lt;item&gt;393&lt;/item&gt;&lt;/record-ids&gt;&lt;/item&gt;&lt;/Libraries&gt;"/>
  </w:docVars>
  <w:rsids>
    <w:rsidRoot w:val="00B648D6"/>
    <w:rsid w:val="0000015F"/>
    <w:rsid w:val="00000310"/>
    <w:rsid w:val="00000635"/>
    <w:rsid w:val="00000934"/>
    <w:rsid w:val="000022B2"/>
    <w:rsid w:val="00002EC0"/>
    <w:rsid w:val="000043D5"/>
    <w:rsid w:val="00005036"/>
    <w:rsid w:val="000055A4"/>
    <w:rsid w:val="00005998"/>
    <w:rsid w:val="00005C4B"/>
    <w:rsid w:val="0000610D"/>
    <w:rsid w:val="0000636D"/>
    <w:rsid w:val="00006CCE"/>
    <w:rsid w:val="000074A5"/>
    <w:rsid w:val="00007BDC"/>
    <w:rsid w:val="00011F01"/>
    <w:rsid w:val="0001224B"/>
    <w:rsid w:val="00013B88"/>
    <w:rsid w:val="000152B4"/>
    <w:rsid w:val="00015AAF"/>
    <w:rsid w:val="00016BE8"/>
    <w:rsid w:val="00016E36"/>
    <w:rsid w:val="00016FF1"/>
    <w:rsid w:val="00017164"/>
    <w:rsid w:val="000205D7"/>
    <w:rsid w:val="000211B3"/>
    <w:rsid w:val="000213BA"/>
    <w:rsid w:val="00021DDF"/>
    <w:rsid w:val="000222C0"/>
    <w:rsid w:val="000234F6"/>
    <w:rsid w:val="00023A86"/>
    <w:rsid w:val="00023FE7"/>
    <w:rsid w:val="000243ED"/>
    <w:rsid w:val="0002463F"/>
    <w:rsid w:val="00025438"/>
    <w:rsid w:val="0002562A"/>
    <w:rsid w:val="00025C1E"/>
    <w:rsid w:val="00025C2D"/>
    <w:rsid w:val="00025EC8"/>
    <w:rsid w:val="00025ED0"/>
    <w:rsid w:val="00025FDD"/>
    <w:rsid w:val="00027475"/>
    <w:rsid w:val="00027856"/>
    <w:rsid w:val="000304F8"/>
    <w:rsid w:val="00030639"/>
    <w:rsid w:val="00030CE5"/>
    <w:rsid w:val="000313B7"/>
    <w:rsid w:val="000313DB"/>
    <w:rsid w:val="00031B9C"/>
    <w:rsid w:val="0003282F"/>
    <w:rsid w:val="00032E87"/>
    <w:rsid w:val="00033976"/>
    <w:rsid w:val="00034E56"/>
    <w:rsid w:val="00035156"/>
    <w:rsid w:val="000356B2"/>
    <w:rsid w:val="00035C50"/>
    <w:rsid w:val="0003604D"/>
    <w:rsid w:val="00036525"/>
    <w:rsid w:val="000369AC"/>
    <w:rsid w:val="00037D9B"/>
    <w:rsid w:val="000405A0"/>
    <w:rsid w:val="00041DA5"/>
    <w:rsid w:val="0004205F"/>
    <w:rsid w:val="000425D3"/>
    <w:rsid w:val="00042E7D"/>
    <w:rsid w:val="00043060"/>
    <w:rsid w:val="00043C3F"/>
    <w:rsid w:val="000443B4"/>
    <w:rsid w:val="0004453C"/>
    <w:rsid w:val="000446D3"/>
    <w:rsid w:val="00044AEC"/>
    <w:rsid w:val="00044CF9"/>
    <w:rsid w:val="00047E85"/>
    <w:rsid w:val="00050654"/>
    <w:rsid w:val="00051509"/>
    <w:rsid w:val="000515DF"/>
    <w:rsid w:val="00052FC8"/>
    <w:rsid w:val="0005357E"/>
    <w:rsid w:val="00053A44"/>
    <w:rsid w:val="00053B60"/>
    <w:rsid w:val="00055BF2"/>
    <w:rsid w:val="000563FE"/>
    <w:rsid w:val="000565FC"/>
    <w:rsid w:val="0005754E"/>
    <w:rsid w:val="0005774E"/>
    <w:rsid w:val="00057809"/>
    <w:rsid w:val="000600A5"/>
    <w:rsid w:val="00060522"/>
    <w:rsid w:val="00060768"/>
    <w:rsid w:val="00060A46"/>
    <w:rsid w:val="00060AAE"/>
    <w:rsid w:val="000621E6"/>
    <w:rsid w:val="000626E1"/>
    <w:rsid w:val="00063C24"/>
    <w:rsid w:val="00063CC7"/>
    <w:rsid w:val="0006444B"/>
    <w:rsid w:val="0006458B"/>
    <w:rsid w:val="000646D2"/>
    <w:rsid w:val="00065163"/>
    <w:rsid w:val="00065890"/>
    <w:rsid w:val="0006599F"/>
    <w:rsid w:val="00065BA1"/>
    <w:rsid w:val="000666F8"/>
    <w:rsid w:val="0006758D"/>
    <w:rsid w:val="000701BF"/>
    <w:rsid w:val="00070648"/>
    <w:rsid w:val="00070ADE"/>
    <w:rsid w:val="00070C58"/>
    <w:rsid w:val="00072980"/>
    <w:rsid w:val="00072E87"/>
    <w:rsid w:val="00073835"/>
    <w:rsid w:val="00073FD4"/>
    <w:rsid w:val="000756C6"/>
    <w:rsid w:val="000756E9"/>
    <w:rsid w:val="0007629C"/>
    <w:rsid w:val="000773E1"/>
    <w:rsid w:val="00080282"/>
    <w:rsid w:val="00080513"/>
    <w:rsid w:val="00080DCE"/>
    <w:rsid w:val="000810A1"/>
    <w:rsid w:val="00081191"/>
    <w:rsid w:val="00081EAD"/>
    <w:rsid w:val="0008341F"/>
    <w:rsid w:val="0008345B"/>
    <w:rsid w:val="000838DB"/>
    <w:rsid w:val="00084818"/>
    <w:rsid w:val="000853A3"/>
    <w:rsid w:val="00085727"/>
    <w:rsid w:val="00085FFE"/>
    <w:rsid w:val="00086CD2"/>
    <w:rsid w:val="000902E0"/>
    <w:rsid w:val="000903EF"/>
    <w:rsid w:val="000908D4"/>
    <w:rsid w:val="00090A29"/>
    <w:rsid w:val="00090EA5"/>
    <w:rsid w:val="000916B6"/>
    <w:rsid w:val="00091A7F"/>
    <w:rsid w:val="0009218C"/>
    <w:rsid w:val="000929D5"/>
    <w:rsid w:val="00092C0F"/>
    <w:rsid w:val="00093C91"/>
    <w:rsid w:val="00097585"/>
    <w:rsid w:val="000A03D8"/>
    <w:rsid w:val="000A0473"/>
    <w:rsid w:val="000A04CD"/>
    <w:rsid w:val="000A0F4D"/>
    <w:rsid w:val="000A11CD"/>
    <w:rsid w:val="000A19FD"/>
    <w:rsid w:val="000A2FDD"/>
    <w:rsid w:val="000A38DB"/>
    <w:rsid w:val="000A4CEE"/>
    <w:rsid w:val="000A544E"/>
    <w:rsid w:val="000A57F2"/>
    <w:rsid w:val="000A5835"/>
    <w:rsid w:val="000A6583"/>
    <w:rsid w:val="000A681A"/>
    <w:rsid w:val="000B04AF"/>
    <w:rsid w:val="000B1013"/>
    <w:rsid w:val="000B1944"/>
    <w:rsid w:val="000B1F54"/>
    <w:rsid w:val="000B2258"/>
    <w:rsid w:val="000B2B77"/>
    <w:rsid w:val="000B343E"/>
    <w:rsid w:val="000B40E8"/>
    <w:rsid w:val="000B4BD7"/>
    <w:rsid w:val="000B4D18"/>
    <w:rsid w:val="000B52BE"/>
    <w:rsid w:val="000B62CB"/>
    <w:rsid w:val="000B6E43"/>
    <w:rsid w:val="000B7551"/>
    <w:rsid w:val="000B78BD"/>
    <w:rsid w:val="000C0003"/>
    <w:rsid w:val="000C0D6C"/>
    <w:rsid w:val="000C1D33"/>
    <w:rsid w:val="000C241D"/>
    <w:rsid w:val="000C2504"/>
    <w:rsid w:val="000C2808"/>
    <w:rsid w:val="000C29D6"/>
    <w:rsid w:val="000C2F8A"/>
    <w:rsid w:val="000C38F7"/>
    <w:rsid w:val="000C5338"/>
    <w:rsid w:val="000C53FB"/>
    <w:rsid w:val="000C601B"/>
    <w:rsid w:val="000C60B0"/>
    <w:rsid w:val="000C7A8E"/>
    <w:rsid w:val="000D1069"/>
    <w:rsid w:val="000D244D"/>
    <w:rsid w:val="000D331F"/>
    <w:rsid w:val="000D36FC"/>
    <w:rsid w:val="000D54F7"/>
    <w:rsid w:val="000D6392"/>
    <w:rsid w:val="000D788E"/>
    <w:rsid w:val="000D7CC0"/>
    <w:rsid w:val="000E0533"/>
    <w:rsid w:val="000E07D5"/>
    <w:rsid w:val="000E164F"/>
    <w:rsid w:val="000E1A67"/>
    <w:rsid w:val="000E207C"/>
    <w:rsid w:val="000E2471"/>
    <w:rsid w:val="000E2C62"/>
    <w:rsid w:val="000E3097"/>
    <w:rsid w:val="000E54B5"/>
    <w:rsid w:val="000E72B1"/>
    <w:rsid w:val="000F087A"/>
    <w:rsid w:val="000F2198"/>
    <w:rsid w:val="000F2C78"/>
    <w:rsid w:val="000F54F7"/>
    <w:rsid w:val="000F570C"/>
    <w:rsid w:val="000F5A6B"/>
    <w:rsid w:val="000F766B"/>
    <w:rsid w:val="000F78E0"/>
    <w:rsid w:val="000F7EA5"/>
    <w:rsid w:val="0010019B"/>
    <w:rsid w:val="001001C0"/>
    <w:rsid w:val="0010216A"/>
    <w:rsid w:val="001037D2"/>
    <w:rsid w:val="001043B8"/>
    <w:rsid w:val="001044BC"/>
    <w:rsid w:val="00104723"/>
    <w:rsid w:val="00104764"/>
    <w:rsid w:val="00104A2D"/>
    <w:rsid w:val="00104A9C"/>
    <w:rsid w:val="00104E81"/>
    <w:rsid w:val="00104E85"/>
    <w:rsid w:val="001058C5"/>
    <w:rsid w:val="00105F8E"/>
    <w:rsid w:val="00105F9B"/>
    <w:rsid w:val="00106027"/>
    <w:rsid w:val="0010618C"/>
    <w:rsid w:val="001062B4"/>
    <w:rsid w:val="00106B51"/>
    <w:rsid w:val="001107B8"/>
    <w:rsid w:val="0011164C"/>
    <w:rsid w:val="00111C3A"/>
    <w:rsid w:val="00112199"/>
    <w:rsid w:val="001125BA"/>
    <w:rsid w:val="00112A41"/>
    <w:rsid w:val="00112AC7"/>
    <w:rsid w:val="00112EA7"/>
    <w:rsid w:val="00113538"/>
    <w:rsid w:val="00114900"/>
    <w:rsid w:val="00114A2A"/>
    <w:rsid w:val="001154FC"/>
    <w:rsid w:val="00116A72"/>
    <w:rsid w:val="001170EA"/>
    <w:rsid w:val="00117FCF"/>
    <w:rsid w:val="00117FED"/>
    <w:rsid w:val="00120357"/>
    <w:rsid w:val="001209DA"/>
    <w:rsid w:val="00120B65"/>
    <w:rsid w:val="00122151"/>
    <w:rsid w:val="0012232C"/>
    <w:rsid w:val="001223FE"/>
    <w:rsid w:val="00124205"/>
    <w:rsid w:val="00124E24"/>
    <w:rsid w:val="00124E40"/>
    <w:rsid w:val="00126625"/>
    <w:rsid w:val="00126889"/>
    <w:rsid w:val="00126BA5"/>
    <w:rsid w:val="00126D15"/>
    <w:rsid w:val="00126D67"/>
    <w:rsid w:val="00126DA1"/>
    <w:rsid w:val="00126DF7"/>
    <w:rsid w:val="001275F5"/>
    <w:rsid w:val="0013007E"/>
    <w:rsid w:val="00131096"/>
    <w:rsid w:val="00131187"/>
    <w:rsid w:val="0013154C"/>
    <w:rsid w:val="00131A3C"/>
    <w:rsid w:val="00132D4D"/>
    <w:rsid w:val="001333A1"/>
    <w:rsid w:val="00134352"/>
    <w:rsid w:val="0013530C"/>
    <w:rsid w:val="001354AA"/>
    <w:rsid w:val="001364E8"/>
    <w:rsid w:val="00136E56"/>
    <w:rsid w:val="001376DA"/>
    <w:rsid w:val="0014053B"/>
    <w:rsid w:val="00140D0B"/>
    <w:rsid w:val="00140FBC"/>
    <w:rsid w:val="00141C98"/>
    <w:rsid w:val="001429BC"/>
    <w:rsid w:val="00142CA4"/>
    <w:rsid w:val="00142D76"/>
    <w:rsid w:val="0014320F"/>
    <w:rsid w:val="001433FF"/>
    <w:rsid w:val="0014379E"/>
    <w:rsid w:val="0014468A"/>
    <w:rsid w:val="00145001"/>
    <w:rsid w:val="00145C31"/>
    <w:rsid w:val="001463B8"/>
    <w:rsid w:val="001475FA"/>
    <w:rsid w:val="001478C7"/>
    <w:rsid w:val="00150C0A"/>
    <w:rsid w:val="00150FF5"/>
    <w:rsid w:val="0015128E"/>
    <w:rsid w:val="00154C52"/>
    <w:rsid w:val="00155052"/>
    <w:rsid w:val="00155F3C"/>
    <w:rsid w:val="001562A7"/>
    <w:rsid w:val="001564EF"/>
    <w:rsid w:val="00156BC5"/>
    <w:rsid w:val="00157045"/>
    <w:rsid w:val="001578F2"/>
    <w:rsid w:val="001579AD"/>
    <w:rsid w:val="00157D5D"/>
    <w:rsid w:val="001603AE"/>
    <w:rsid w:val="00160542"/>
    <w:rsid w:val="001615A7"/>
    <w:rsid w:val="00161B20"/>
    <w:rsid w:val="001633B2"/>
    <w:rsid w:val="0016353B"/>
    <w:rsid w:val="00163D8D"/>
    <w:rsid w:val="0016407B"/>
    <w:rsid w:val="00164849"/>
    <w:rsid w:val="001656BD"/>
    <w:rsid w:val="00165B9B"/>
    <w:rsid w:val="0016665B"/>
    <w:rsid w:val="0017179D"/>
    <w:rsid w:val="001718CC"/>
    <w:rsid w:val="00172D96"/>
    <w:rsid w:val="001734E2"/>
    <w:rsid w:val="00173775"/>
    <w:rsid w:val="00174036"/>
    <w:rsid w:val="00174198"/>
    <w:rsid w:val="001742C1"/>
    <w:rsid w:val="00175393"/>
    <w:rsid w:val="0017580B"/>
    <w:rsid w:val="00175A4F"/>
    <w:rsid w:val="00176220"/>
    <w:rsid w:val="00176DD7"/>
    <w:rsid w:val="00177159"/>
    <w:rsid w:val="00177431"/>
    <w:rsid w:val="00180853"/>
    <w:rsid w:val="00181317"/>
    <w:rsid w:val="00181C70"/>
    <w:rsid w:val="00182500"/>
    <w:rsid w:val="00182AB0"/>
    <w:rsid w:val="00183A86"/>
    <w:rsid w:val="0018461A"/>
    <w:rsid w:val="001848A8"/>
    <w:rsid w:val="00185146"/>
    <w:rsid w:val="00186ABC"/>
    <w:rsid w:val="001873DE"/>
    <w:rsid w:val="00191ACF"/>
    <w:rsid w:val="001920EB"/>
    <w:rsid w:val="00192144"/>
    <w:rsid w:val="0019244C"/>
    <w:rsid w:val="0019403E"/>
    <w:rsid w:val="0019435F"/>
    <w:rsid w:val="0019504C"/>
    <w:rsid w:val="00195690"/>
    <w:rsid w:val="00197302"/>
    <w:rsid w:val="001A0937"/>
    <w:rsid w:val="001A0B34"/>
    <w:rsid w:val="001A10C1"/>
    <w:rsid w:val="001A1E29"/>
    <w:rsid w:val="001A4AA2"/>
    <w:rsid w:val="001A4D19"/>
    <w:rsid w:val="001A5351"/>
    <w:rsid w:val="001A54CE"/>
    <w:rsid w:val="001A5515"/>
    <w:rsid w:val="001A5C1C"/>
    <w:rsid w:val="001A6818"/>
    <w:rsid w:val="001A695C"/>
    <w:rsid w:val="001A6CD9"/>
    <w:rsid w:val="001A7058"/>
    <w:rsid w:val="001B04E4"/>
    <w:rsid w:val="001B0DD8"/>
    <w:rsid w:val="001B120C"/>
    <w:rsid w:val="001B17A5"/>
    <w:rsid w:val="001B2944"/>
    <w:rsid w:val="001B2B4B"/>
    <w:rsid w:val="001B2C09"/>
    <w:rsid w:val="001B33FC"/>
    <w:rsid w:val="001B355C"/>
    <w:rsid w:val="001B4AFF"/>
    <w:rsid w:val="001B4EE6"/>
    <w:rsid w:val="001B4F8C"/>
    <w:rsid w:val="001B700D"/>
    <w:rsid w:val="001B7BF4"/>
    <w:rsid w:val="001C0392"/>
    <w:rsid w:val="001C0964"/>
    <w:rsid w:val="001C0FE6"/>
    <w:rsid w:val="001C43DA"/>
    <w:rsid w:val="001C50CA"/>
    <w:rsid w:val="001C5414"/>
    <w:rsid w:val="001C5481"/>
    <w:rsid w:val="001C7057"/>
    <w:rsid w:val="001C7262"/>
    <w:rsid w:val="001C7E62"/>
    <w:rsid w:val="001D0070"/>
    <w:rsid w:val="001D0105"/>
    <w:rsid w:val="001D04ED"/>
    <w:rsid w:val="001D0C8E"/>
    <w:rsid w:val="001D132F"/>
    <w:rsid w:val="001D16AA"/>
    <w:rsid w:val="001D3A05"/>
    <w:rsid w:val="001D406A"/>
    <w:rsid w:val="001D4A4C"/>
    <w:rsid w:val="001D4AD2"/>
    <w:rsid w:val="001D4E34"/>
    <w:rsid w:val="001D4E4B"/>
    <w:rsid w:val="001D5143"/>
    <w:rsid w:val="001D5D97"/>
    <w:rsid w:val="001D65A3"/>
    <w:rsid w:val="001D69CD"/>
    <w:rsid w:val="001D7858"/>
    <w:rsid w:val="001D7F47"/>
    <w:rsid w:val="001D7F9F"/>
    <w:rsid w:val="001E003D"/>
    <w:rsid w:val="001E0DD2"/>
    <w:rsid w:val="001E241C"/>
    <w:rsid w:val="001E30F4"/>
    <w:rsid w:val="001E38D7"/>
    <w:rsid w:val="001E4ADF"/>
    <w:rsid w:val="001E4ED7"/>
    <w:rsid w:val="001E5006"/>
    <w:rsid w:val="001E550E"/>
    <w:rsid w:val="001E58A7"/>
    <w:rsid w:val="001E59BC"/>
    <w:rsid w:val="001E5A56"/>
    <w:rsid w:val="001E5EDD"/>
    <w:rsid w:val="001E615E"/>
    <w:rsid w:val="001E632A"/>
    <w:rsid w:val="001E69F5"/>
    <w:rsid w:val="001E6C75"/>
    <w:rsid w:val="001E6E20"/>
    <w:rsid w:val="001E770D"/>
    <w:rsid w:val="001E7847"/>
    <w:rsid w:val="001E7C57"/>
    <w:rsid w:val="001F029F"/>
    <w:rsid w:val="001F0321"/>
    <w:rsid w:val="001F054F"/>
    <w:rsid w:val="001F0809"/>
    <w:rsid w:val="001F0F4C"/>
    <w:rsid w:val="001F15EE"/>
    <w:rsid w:val="001F2A8A"/>
    <w:rsid w:val="001F423B"/>
    <w:rsid w:val="001F4264"/>
    <w:rsid w:val="001F5081"/>
    <w:rsid w:val="001F5B8A"/>
    <w:rsid w:val="001F5E27"/>
    <w:rsid w:val="001F645F"/>
    <w:rsid w:val="001F6540"/>
    <w:rsid w:val="001F6850"/>
    <w:rsid w:val="001F70B2"/>
    <w:rsid w:val="001F7ACB"/>
    <w:rsid w:val="00200951"/>
    <w:rsid w:val="002009D0"/>
    <w:rsid w:val="00200F68"/>
    <w:rsid w:val="0020161D"/>
    <w:rsid w:val="00201D2F"/>
    <w:rsid w:val="00203714"/>
    <w:rsid w:val="002042E9"/>
    <w:rsid w:val="00204E80"/>
    <w:rsid w:val="0020520C"/>
    <w:rsid w:val="00205858"/>
    <w:rsid w:val="0021095A"/>
    <w:rsid w:val="0021205E"/>
    <w:rsid w:val="0021299D"/>
    <w:rsid w:val="00212B9D"/>
    <w:rsid w:val="00212E89"/>
    <w:rsid w:val="00212EDE"/>
    <w:rsid w:val="00212EE8"/>
    <w:rsid w:val="00213730"/>
    <w:rsid w:val="00214EE6"/>
    <w:rsid w:val="0021519E"/>
    <w:rsid w:val="00217D8A"/>
    <w:rsid w:val="0022002D"/>
    <w:rsid w:val="002200FF"/>
    <w:rsid w:val="002201E8"/>
    <w:rsid w:val="00220535"/>
    <w:rsid w:val="00221988"/>
    <w:rsid w:val="00222B37"/>
    <w:rsid w:val="00222E1E"/>
    <w:rsid w:val="002233A5"/>
    <w:rsid w:val="0022364F"/>
    <w:rsid w:val="00223AF4"/>
    <w:rsid w:val="0022407F"/>
    <w:rsid w:val="00225D8A"/>
    <w:rsid w:val="00226F39"/>
    <w:rsid w:val="00227ADB"/>
    <w:rsid w:val="00227FB9"/>
    <w:rsid w:val="00230773"/>
    <w:rsid w:val="00231BF1"/>
    <w:rsid w:val="00232067"/>
    <w:rsid w:val="00232396"/>
    <w:rsid w:val="00232CCE"/>
    <w:rsid w:val="0023539F"/>
    <w:rsid w:val="0023790A"/>
    <w:rsid w:val="00237985"/>
    <w:rsid w:val="00237B8F"/>
    <w:rsid w:val="00240D72"/>
    <w:rsid w:val="00240FDB"/>
    <w:rsid w:val="0024194C"/>
    <w:rsid w:val="002424FA"/>
    <w:rsid w:val="00242D29"/>
    <w:rsid w:val="00243022"/>
    <w:rsid w:val="00244039"/>
    <w:rsid w:val="002441F3"/>
    <w:rsid w:val="002444BB"/>
    <w:rsid w:val="002446DD"/>
    <w:rsid w:val="00245089"/>
    <w:rsid w:val="002451BC"/>
    <w:rsid w:val="00245346"/>
    <w:rsid w:val="00245439"/>
    <w:rsid w:val="00245450"/>
    <w:rsid w:val="002463B9"/>
    <w:rsid w:val="00247C30"/>
    <w:rsid w:val="00250AD2"/>
    <w:rsid w:val="00252E0D"/>
    <w:rsid w:val="00252E87"/>
    <w:rsid w:val="002536C8"/>
    <w:rsid w:val="002539D9"/>
    <w:rsid w:val="00254446"/>
    <w:rsid w:val="002544A2"/>
    <w:rsid w:val="0025559D"/>
    <w:rsid w:val="0025581D"/>
    <w:rsid w:val="00257AB9"/>
    <w:rsid w:val="002605C6"/>
    <w:rsid w:val="002608C7"/>
    <w:rsid w:val="00260E6C"/>
    <w:rsid w:val="00261302"/>
    <w:rsid w:val="00262D49"/>
    <w:rsid w:val="00263768"/>
    <w:rsid w:val="002638F1"/>
    <w:rsid w:val="00263AC4"/>
    <w:rsid w:val="0026400A"/>
    <w:rsid w:val="00264DAA"/>
    <w:rsid w:val="002659D7"/>
    <w:rsid w:val="00265B56"/>
    <w:rsid w:val="00265B97"/>
    <w:rsid w:val="00266550"/>
    <w:rsid w:val="0026674C"/>
    <w:rsid w:val="00266FFF"/>
    <w:rsid w:val="002714B4"/>
    <w:rsid w:val="00274185"/>
    <w:rsid w:val="00274FA1"/>
    <w:rsid w:val="00276F17"/>
    <w:rsid w:val="0027798B"/>
    <w:rsid w:val="00277E03"/>
    <w:rsid w:val="002800B4"/>
    <w:rsid w:val="002805A4"/>
    <w:rsid w:val="00280707"/>
    <w:rsid w:val="00280B3F"/>
    <w:rsid w:val="00280F21"/>
    <w:rsid w:val="0028185B"/>
    <w:rsid w:val="002827E2"/>
    <w:rsid w:val="0028470F"/>
    <w:rsid w:val="00285C61"/>
    <w:rsid w:val="002866CE"/>
    <w:rsid w:val="0028677F"/>
    <w:rsid w:val="00286CBC"/>
    <w:rsid w:val="002875D6"/>
    <w:rsid w:val="002900AE"/>
    <w:rsid w:val="002901FF"/>
    <w:rsid w:val="00290C4E"/>
    <w:rsid w:val="00290EB2"/>
    <w:rsid w:val="002917F1"/>
    <w:rsid w:val="00292DB4"/>
    <w:rsid w:val="002936F6"/>
    <w:rsid w:val="00294102"/>
    <w:rsid w:val="00295038"/>
    <w:rsid w:val="00295241"/>
    <w:rsid w:val="0029554B"/>
    <w:rsid w:val="002956C6"/>
    <w:rsid w:val="00295892"/>
    <w:rsid w:val="002A0502"/>
    <w:rsid w:val="002A102C"/>
    <w:rsid w:val="002A119E"/>
    <w:rsid w:val="002A16B1"/>
    <w:rsid w:val="002A2468"/>
    <w:rsid w:val="002A2488"/>
    <w:rsid w:val="002A35E4"/>
    <w:rsid w:val="002A373D"/>
    <w:rsid w:val="002A39DF"/>
    <w:rsid w:val="002A5009"/>
    <w:rsid w:val="002A58B6"/>
    <w:rsid w:val="002A6A0D"/>
    <w:rsid w:val="002A7D33"/>
    <w:rsid w:val="002B0D5A"/>
    <w:rsid w:val="002B1CDD"/>
    <w:rsid w:val="002B2110"/>
    <w:rsid w:val="002B278F"/>
    <w:rsid w:val="002B2993"/>
    <w:rsid w:val="002B2A9D"/>
    <w:rsid w:val="002B3A27"/>
    <w:rsid w:val="002B3F13"/>
    <w:rsid w:val="002B49BD"/>
    <w:rsid w:val="002B5424"/>
    <w:rsid w:val="002B7D46"/>
    <w:rsid w:val="002C1675"/>
    <w:rsid w:val="002C207D"/>
    <w:rsid w:val="002C4F8C"/>
    <w:rsid w:val="002C5800"/>
    <w:rsid w:val="002C5C7C"/>
    <w:rsid w:val="002C65AC"/>
    <w:rsid w:val="002C7EA8"/>
    <w:rsid w:val="002D00F2"/>
    <w:rsid w:val="002D01BE"/>
    <w:rsid w:val="002D026F"/>
    <w:rsid w:val="002D0607"/>
    <w:rsid w:val="002D1557"/>
    <w:rsid w:val="002D286A"/>
    <w:rsid w:val="002D4A78"/>
    <w:rsid w:val="002D4E9A"/>
    <w:rsid w:val="002D4EAF"/>
    <w:rsid w:val="002D5181"/>
    <w:rsid w:val="002D52A3"/>
    <w:rsid w:val="002D5B98"/>
    <w:rsid w:val="002D5C99"/>
    <w:rsid w:val="002D5ED9"/>
    <w:rsid w:val="002D629B"/>
    <w:rsid w:val="002D6472"/>
    <w:rsid w:val="002D7120"/>
    <w:rsid w:val="002D7C9D"/>
    <w:rsid w:val="002E039E"/>
    <w:rsid w:val="002E160F"/>
    <w:rsid w:val="002E19A4"/>
    <w:rsid w:val="002E1C31"/>
    <w:rsid w:val="002E304D"/>
    <w:rsid w:val="002E3D8F"/>
    <w:rsid w:val="002E4015"/>
    <w:rsid w:val="002E5D53"/>
    <w:rsid w:val="002E6180"/>
    <w:rsid w:val="002E6183"/>
    <w:rsid w:val="002E6685"/>
    <w:rsid w:val="002E7999"/>
    <w:rsid w:val="002E7E15"/>
    <w:rsid w:val="002F104F"/>
    <w:rsid w:val="002F2784"/>
    <w:rsid w:val="002F328F"/>
    <w:rsid w:val="002F34FB"/>
    <w:rsid w:val="002F3BE4"/>
    <w:rsid w:val="002F3CF2"/>
    <w:rsid w:val="002F41BC"/>
    <w:rsid w:val="002F64CD"/>
    <w:rsid w:val="002F65B9"/>
    <w:rsid w:val="002F73B5"/>
    <w:rsid w:val="002F7A0A"/>
    <w:rsid w:val="003002ED"/>
    <w:rsid w:val="0030348A"/>
    <w:rsid w:val="003043C9"/>
    <w:rsid w:val="00304589"/>
    <w:rsid w:val="00304F73"/>
    <w:rsid w:val="003053CD"/>
    <w:rsid w:val="00305637"/>
    <w:rsid w:val="00306A46"/>
    <w:rsid w:val="00307C2E"/>
    <w:rsid w:val="00310C2C"/>
    <w:rsid w:val="00311A93"/>
    <w:rsid w:val="0031458A"/>
    <w:rsid w:val="0031545E"/>
    <w:rsid w:val="00315982"/>
    <w:rsid w:val="003162FD"/>
    <w:rsid w:val="00316492"/>
    <w:rsid w:val="00316AA2"/>
    <w:rsid w:val="003171F4"/>
    <w:rsid w:val="0031736F"/>
    <w:rsid w:val="003175B2"/>
    <w:rsid w:val="00320DD3"/>
    <w:rsid w:val="00322DAD"/>
    <w:rsid w:val="00322E55"/>
    <w:rsid w:val="00323F0E"/>
    <w:rsid w:val="0032551D"/>
    <w:rsid w:val="00325D4C"/>
    <w:rsid w:val="0032676F"/>
    <w:rsid w:val="0032698F"/>
    <w:rsid w:val="00326C3B"/>
    <w:rsid w:val="00326DEA"/>
    <w:rsid w:val="00326FFD"/>
    <w:rsid w:val="00330624"/>
    <w:rsid w:val="00331344"/>
    <w:rsid w:val="00331622"/>
    <w:rsid w:val="00331769"/>
    <w:rsid w:val="003334CA"/>
    <w:rsid w:val="003346D5"/>
    <w:rsid w:val="003351FC"/>
    <w:rsid w:val="0033611A"/>
    <w:rsid w:val="00337DCE"/>
    <w:rsid w:val="00341169"/>
    <w:rsid w:val="003412C0"/>
    <w:rsid w:val="003435CD"/>
    <w:rsid w:val="00343640"/>
    <w:rsid w:val="00344019"/>
    <w:rsid w:val="00344CDA"/>
    <w:rsid w:val="00344F85"/>
    <w:rsid w:val="003451D4"/>
    <w:rsid w:val="0034599A"/>
    <w:rsid w:val="00345D7B"/>
    <w:rsid w:val="00347626"/>
    <w:rsid w:val="00347CCD"/>
    <w:rsid w:val="00350150"/>
    <w:rsid w:val="00350C77"/>
    <w:rsid w:val="003517D0"/>
    <w:rsid w:val="00351C5F"/>
    <w:rsid w:val="00351DD2"/>
    <w:rsid w:val="00351E65"/>
    <w:rsid w:val="00351F95"/>
    <w:rsid w:val="003530EC"/>
    <w:rsid w:val="003531E3"/>
    <w:rsid w:val="0035327A"/>
    <w:rsid w:val="00354348"/>
    <w:rsid w:val="00354FF1"/>
    <w:rsid w:val="00355F25"/>
    <w:rsid w:val="00357732"/>
    <w:rsid w:val="003605EC"/>
    <w:rsid w:val="00364625"/>
    <w:rsid w:val="003664CF"/>
    <w:rsid w:val="003667FF"/>
    <w:rsid w:val="003716DF"/>
    <w:rsid w:val="003717DD"/>
    <w:rsid w:val="0037252A"/>
    <w:rsid w:val="00372D5E"/>
    <w:rsid w:val="0037317E"/>
    <w:rsid w:val="003737C9"/>
    <w:rsid w:val="00373BC6"/>
    <w:rsid w:val="003745D5"/>
    <w:rsid w:val="00374E63"/>
    <w:rsid w:val="00375359"/>
    <w:rsid w:val="00375A03"/>
    <w:rsid w:val="003762AD"/>
    <w:rsid w:val="00376BDE"/>
    <w:rsid w:val="00377587"/>
    <w:rsid w:val="0037785D"/>
    <w:rsid w:val="00377DAA"/>
    <w:rsid w:val="00377E55"/>
    <w:rsid w:val="003813F5"/>
    <w:rsid w:val="00381794"/>
    <w:rsid w:val="003819F1"/>
    <w:rsid w:val="00382BF0"/>
    <w:rsid w:val="0038334B"/>
    <w:rsid w:val="003834EB"/>
    <w:rsid w:val="00383C97"/>
    <w:rsid w:val="00383F6B"/>
    <w:rsid w:val="00384BFA"/>
    <w:rsid w:val="00384C11"/>
    <w:rsid w:val="00385D78"/>
    <w:rsid w:val="00385F81"/>
    <w:rsid w:val="00387330"/>
    <w:rsid w:val="003877BE"/>
    <w:rsid w:val="003911C4"/>
    <w:rsid w:val="00391220"/>
    <w:rsid w:val="00391B1C"/>
    <w:rsid w:val="003924D4"/>
    <w:rsid w:val="0039314D"/>
    <w:rsid w:val="00393398"/>
    <w:rsid w:val="00393CEA"/>
    <w:rsid w:val="00394291"/>
    <w:rsid w:val="0039485C"/>
    <w:rsid w:val="00394A49"/>
    <w:rsid w:val="00395CEA"/>
    <w:rsid w:val="003963C3"/>
    <w:rsid w:val="003964CB"/>
    <w:rsid w:val="003972E9"/>
    <w:rsid w:val="00397923"/>
    <w:rsid w:val="003A0138"/>
    <w:rsid w:val="003A072D"/>
    <w:rsid w:val="003A138E"/>
    <w:rsid w:val="003A2467"/>
    <w:rsid w:val="003A2B80"/>
    <w:rsid w:val="003A2EE7"/>
    <w:rsid w:val="003A308C"/>
    <w:rsid w:val="003A3556"/>
    <w:rsid w:val="003A3657"/>
    <w:rsid w:val="003A3720"/>
    <w:rsid w:val="003A3E65"/>
    <w:rsid w:val="003A4F12"/>
    <w:rsid w:val="003A5EFD"/>
    <w:rsid w:val="003A67D2"/>
    <w:rsid w:val="003A6C21"/>
    <w:rsid w:val="003B0149"/>
    <w:rsid w:val="003B0C2F"/>
    <w:rsid w:val="003B1353"/>
    <w:rsid w:val="003B16FC"/>
    <w:rsid w:val="003B1C3D"/>
    <w:rsid w:val="003B2651"/>
    <w:rsid w:val="003B2974"/>
    <w:rsid w:val="003B345B"/>
    <w:rsid w:val="003B45AD"/>
    <w:rsid w:val="003B4683"/>
    <w:rsid w:val="003B4EA6"/>
    <w:rsid w:val="003B5A78"/>
    <w:rsid w:val="003B5D01"/>
    <w:rsid w:val="003B619D"/>
    <w:rsid w:val="003B6294"/>
    <w:rsid w:val="003C1836"/>
    <w:rsid w:val="003C21F3"/>
    <w:rsid w:val="003C2329"/>
    <w:rsid w:val="003C2362"/>
    <w:rsid w:val="003C2AF9"/>
    <w:rsid w:val="003C33EC"/>
    <w:rsid w:val="003C34F0"/>
    <w:rsid w:val="003C3DE4"/>
    <w:rsid w:val="003C4416"/>
    <w:rsid w:val="003C4550"/>
    <w:rsid w:val="003C50FE"/>
    <w:rsid w:val="003C59AB"/>
    <w:rsid w:val="003C6A95"/>
    <w:rsid w:val="003C6BF4"/>
    <w:rsid w:val="003C7D30"/>
    <w:rsid w:val="003D1F6B"/>
    <w:rsid w:val="003D2172"/>
    <w:rsid w:val="003D3140"/>
    <w:rsid w:val="003D31E4"/>
    <w:rsid w:val="003D3926"/>
    <w:rsid w:val="003D4B31"/>
    <w:rsid w:val="003D4BAE"/>
    <w:rsid w:val="003D4C18"/>
    <w:rsid w:val="003D5F49"/>
    <w:rsid w:val="003D6683"/>
    <w:rsid w:val="003D69C5"/>
    <w:rsid w:val="003D7D10"/>
    <w:rsid w:val="003E0116"/>
    <w:rsid w:val="003E0239"/>
    <w:rsid w:val="003E0DBA"/>
    <w:rsid w:val="003E2453"/>
    <w:rsid w:val="003E2752"/>
    <w:rsid w:val="003E2E93"/>
    <w:rsid w:val="003E3207"/>
    <w:rsid w:val="003E3464"/>
    <w:rsid w:val="003E3ED6"/>
    <w:rsid w:val="003E4C6C"/>
    <w:rsid w:val="003E4CD7"/>
    <w:rsid w:val="003E55F3"/>
    <w:rsid w:val="003E5C66"/>
    <w:rsid w:val="003E6185"/>
    <w:rsid w:val="003E62D5"/>
    <w:rsid w:val="003F00EC"/>
    <w:rsid w:val="003F06BD"/>
    <w:rsid w:val="003F096E"/>
    <w:rsid w:val="003F1061"/>
    <w:rsid w:val="003F1085"/>
    <w:rsid w:val="003F1BCA"/>
    <w:rsid w:val="003F1CBC"/>
    <w:rsid w:val="003F2B88"/>
    <w:rsid w:val="003F2C73"/>
    <w:rsid w:val="003F339D"/>
    <w:rsid w:val="003F3929"/>
    <w:rsid w:val="003F3939"/>
    <w:rsid w:val="003F3A77"/>
    <w:rsid w:val="003F4736"/>
    <w:rsid w:val="003F4D2D"/>
    <w:rsid w:val="003F595F"/>
    <w:rsid w:val="003F5D15"/>
    <w:rsid w:val="003F614A"/>
    <w:rsid w:val="003F63EE"/>
    <w:rsid w:val="003F6965"/>
    <w:rsid w:val="003F6D45"/>
    <w:rsid w:val="00400960"/>
    <w:rsid w:val="00400F9D"/>
    <w:rsid w:val="004014D9"/>
    <w:rsid w:val="00401B3F"/>
    <w:rsid w:val="00401C15"/>
    <w:rsid w:val="00402819"/>
    <w:rsid w:val="00403CED"/>
    <w:rsid w:val="00403EB8"/>
    <w:rsid w:val="004048FD"/>
    <w:rsid w:val="00405414"/>
    <w:rsid w:val="0040557D"/>
    <w:rsid w:val="004056FB"/>
    <w:rsid w:val="00405A68"/>
    <w:rsid w:val="00405D8F"/>
    <w:rsid w:val="004075A2"/>
    <w:rsid w:val="00410FBF"/>
    <w:rsid w:val="004135A7"/>
    <w:rsid w:val="004148DD"/>
    <w:rsid w:val="00414F35"/>
    <w:rsid w:val="004154D6"/>
    <w:rsid w:val="00415542"/>
    <w:rsid w:val="0042001B"/>
    <w:rsid w:val="00420A9C"/>
    <w:rsid w:val="004216F3"/>
    <w:rsid w:val="004219C9"/>
    <w:rsid w:val="00421A82"/>
    <w:rsid w:val="00421B02"/>
    <w:rsid w:val="00421B80"/>
    <w:rsid w:val="004226DB"/>
    <w:rsid w:val="00422F10"/>
    <w:rsid w:val="004239B0"/>
    <w:rsid w:val="00423C91"/>
    <w:rsid w:val="004243EE"/>
    <w:rsid w:val="0042494A"/>
    <w:rsid w:val="0042504E"/>
    <w:rsid w:val="00425CFB"/>
    <w:rsid w:val="00425F9D"/>
    <w:rsid w:val="004262E3"/>
    <w:rsid w:val="004269EA"/>
    <w:rsid w:val="00426A56"/>
    <w:rsid w:val="00426EEF"/>
    <w:rsid w:val="004274CD"/>
    <w:rsid w:val="004275A9"/>
    <w:rsid w:val="00427FF3"/>
    <w:rsid w:val="00431733"/>
    <w:rsid w:val="0043303F"/>
    <w:rsid w:val="004332C9"/>
    <w:rsid w:val="00433A12"/>
    <w:rsid w:val="00433C1E"/>
    <w:rsid w:val="00435279"/>
    <w:rsid w:val="004353A6"/>
    <w:rsid w:val="0043551C"/>
    <w:rsid w:val="004357B5"/>
    <w:rsid w:val="00435E1D"/>
    <w:rsid w:val="00437A58"/>
    <w:rsid w:val="00437CFF"/>
    <w:rsid w:val="0044038C"/>
    <w:rsid w:val="004404F0"/>
    <w:rsid w:val="0044055F"/>
    <w:rsid w:val="00440AF8"/>
    <w:rsid w:val="00440FA7"/>
    <w:rsid w:val="004411C7"/>
    <w:rsid w:val="00441B8B"/>
    <w:rsid w:val="00442573"/>
    <w:rsid w:val="00442BCB"/>
    <w:rsid w:val="00445257"/>
    <w:rsid w:val="00445A19"/>
    <w:rsid w:val="004462E7"/>
    <w:rsid w:val="00447D02"/>
    <w:rsid w:val="00450AB5"/>
    <w:rsid w:val="00450FF7"/>
    <w:rsid w:val="00451CFD"/>
    <w:rsid w:val="00452AE7"/>
    <w:rsid w:val="00453486"/>
    <w:rsid w:val="004536FA"/>
    <w:rsid w:val="004537A2"/>
    <w:rsid w:val="0045444A"/>
    <w:rsid w:val="004546EB"/>
    <w:rsid w:val="00454716"/>
    <w:rsid w:val="00454C77"/>
    <w:rsid w:val="00454D6E"/>
    <w:rsid w:val="00455B4A"/>
    <w:rsid w:val="00456137"/>
    <w:rsid w:val="00456625"/>
    <w:rsid w:val="00456BEE"/>
    <w:rsid w:val="0045765D"/>
    <w:rsid w:val="0045781D"/>
    <w:rsid w:val="00457E78"/>
    <w:rsid w:val="00457F44"/>
    <w:rsid w:val="00460738"/>
    <w:rsid w:val="00461033"/>
    <w:rsid w:val="0046129C"/>
    <w:rsid w:val="004621A1"/>
    <w:rsid w:val="0046301B"/>
    <w:rsid w:val="004640CA"/>
    <w:rsid w:val="00465619"/>
    <w:rsid w:val="00466973"/>
    <w:rsid w:val="00466E73"/>
    <w:rsid w:val="00467C33"/>
    <w:rsid w:val="004701EB"/>
    <w:rsid w:val="00470207"/>
    <w:rsid w:val="00470B44"/>
    <w:rsid w:val="00470ED7"/>
    <w:rsid w:val="00471663"/>
    <w:rsid w:val="00471E47"/>
    <w:rsid w:val="00472405"/>
    <w:rsid w:val="0047270F"/>
    <w:rsid w:val="00472A89"/>
    <w:rsid w:val="00472F0E"/>
    <w:rsid w:val="00473680"/>
    <w:rsid w:val="004737D9"/>
    <w:rsid w:val="004744F1"/>
    <w:rsid w:val="00474538"/>
    <w:rsid w:val="00475211"/>
    <w:rsid w:val="0047557A"/>
    <w:rsid w:val="00475D66"/>
    <w:rsid w:val="004761BD"/>
    <w:rsid w:val="0047629B"/>
    <w:rsid w:val="004776E7"/>
    <w:rsid w:val="00477C70"/>
    <w:rsid w:val="0048111C"/>
    <w:rsid w:val="00482316"/>
    <w:rsid w:val="004825C8"/>
    <w:rsid w:val="0048364D"/>
    <w:rsid w:val="00484559"/>
    <w:rsid w:val="0048522F"/>
    <w:rsid w:val="00485949"/>
    <w:rsid w:val="00486310"/>
    <w:rsid w:val="0048634A"/>
    <w:rsid w:val="00487394"/>
    <w:rsid w:val="004901D3"/>
    <w:rsid w:val="00491739"/>
    <w:rsid w:val="004919B3"/>
    <w:rsid w:val="0049203C"/>
    <w:rsid w:val="004920F7"/>
    <w:rsid w:val="00492696"/>
    <w:rsid w:val="00492854"/>
    <w:rsid w:val="00493939"/>
    <w:rsid w:val="00493AE3"/>
    <w:rsid w:val="00494544"/>
    <w:rsid w:val="0049480F"/>
    <w:rsid w:val="0049511C"/>
    <w:rsid w:val="0049553E"/>
    <w:rsid w:val="00495E04"/>
    <w:rsid w:val="0049731A"/>
    <w:rsid w:val="00497492"/>
    <w:rsid w:val="004974D2"/>
    <w:rsid w:val="00497950"/>
    <w:rsid w:val="0049795C"/>
    <w:rsid w:val="004A0168"/>
    <w:rsid w:val="004A02C8"/>
    <w:rsid w:val="004A03F2"/>
    <w:rsid w:val="004A09E6"/>
    <w:rsid w:val="004A0A0C"/>
    <w:rsid w:val="004A10D0"/>
    <w:rsid w:val="004A1154"/>
    <w:rsid w:val="004A1BB4"/>
    <w:rsid w:val="004A3A72"/>
    <w:rsid w:val="004A3FEC"/>
    <w:rsid w:val="004A4257"/>
    <w:rsid w:val="004A4E13"/>
    <w:rsid w:val="004A5893"/>
    <w:rsid w:val="004A7968"/>
    <w:rsid w:val="004A7E67"/>
    <w:rsid w:val="004B1855"/>
    <w:rsid w:val="004B1B06"/>
    <w:rsid w:val="004B1E50"/>
    <w:rsid w:val="004B2215"/>
    <w:rsid w:val="004B2285"/>
    <w:rsid w:val="004B36BA"/>
    <w:rsid w:val="004B4209"/>
    <w:rsid w:val="004B4A9F"/>
    <w:rsid w:val="004B5B43"/>
    <w:rsid w:val="004B7392"/>
    <w:rsid w:val="004B73AC"/>
    <w:rsid w:val="004B76F5"/>
    <w:rsid w:val="004C0186"/>
    <w:rsid w:val="004C294B"/>
    <w:rsid w:val="004C3304"/>
    <w:rsid w:val="004C33BD"/>
    <w:rsid w:val="004C4063"/>
    <w:rsid w:val="004C4C5D"/>
    <w:rsid w:val="004C54FC"/>
    <w:rsid w:val="004C5669"/>
    <w:rsid w:val="004C7691"/>
    <w:rsid w:val="004D1D8B"/>
    <w:rsid w:val="004D2898"/>
    <w:rsid w:val="004D3916"/>
    <w:rsid w:val="004D39F0"/>
    <w:rsid w:val="004D4006"/>
    <w:rsid w:val="004D400C"/>
    <w:rsid w:val="004D4610"/>
    <w:rsid w:val="004D46DB"/>
    <w:rsid w:val="004D4725"/>
    <w:rsid w:val="004D5EF8"/>
    <w:rsid w:val="004D65FD"/>
    <w:rsid w:val="004D6C5F"/>
    <w:rsid w:val="004D6CAF"/>
    <w:rsid w:val="004D73E4"/>
    <w:rsid w:val="004D76DC"/>
    <w:rsid w:val="004E028E"/>
    <w:rsid w:val="004E1CA0"/>
    <w:rsid w:val="004E27DD"/>
    <w:rsid w:val="004E3C40"/>
    <w:rsid w:val="004E3F4C"/>
    <w:rsid w:val="004E4182"/>
    <w:rsid w:val="004E41E3"/>
    <w:rsid w:val="004E6137"/>
    <w:rsid w:val="004E6234"/>
    <w:rsid w:val="004E6292"/>
    <w:rsid w:val="004E636B"/>
    <w:rsid w:val="004E77CF"/>
    <w:rsid w:val="004F0668"/>
    <w:rsid w:val="004F10D7"/>
    <w:rsid w:val="004F1773"/>
    <w:rsid w:val="004F1E4F"/>
    <w:rsid w:val="004F302E"/>
    <w:rsid w:val="004F35E1"/>
    <w:rsid w:val="004F4553"/>
    <w:rsid w:val="004F45B3"/>
    <w:rsid w:val="004F51D9"/>
    <w:rsid w:val="004F5E70"/>
    <w:rsid w:val="004F6560"/>
    <w:rsid w:val="004F7DF1"/>
    <w:rsid w:val="004F7EB9"/>
    <w:rsid w:val="00500370"/>
    <w:rsid w:val="005004CF"/>
    <w:rsid w:val="00500B49"/>
    <w:rsid w:val="005010B8"/>
    <w:rsid w:val="005016DB"/>
    <w:rsid w:val="005018AB"/>
    <w:rsid w:val="00502AC3"/>
    <w:rsid w:val="00504E19"/>
    <w:rsid w:val="005060A9"/>
    <w:rsid w:val="00506281"/>
    <w:rsid w:val="005063DA"/>
    <w:rsid w:val="00506469"/>
    <w:rsid w:val="00506874"/>
    <w:rsid w:val="00507595"/>
    <w:rsid w:val="005079F5"/>
    <w:rsid w:val="00507A76"/>
    <w:rsid w:val="00510AE0"/>
    <w:rsid w:val="0051112E"/>
    <w:rsid w:val="00512261"/>
    <w:rsid w:val="005124B5"/>
    <w:rsid w:val="00512FD7"/>
    <w:rsid w:val="0051363F"/>
    <w:rsid w:val="005161C0"/>
    <w:rsid w:val="005172EA"/>
    <w:rsid w:val="005215A0"/>
    <w:rsid w:val="00521A01"/>
    <w:rsid w:val="00521B6C"/>
    <w:rsid w:val="00521E20"/>
    <w:rsid w:val="00522B09"/>
    <w:rsid w:val="00522F0E"/>
    <w:rsid w:val="005234A5"/>
    <w:rsid w:val="005234ED"/>
    <w:rsid w:val="0052357D"/>
    <w:rsid w:val="00525BF0"/>
    <w:rsid w:val="00525CC7"/>
    <w:rsid w:val="005263F5"/>
    <w:rsid w:val="00526A5C"/>
    <w:rsid w:val="00527F96"/>
    <w:rsid w:val="005309DB"/>
    <w:rsid w:val="00531139"/>
    <w:rsid w:val="005312ED"/>
    <w:rsid w:val="00532301"/>
    <w:rsid w:val="00532EDA"/>
    <w:rsid w:val="00533B4C"/>
    <w:rsid w:val="00534AEE"/>
    <w:rsid w:val="00536091"/>
    <w:rsid w:val="00536162"/>
    <w:rsid w:val="00537A43"/>
    <w:rsid w:val="00537B18"/>
    <w:rsid w:val="0054021F"/>
    <w:rsid w:val="0054095F"/>
    <w:rsid w:val="00541020"/>
    <w:rsid w:val="00542DE2"/>
    <w:rsid w:val="00542FBC"/>
    <w:rsid w:val="005431CF"/>
    <w:rsid w:val="00544CB1"/>
    <w:rsid w:val="00545C09"/>
    <w:rsid w:val="00546778"/>
    <w:rsid w:val="005474CE"/>
    <w:rsid w:val="0054771D"/>
    <w:rsid w:val="00547729"/>
    <w:rsid w:val="00547C9D"/>
    <w:rsid w:val="0055011C"/>
    <w:rsid w:val="005509AA"/>
    <w:rsid w:val="0055113A"/>
    <w:rsid w:val="005522D1"/>
    <w:rsid w:val="00553265"/>
    <w:rsid w:val="0055421C"/>
    <w:rsid w:val="00554A06"/>
    <w:rsid w:val="00555E82"/>
    <w:rsid w:val="00556A46"/>
    <w:rsid w:val="00556C6E"/>
    <w:rsid w:val="00557102"/>
    <w:rsid w:val="005578B7"/>
    <w:rsid w:val="00560159"/>
    <w:rsid w:val="00560DE4"/>
    <w:rsid w:val="005620F4"/>
    <w:rsid w:val="005622CF"/>
    <w:rsid w:val="00562F22"/>
    <w:rsid w:val="005638F5"/>
    <w:rsid w:val="00563C48"/>
    <w:rsid w:val="00563F10"/>
    <w:rsid w:val="00565414"/>
    <w:rsid w:val="005659D4"/>
    <w:rsid w:val="0056629F"/>
    <w:rsid w:val="00566A4E"/>
    <w:rsid w:val="00566BB7"/>
    <w:rsid w:val="00570051"/>
    <w:rsid w:val="005705BE"/>
    <w:rsid w:val="00572512"/>
    <w:rsid w:val="00572A48"/>
    <w:rsid w:val="00573D0A"/>
    <w:rsid w:val="00574D3C"/>
    <w:rsid w:val="00574F2D"/>
    <w:rsid w:val="0057682C"/>
    <w:rsid w:val="005807D6"/>
    <w:rsid w:val="00581257"/>
    <w:rsid w:val="005812CC"/>
    <w:rsid w:val="00581A90"/>
    <w:rsid w:val="00581CB3"/>
    <w:rsid w:val="0058203E"/>
    <w:rsid w:val="005825FB"/>
    <w:rsid w:val="00582E9F"/>
    <w:rsid w:val="00582F08"/>
    <w:rsid w:val="00584938"/>
    <w:rsid w:val="00584A83"/>
    <w:rsid w:val="00585A67"/>
    <w:rsid w:val="00585EAF"/>
    <w:rsid w:val="005863AF"/>
    <w:rsid w:val="00587461"/>
    <w:rsid w:val="00587E24"/>
    <w:rsid w:val="00590151"/>
    <w:rsid w:val="005917E7"/>
    <w:rsid w:val="00592BA8"/>
    <w:rsid w:val="0059324C"/>
    <w:rsid w:val="00593BB2"/>
    <w:rsid w:val="00594560"/>
    <w:rsid w:val="00595E6A"/>
    <w:rsid w:val="00596D0A"/>
    <w:rsid w:val="00596D4B"/>
    <w:rsid w:val="0059763C"/>
    <w:rsid w:val="00597A1C"/>
    <w:rsid w:val="005A122F"/>
    <w:rsid w:val="005A1BDD"/>
    <w:rsid w:val="005A22C8"/>
    <w:rsid w:val="005A25FA"/>
    <w:rsid w:val="005A26D4"/>
    <w:rsid w:val="005A2AB3"/>
    <w:rsid w:val="005A3918"/>
    <w:rsid w:val="005A3ADC"/>
    <w:rsid w:val="005A3D48"/>
    <w:rsid w:val="005A41B6"/>
    <w:rsid w:val="005A49C8"/>
    <w:rsid w:val="005A53E8"/>
    <w:rsid w:val="005A6722"/>
    <w:rsid w:val="005A715A"/>
    <w:rsid w:val="005A7601"/>
    <w:rsid w:val="005B103C"/>
    <w:rsid w:val="005B1409"/>
    <w:rsid w:val="005B1F28"/>
    <w:rsid w:val="005B2EA4"/>
    <w:rsid w:val="005B2FEC"/>
    <w:rsid w:val="005B3D6F"/>
    <w:rsid w:val="005B41BC"/>
    <w:rsid w:val="005B4388"/>
    <w:rsid w:val="005B5D03"/>
    <w:rsid w:val="005B68EE"/>
    <w:rsid w:val="005B717A"/>
    <w:rsid w:val="005B7DEE"/>
    <w:rsid w:val="005C0215"/>
    <w:rsid w:val="005C26A4"/>
    <w:rsid w:val="005C2854"/>
    <w:rsid w:val="005C2B44"/>
    <w:rsid w:val="005C2FB5"/>
    <w:rsid w:val="005C3948"/>
    <w:rsid w:val="005C3BAE"/>
    <w:rsid w:val="005C4672"/>
    <w:rsid w:val="005C47C9"/>
    <w:rsid w:val="005C5CE4"/>
    <w:rsid w:val="005C6327"/>
    <w:rsid w:val="005C64A4"/>
    <w:rsid w:val="005C6D92"/>
    <w:rsid w:val="005C71BA"/>
    <w:rsid w:val="005C7577"/>
    <w:rsid w:val="005D0778"/>
    <w:rsid w:val="005D10FC"/>
    <w:rsid w:val="005D11AE"/>
    <w:rsid w:val="005D161E"/>
    <w:rsid w:val="005D29E0"/>
    <w:rsid w:val="005D3B63"/>
    <w:rsid w:val="005D4540"/>
    <w:rsid w:val="005D49D5"/>
    <w:rsid w:val="005D4F63"/>
    <w:rsid w:val="005D530A"/>
    <w:rsid w:val="005D5415"/>
    <w:rsid w:val="005D74FC"/>
    <w:rsid w:val="005E0426"/>
    <w:rsid w:val="005E0536"/>
    <w:rsid w:val="005E1378"/>
    <w:rsid w:val="005E19B4"/>
    <w:rsid w:val="005E29D1"/>
    <w:rsid w:val="005E2A28"/>
    <w:rsid w:val="005E46CA"/>
    <w:rsid w:val="005E47F3"/>
    <w:rsid w:val="005E493F"/>
    <w:rsid w:val="005E4B7E"/>
    <w:rsid w:val="005E5135"/>
    <w:rsid w:val="005E51EF"/>
    <w:rsid w:val="005E55B7"/>
    <w:rsid w:val="005E574E"/>
    <w:rsid w:val="005E5862"/>
    <w:rsid w:val="005E5996"/>
    <w:rsid w:val="005E615D"/>
    <w:rsid w:val="005E6365"/>
    <w:rsid w:val="005E661E"/>
    <w:rsid w:val="005E7516"/>
    <w:rsid w:val="005F1495"/>
    <w:rsid w:val="005F1EB4"/>
    <w:rsid w:val="005F22D0"/>
    <w:rsid w:val="005F3683"/>
    <w:rsid w:val="005F5AC0"/>
    <w:rsid w:val="005F5D13"/>
    <w:rsid w:val="005F6A18"/>
    <w:rsid w:val="005F755E"/>
    <w:rsid w:val="0060013A"/>
    <w:rsid w:val="00600278"/>
    <w:rsid w:val="00600320"/>
    <w:rsid w:val="006007D8"/>
    <w:rsid w:val="006007DB"/>
    <w:rsid w:val="006011D3"/>
    <w:rsid w:val="006013AB"/>
    <w:rsid w:val="00601560"/>
    <w:rsid w:val="00603B0B"/>
    <w:rsid w:val="00603B0F"/>
    <w:rsid w:val="0060472D"/>
    <w:rsid w:val="00604BEE"/>
    <w:rsid w:val="00604DE3"/>
    <w:rsid w:val="00604FF7"/>
    <w:rsid w:val="00605999"/>
    <w:rsid w:val="00605EA6"/>
    <w:rsid w:val="00606E21"/>
    <w:rsid w:val="00606F65"/>
    <w:rsid w:val="00607446"/>
    <w:rsid w:val="00610601"/>
    <w:rsid w:val="00611610"/>
    <w:rsid w:val="00611A0C"/>
    <w:rsid w:val="00611CB3"/>
    <w:rsid w:val="0061232D"/>
    <w:rsid w:val="006124AD"/>
    <w:rsid w:val="006125EF"/>
    <w:rsid w:val="00613B71"/>
    <w:rsid w:val="00613DED"/>
    <w:rsid w:val="0061473F"/>
    <w:rsid w:val="00614A91"/>
    <w:rsid w:val="00614AF7"/>
    <w:rsid w:val="00614F6C"/>
    <w:rsid w:val="00616978"/>
    <w:rsid w:val="00616FF9"/>
    <w:rsid w:val="006203A3"/>
    <w:rsid w:val="0062048D"/>
    <w:rsid w:val="00620AFC"/>
    <w:rsid w:val="006223FC"/>
    <w:rsid w:val="00622798"/>
    <w:rsid w:val="00624713"/>
    <w:rsid w:val="00626BE3"/>
    <w:rsid w:val="006272C6"/>
    <w:rsid w:val="006274F5"/>
    <w:rsid w:val="00627523"/>
    <w:rsid w:val="00627591"/>
    <w:rsid w:val="00631619"/>
    <w:rsid w:val="00631C5B"/>
    <w:rsid w:val="00633B42"/>
    <w:rsid w:val="00634902"/>
    <w:rsid w:val="00635452"/>
    <w:rsid w:val="006354F1"/>
    <w:rsid w:val="00635606"/>
    <w:rsid w:val="00635BE4"/>
    <w:rsid w:val="006368A4"/>
    <w:rsid w:val="00636FDE"/>
    <w:rsid w:val="00640491"/>
    <w:rsid w:val="006406F7"/>
    <w:rsid w:val="0064148A"/>
    <w:rsid w:val="006420F4"/>
    <w:rsid w:val="006421A6"/>
    <w:rsid w:val="00642679"/>
    <w:rsid w:val="006433B3"/>
    <w:rsid w:val="00643640"/>
    <w:rsid w:val="006446E6"/>
    <w:rsid w:val="00647615"/>
    <w:rsid w:val="00647FB7"/>
    <w:rsid w:val="006506EA"/>
    <w:rsid w:val="00650DD6"/>
    <w:rsid w:val="006510E5"/>
    <w:rsid w:val="006512F4"/>
    <w:rsid w:val="00652514"/>
    <w:rsid w:val="00652818"/>
    <w:rsid w:val="00654223"/>
    <w:rsid w:val="00654BE3"/>
    <w:rsid w:val="00655418"/>
    <w:rsid w:val="00655526"/>
    <w:rsid w:val="0065683D"/>
    <w:rsid w:val="0065706C"/>
    <w:rsid w:val="0065764E"/>
    <w:rsid w:val="00657676"/>
    <w:rsid w:val="00660592"/>
    <w:rsid w:val="0066081F"/>
    <w:rsid w:val="0066127C"/>
    <w:rsid w:val="00661910"/>
    <w:rsid w:val="00662CBD"/>
    <w:rsid w:val="0066436B"/>
    <w:rsid w:val="00664975"/>
    <w:rsid w:val="00664AD9"/>
    <w:rsid w:val="00665975"/>
    <w:rsid w:val="006666AA"/>
    <w:rsid w:val="00666939"/>
    <w:rsid w:val="00667BED"/>
    <w:rsid w:val="00670257"/>
    <w:rsid w:val="00670367"/>
    <w:rsid w:val="00670896"/>
    <w:rsid w:val="00670BB6"/>
    <w:rsid w:val="00671025"/>
    <w:rsid w:val="00671120"/>
    <w:rsid w:val="0067114F"/>
    <w:rsid w:val="0067125B"/>
    <w:rsid w:val="00671401"/>
    <w:rsid w:val="0067161A"/>
    <w:rsid w:val="00671974"/>
    <w:rsid w:val="00672B48"/>
    <w:rsid w:val="00673918"/>
    <w:rsid w:val="00673970"/>
    <w:rsid w:val="00673A80"/>
    <w:rsid w:val="00675856"/>
    <w:rsid w:val="006758AA"/>
    <w:rsid w:val="006760E0"/>
    <w:rsid w:val="00676206"/>
    <w:rsid w:val="00676F4C"/>
    <w:rsid w:val="0067747A"/>
    <w:rsid w:val="00677538"/>
    <w:rsid w:val="00677A7B"/>
    <w:rsid w:val="00677E02"/>
    <w:rsid w:val="00680380"/>
    <w:rsid w:val="006803FC"/>
    <w:rsid w:val="0068087D"/>
    <w:rsid w:val="00682E6F"/>
    <w:rsid w:val="006833CF"/>
    <w:rsid w:val="00683E03"/>
    <w:rsid w:val="00684308"/>
    <w:rsid w:val="00684C02"/>
    <w:rsid w:val="0068532F"/>
    <w:rsid w:val="00685621"/>
    <w:rsid w:val="00685C86"/>
    <w:rsid w:val="006866DE"/>
    <w:rsid w:val="00687630"/>
    <w:rsid w:val="00690200"/>
    <w:rsid w:val="00690C4E"/>
    <w:rsid w:val="006911EB"/>
    <w:rsid w:val="00691A2C"/>
    <w:rsid w:val="00691BFD"/>
    <w:rsid w:val="0069284D"/>
    <w:rsid w:val="00692F48"/>
    <w:rsid w:val="006930F4"/>
    <w:rsid w:val="0069418E"/>
    <w:rsid w:val="006951CA"/>
    <w:rsid w:val="00695C7B"/>
    <w:rsid w:val="00696276"/>
    <w:rsid w:val="00696D0D"/>
    <w:rsid w:val="00697085"/>
    <w:rsid w:val="0069781C"/>
    <w:rsid w:val="006A1512"/>
    <w:rsid w:val="006A1593"/>
    <w:rsid w:val="006A2537"/>
    <w:rsid w:val="006A25E1"/>
    <w:rsid w:val="006A2A6C"/>
    <w:rsid w:val="006A422A"/>
    <w:rsid w:val="006A4A1B"/>
    <w:rsid w:val="006A57F2"/>
    <w:rsid w:val="006B0129"/>
    <w:rsid w:val="006B148C"/>
    <w:rsid w:val="006B1CA8"/>
    <w:rsid w:val="006B1F84"/>
    <w:rsid w:val="006B2452"/>
    <w:rsid w:val="006B2842"/>
    <w:rsid w:val="006B3571"/>
    <w:rsid w:val="006B63FE"/>
    <w:rsid w:val="006B6417"/>
    <w:rsid w:val="006C0F4B"/>
    <w:rsid w:val="006C0FD2"/>
    <w:rsid w:val="006C32E4"/>
    <w:rsid w:val="006C383B"/>
    <w:rsid w:val="006C38B8"/>
    <w:rsid w:val="006C3F71"/>
    <w:rsid w:val="006C5503"/>
    <w:rsid w:val="006C5886"/>
    <w:rsid w:val="006C659A"/>
    <w:rsid w:val="006C711E"/>
    <w:rsid w:val="006C7E7A"/>
    <w:rsid w:val="006D0228"/>
    <w:rsid w:val="006D05F6"/>
    <w:rsid w:val="006D111C"/>
    <w:rsid w:val="006D1170"/>
    <w:rsid w:val="006D1693"/>
    <w:rsid w:val="006D1EBF"/>
    <w:rsid w:val="006D1F51"/>
    <w:rsid w:val="006D28FF"/>
    <w:rsid w:val="006D3DB3"/>
    <w:rsid w:val="006D4DFE"/>
    <w:rsid w:val="006D512B"/>
    <w:rsid w:val="006D53B1"/>
    <w:rsid w:val="006D55D2"/>
    <w:rsid w:val="006D5D9A"/>
    <w:rsid w:val="006D6F56"/>
    <w:rsid w:val="006D7C43"/>
    <w:rsid w:val="006E10ED"/>
    <w:rsid w:val="006E1F36"/>
    <w:rsid w:val="006E231B"/>
    <w:rsid w:val="006E259B"/>
    <w:rsid w:val="006E4A8F"/>
    <w:rsid w:val="006E50DD"/>
    <w:rsid w:val="006E566F"/>
    <w:rsid w:val="006E60C3"/>
    <w:rsid w:val="006E6395"/>
    <w:rsid w:val="006E7601"/>
    <w:rsid w:val="006F0610"/>
    <w:rsid w:val="006F14B8"/>
    <w:rsid w:val="006F256D"/>
    <w:rsid w:val="006F2AB5"/>
    <w:rsid w:val="006F2C78"/>
    <w:rsid w:val="006F35D5"/>
    <w:rsid w:val="006F5107"/>
    <w:rsid w:val="006F5ADF"/>
    <w:rsid w:val="006F5B6A"/>
    <w:rsid w:val="006F5DA0"/>
    <w:rsid w:val="006F5FC2"/>
    <w:rsid w:val="006F6676"/>
    <w:rsid w:val="006F7FDD"/>
    <w:rsid w:val="00700183"/>
    <w:rsid w:val="007006CF"/>
    <w:rsid w:val="00701ABE"/>
    <w:rsid w:val="007024D9"/>
    <w:rsid w:val="00702C2A"/>
    <w:rsid w:val="00703371"/>
    <w:rsid w:val="007035D7"/>
    <w:rsid w:val="007037B4"/>
    <w:rsid w:val="00703B6E"/>
    <w:rsid w:val="00703C1E"/>
    <w:rsid w:val="00703DBC"/>
    <w:rsid w:val="00703E75"/>
    <w:rsid w:val="0070416F"/>
    <w:rsid w:val="00704AC3"/>
    <w:rsid w:val="007063D5"/>
    <w:rsid w:val="00706C79"/>
    <w:rsid w:val="00706E43"/>
    <w:rsid w:val="00706EF1"/>
    <w:rsid w:val="00707164"/>
    <w:rsid w:val="00707462"/>
    <w:rsid w:val="00710443"/>
    <w:rsid w:val="00710D26"/>
    <w:rsid w:val="00711019"/>
    <w:rsid w:val="007114E8"/>
    <w:rsid w:val="00711AB6"/>
    <w:rsid w:val="00712028"/>
    <w:rsid w:val="00712AAB"/>
    <w:rsid w:val="00712E6D"/>
    <w:rsid w:val="007133D8"/>
    <w:rsid w:val="00713FED"/>
    <w:rsid w:val="00716DE0"/>
    <w:rsid w:val="00716EB5"/>
    <w:rsid w:val="00720100"/>
    <w:rsid w:val="007207CA"/>
    <w:rsid w:val="00720E11"/>
    <w:rsid w:val="00721A98"/>
    <w:rsid w:val="00721D4B"/>
    <w:rsid w:val="00722C92"/>
    <w:rsid w:val="0072397B"/>
    <w:rsid w:val="00723C7E"/>
    <w:rsid w:val="00724256"/>
    <w:rsid w:val="007265E6"/>
    <w:rsid w:val="00730C67"/>
    <w:rsid w:val="00730C6A"/>
    <w:rsid w:val="00730D07"/>
    <w:rsid w:val="00731E02"/>
    <w:rsid w:val="00732C58"/>
    <w:rsid w:val="00733E9D"/>
    <w:rsid w:val="007342B2"/>
    <w:rsid w:val="00734817"/>
    <w:rsid w:val="00735045"/>
    <w:rsid w:val="007354C1"/>
    <w:rsid w:val="00735B4B"/>
    <w:rsid w:val="00736B06"/>
    <w:rsid w:val="00736C20"/>
    <w:rsid w:val="00736DDE"/>
    <w:rsid w:val="00740257"/>
    <w:rsid w:val="00741904"/>
    <w:rsid w:val="0074457F"/>
    <w:rsid w:val="00744A8F"/>
    <w:rsid w:val="00745352"/>
    <w:rsid w:val="00747A32"/>
    <w:rsid w:val="00750AA9"/>
    <w:rsid w:val="0075175D"/>
    <w:rsid w:val="00751A2C"/>
    <w:rsid w:val="00751FC1"/>
    <w:rsid w:val="00752439"/>
    <w:rsid w:val="007535EC"/>
    <w:rsid w:val="00753F29"/>
    <w:rsid w:val="007554F1"/>
    <w:rsid w:val="00755A18"/>
    <w:rsid w:val="00755D42"/>
    <w:rsid w:val="0075637F"/>
    <w:rsid w:val="007600F5"/>
    <w:rsid w:val="007603F9"/>
    <w:rsid w:val="0076048E"/>
    <w:rsid w:val="00760989"/>
    <w:rsid w:val="00760BD6"/>
    <w:rsid w:val="007612B7"/>
    <w:rsid w:val="0076152F"/>
    <w:rsid w:val="00762D07"/>
    <w:rsid w:val="00763BFB"/>
    <w:rsid w:val="007641ED"/>
    <w:rsid w:val="00764F00"/>
    <w:rsid w:val="007656A4"/>
    <w:rsid w:val="00765AE4"/>
    <w:rsid w:val="00765D46"/>
    <w:rsid w:val="00770304"/>
    <w:rsid w:val="00770936"/>
    <w:rsid w:val="00770FB4"/>
    <w:rsid w:val="00771FB7"/>
    <w:rsid w:val="00772777"/>
    <w:rsid w:val="007727CD"/>
    <w:rsid w:val="007729B1"/>
    <w:rsid w:val="00773714"/>
    <w:rsid w:val="007739A9"/>
    <w:rsid w:val="00773D8E"/>
    <w:rsid w:val="00774DF5"/>
    <w:rsid w:val="0077675D"/>
    <w:rsid w:val="0078044E"/>
    <w:rsid w:val="00780ECE"/>
    <w:rsid w:val="00781157"/>
    <w:rsid w:val="00781282"/>
    <w:rsid w:val="00781927"/>
    <w:rsid w:val="00783701"/>
    <w:rsid w:val="00786039"/>
    <w:rsid w:val="00786B6B"/>
    <w:rsid w:val="00786D12"/>
    <w:rsid w:val="00786DB3"/>
    <w:rsid w:val="0078796B"/>
    <w:rsid w:val="00791361"/>
    <w:rsid w:val="00791D02"/>
    <w:rsid w:val="007920EE"/>
    <w:rsid w:val="00794150"/>
    <w:rsid w:val="007951C9"/>
    <w:rsid w:val="00796644"/>
    <w:rsid w:val="007966BE"/>
    <w:rsid w:val="00796B01"/>
    <w:rsid w:val="00796EE4"/>
    <w:rsid w:val="00797715"/>
    <w:rsid w:val="007A00DB"/>
    <w:rsid w:val="007A03E6"/>
    <w:rsid w:val="007A114A"/>
    <w:rsid w:val="007A11F0"/>
    <w:rsid w:val="007A1351"/>
    <w:rsid w:val="007A14D2"/>
    <w:rsid w:val="007A15B3"/>
    <w:rsid w:val="007A1AE3"/>
    <w:rsid w:val="007A1CC6"/>
    <w:rsid w:val="007A2EBD"/>
    <w:rsid w:val="007A403B"/>
    <w:rsid w:val="007A5E13"/>
    <w:rsid w:val="007A60C5"/>
    <w:rsid w:val="007B01B0"/>
    <w:rsid w:val="007B292D"/>
    <w:rsid w:val="007B396A"/>
    <w:rsid w:val="007B3A36"/>
    <w:rsid w:val="007B440A"/>
    <w:rsid w:val="007B5405"/>
    <w:rsid w:val="007B574D"/>
    <w:rsid w:val="007B5971"/>
    <w:rsid w:val="007B6778"/>
    <w:rsid w:val="007B7548"/>
    <w:rsid w:val="007B7A34"/>
    <w:rsid w:val="007C064F"/>
    <w:rsid w:val="007C0BBE"/>
    <w:rsid w:val="007C0F7E"/>
    <w:rsid w:val="007C1CA2"/>
    <w:rsid w:val="007C1F72"/>
    <w:rsid w:val="007C2C34"/>
    <w:rsid w:val="007C39F1"/>
    <w:rsid w:val="007C431C"/>
    <w:rsid w:val="007C4594"/>
    <w:rsid w:val="007C4C55"/>
    <w:rsid w:val="007C4F19"/>
    <w:rsid w:val="007C5960"/>
    <w:rsid w:val="007C5B78"/>
    <w:rsid w:val="007C65A5"/>
    <w:rsid w:val="007C68D5"/>
    <w:rsid w:val="007C6FDB"/>
    <w:rsid w:val="007C7E1D"/>
    <w:rsid w:val="007D036D"/>
    <w:rsid w:val="007D164B"/>
    <w:rsid w:val="007D189A"/>
    <w:rsid w:val="007D3721"/>
    <w:rsid w:val="007D3773"/>
    <w:rsid w:val="007D6049"/>
    <w:rsid w:val="007D6C77"/>
    <w:rsid w:val="007D6FE7"/>
    <w:rsid w:val="007D73E8"/>
    <w:rsid w:val="007D7C74"/>
    <w:rsid w:val="007D7F54"/>
    <w:rsid w:val="007E19E8"/>
    <w:rsid w:val="007E329E"/>
    <w:rsid w:val="007E3E4A"/>
    <w:rsid w:val="007E45AD"/>
    <w:rsid w:val="007E53C2"/>
    <w:rsid w:val="007E5E9D"/>
    <w:rsid w:val="007E609F"/>
    <w:rsid w:val="007E6664"/>
    <w:rsid w:val="007F057E"/>
    <w:rsid w:val="007F13B0"/>
    <w:rsid w:val="007F2D59"/>
    <w:rsid w:val="007F3103"/>
    <w:rsid w:val="007F32D9"/>
    <w:rsid w:val="007F3974"/>
    <w:rsid w:val="007F39BD"/>
    <w:rsid w:val="007F45D9"/>
    <w:rsid w:val="007F5BFC"/>
    <w:rsid w:val="007F5CB5"/>
    <w:rsid w:val="007F5D44"/>
    <w:rsid w:val="007F61F1"/>
    <w:rsid w:val="007F67E0"/>
    <w:rsid w:val="007F7F85"/>
    <w:rsid w:val="00801A2B"/>
    <w:rsid w:val="00802033"/>
    <w:rsid w:val="0080220E"/>
    <w:rsid w:val="008025CF"/>
    <w:rsid w:val="00804566"/>
    <w:rsid w:val="008047CD"/>
    <w:rsid w:val="00805509"/>
    <w:rsid w:val="00805BAC"/>
    <w:rsid w:val="00805C3F"/>
    <w:rsid w:val="008063BB"/>
    <w:rsid w:val="00806971"/>
    <w:rsid w:val="00806DBA"/>
    <w:rsid w:val="0081029D"/>
    <w:rsid w:val="00810A0A"/>
    <w:rsid w:val="00810B95"/>
    <w:rsid w:val="0081182A"/>
    <w:rsid w:val="008129F7"/>
    <w:rsid w:val="00813EE6"/>
    <w:rsid w:val="00814249"/>
    <w:rsid w:val="00814313"/>
    <w:rsid w:val="008144FE"/>
    <w:rsid w:val="0081494E"/>
    <w:rsid w:val="00815105"/>
    <w:rsid w:val="0081599A"/>
    <w:rsid w:val="00817026"/>
    <w:rsid w:val="008172F4"/>
    <w:rsid w:val="00817720"/>
    <w:rsid w:val="00820747"/>
    <w:rsid w:val="00821508"/>
    <w:rsid w:val="00821A95"/>
    <w:rsid w:val="0082331B"/>
    <w:rsid w:val="008243E1"/>
    <w:rsid w:val="00826504"/>
    <w:rsid w:val="00826ABF"/>
    <w:rsid w:val="00827B75"/>
    <w:rsid w:val="00827CD7"/>
    <w:rsid w:val="008317B3"/>
    <w:rsid w:val="0083310D"/>
    <w:rsid w:val="0083442C"/>
    <w:rsid w:val="00834590"/>
    <w:rsid w:val="008349FE"/>
    <w:rsid w:val="00834B58"/>
    <w:rsid w:val="008351F7"/>
    <w:rsid w:val="00835995"/>
    <w:rsid w:val="008359DC"/>
    <w:rsid w:val="00835AF7"/>
    <w:rsid w:val="00835C91"/>
    <w:rsid w:val="00835CB9"/>
    <w:rsid w:val="00835E19"/>
    <w:rsid w:val="00836B75"/>
    <w:rsid w:val="00836C65"/>
    <w:rsid w:val="00840722"/>
    <w:rsid w:val="0084100F"/>
    <w:rsid w:val="008413FB"/>
    <w:rsid w:val="008415A6"/>
    <w:rsid w:val="008420A2"/>
    <w:rsid w:val="00842FB4"/>
    <w:rsid w:val="00843E96"/>
    <w:rsid w:val="0084406C"/>
    <w:rsid w:val="0084436C"/>
    <w:rsid w:val="0084577E"/>
    <w:rsid w:val="008472EB"/>
    <w:rsid w:val="00847457"/>
    <w:rsid w:val="008504DF"/>
    <w:rsid w:val="00850F2D"/>
    <w:rsid w:val="008510DF"/>
    <w:rsid w:val="008512B1"/>
    <w:rsid w:val="00851AB8"/>
    <w:rsid w:val="008526CE"/>
    <w:rsid w:val="008530FA"/>
    <w:rsid w:val="00853AD1"/>
    <w:rsid w:val="00853AE2"/>
    <w:rsid w:val="00853B8A"/>
    <w:rsid w:val="00855389"/>
    <w:rsid w:val="00855A5A"/>
    <w:rsid w:val="00855B5E"/>
    <w:rsid w:val="00855C63"/>
    <w:rsid w:val="00855E16"/>
    <w:rsid w:val="00855F27"/>
    <w:rsid w:val="0085706B"/>
    <w:rsid w:val="00857798"/>
    <w:rsid w:val="008606AD"/>
    <w:rsid w:val="008608F7"/>
    <w:rsid w:val="00860AEC"/>
    <w:rsid w:val="0086154A"/>
    <w:rsid w:val="00861982"/>
    <w:rsid w:val="00861ED4"/>
    <w:rsid w:val="00861F4F"/>
    <w:rsid w:val="00862DA7"/>
    <w:rsid w:val="00862F09"/>
    <w:rsid w:val="008639CA"/>
    <w:rsid w:val="00863D45"/>
    <w:rsid w:val="00864D10"/>
    <w:rsid w:val="00864D67"/>
    <w:rsid w:val="00864DC0"/>
    <w:rsid w:val="00865D2B"/>
    <w:rsid w:val="00865FE2"/>
    <w:rsid w:val="00866530"/>
    <w:rsid w:val="00867F82"/>
    <w:rsid w:val="008704DE"/>
    <w:rsid w:val="008707A1"/>
    <w:rsid w:val="00872382"/>
    <w:rsid w:val="00873E8C"/>
    <w:rsid w:val="00873F84"/>
    <w:rsid w:val="0087415F"/>
    <w:rsid w:val="008757DC"/>
    <w:rsid w:val="00875AD2"/>
    <w:rsid w:val="00875AFC"/>
    <w:rsid w:val="00880A83"/>
    <w:rsid w:val="00880B67"/>
    <w:rsid w:val="008817A8"/>
    <w:rsid w:val="008820F8"/>
    <w:rsid w:val="008821F9"/>
    <w:rsid w:val="00882FA8"/>
    <w:rsid w:val="00883867"/>
    <w:rsid w:val="00884E2C"/>
    <w:rsid w:val="00885057"/>
    <w:rsid w:val="00886B5B"/>
    <w:rsid w:val="0088715E"/>
    <w:rsid w:val="008875BC"/>
    <w:rsid w:val="00890D7A"/>
    <w:rsid w:val="00891098"/>
    <w:rsid w:val="0089114B"/>
    <w:rsid w:val="008918EA"/>
    <w:rsid w:val="008929F4"/>
    <w:rsid w:val="00892E8E"/>
    <w:rsid w:val="008936A8"/>
    <w:rsid w:val="00894A88"/>
    <w:rsid w:val="00894AE5"/>
    <w:rsid w:val="00896660"/>
    <w:rsid w:val="00896D6F"/>
    <w:rsid w:val="0089769E"/>
    <w:rsid w:val="008A1364"/>
    <w:rsid w:val="008A1620"/>
    <w:rsid w:val="008A297F"/>
    <w:rsid w:val="008A2EDB"/>
    <w:rsid w:val="008A3044"/>
    <w:rsid w:val="008A3E03"/>
    <w:rsid w:val="008A47DE"/>
    <w:rsid w:val="008A4B1C"/>
    <w:rsid w:val="008A5AE8"/>
    <w:rsid w:val="008A69F3"/>
    <w:rsid w:val="008A6B4E"/>
    <w:rsid w:val="008A6D63"/>
    <w:rsid w:val="008A6EE9"/>
    <w:rsid w:val="008A7064"/>
    <w:rsid w:val="008A72FE"/>
    <w:rsid w:val="008A74B7"/>
    <w:rsid w:val="008A77D3"/>
    <w:rsid w:val="008A78A4"/>
    <w:rsid w:val="008B0027"/>
    <w:rsid w:val="008B05D3"/>
    <w:rsid w:val="008B0908"/>
    <w:rsid w:val="008B0DEA"/>
    <w:rsid w:val="008B0EE5"/>
    <w:rsid w:val="008B1512"/>
    <w:rsid w:val="008B1EAD"/>
    <w:rsid w:val="008B24BF"/>
    <w:rsid w:val="008B3969"/>
    <w:rsid w:val="008B4977"/>
    <w:rsid w:val="008B6120"/>
    <w:rsid w:val="008C0729"/>
    <w:rsid w:val="008C12B7"/>
    <w:rsid w:val="008C1430"/>
    <w:rsid w:val="008C1684"/>
    <w:rsid w:val="008C1783"/>
    <w:rsid w:val="008C19A7"/>
    <w:rsid w:val="008C200B"/>
    <w:rsid w:val="008C2411"/>
    <w:rsid w:val="008C3353"/>
    <w:rsid w:val="008C39E7"/>
    <w:rsid w:val="008C3EAD"/>
    <w:rsid w:val="008C4107"/>
    <w:rsid w:val="008C4E6A"/>
    <w:rsid w:val="008C5103"/>
    <w:rsid w:val="008C5138"/>
    <w:rsid w:val="008C5375"/>
    <w:rsid w:val="008C5E32"/>
    <w:rsid w:val="008C6564"/>
    <w:rsid w:val="008C699A"/>
    <w:rsid w:val="008C6C8C"/>
    <w:rsid w:val="008C75E1"/>
    <w:rsid w:val="008C7839"/>
    <w:rsid w:val="008C79BB"/>
    <w:rsid w:val="008D00AA"/>
    <w:rsid w:val="008D1A16"/>
    <w:rsid w:val="008D1FE1"/>
    <w:rsid w:val="008D26DB"/>
    <w:rsid w:val="008D38CE"/>
    <w:rsid w:val="008D39D1"/>
    <w:rsid w:val="008D39F1"/>
    <w:rsid w:val="008D5CB5"/>
    <w:rsid w:val="008D5CCF"/>
    <w:rsid w:val="008D6AE4"/>
    <w:rsid w:val="008D6C5E"/>
    <w:rsid w:val="008D7C46"/>
    <w:rsid w:val="008E09BC"/>
    <w:rsid w:val="008E0F74"/>
    <w:rsid w:val="008E11C3"/>
    <w:rsid w:val="008E11EF"/>
    <w:rsid w:val="008E203E"/>
    <w:rsid w:val="008E20D8"/>
    <w:rsid w:val="008E2497"/>
    <w:rsid w:val="008E2829"/>
    <w:rsid w:val="008E3255"/>
    <w:rsid w:val="008E50CB"/>
    <w:rsid w:val="008E63CA"/>
    <w:rsid w:val="008E693E"/>
    <w:rsid w:val="008E6E1E"/>
    <w:rsid w:val="008E7D68"/>
    <w:rsid w:val="008F19E0"/>
    <w:rsid w:val="008F1F84"/>
    <w:rsid w:val="008F2194"/>
    <w:rsid w:val="008F2ABB"/>
    <w:rsid w:val="008F2D0E"/>
    <w:rsid w:val="008F2FAB"/>
    <w:rsid w:val="008F37BB"/>
    <w:rsid w:val="008F3B0C"/>
    <w:rsid w:val="008F4F18"/>
    <w:rsid w:val="008F5487"/>
    <w:rsid w:val="008F700C"/>
    <w:rsid w:val="008F71E0"/>
    <w:rsid w:val="008F7448"/>
    <w:rsid w:val="008F7655"/>
    <w:rsid w:val="008F7968"/>
    <w:rsid w:val="008F7A32"/>
    <w:rsid w:val="0090417A"/>
    <w:rsid w:val="00904471"/>
    <w:rsid w:val="00904801"/>
    <w:rsid w:val="00904C1B"/>
    <w:rsid w:val="0090550E"/>
    <w:rsid w:val="0090689F"/>
    <w:rsid w:val="00906CE2"/>
    <w:rsid w:val="00906CE4"/>
    <w:rsid w:val="00907390"/>
    <w:rsid w:val="00907B3D"/>
    <w:rsid w:val="00907F3A"/>
    <w:rsid w:val="00910050"/>
    <w:rsid w:val="00910752"/>
    <w:rsid w:val="00910CDA"/>
    <w:rsid w:val="0091145F"/>
    <w:rsid w:val="00911FEF"/>
    <w:rsid w:val="00912EA8"/>
    <w:rsid w:val="00913270"/>
    <w:rsid w:val="00913F99"/>
    <w:rsid w:val="00916347"/>
    <w:rsid w:val="00916AFC"/>
    <w:rsid w:val="00916BEF"/>
    <w:rsid w:val="00916D93"/>
    <w:rsid w:val="00916E7D"/>
    <w:rsid w:val="009173CC"/>
    <w:rsid w:val="00917830"/>
    <w:rsid w:val="00917E44"/>
    <w:rsid w:val="0092080E"/>
    <w:rsid w:val="00921170"/>
    <w:rsid w:val="0092282B"/>
    <w:rsid w:val="0092435D"/>
    <w:rsid w:val="00924FC5"/>
    <w:rsid w:val="009259B9"/>
    <w:rsid w:val="00927279"/>
    <w:rsid w:val="009323F1"/>
    <w:rsid w:val="00932EFD"/>
    <w:rsid w:val="00934367"/>
    <w:rsid w:val="00936B6D"/>
    <w:rsid w:val="00936DCF"/>
    <w:rsid w:val="00937115"/>
    <w:rsid w:val="009372ED"/>
    <w:rsid w:val="00937625"/>
    <w:rsid w:val="00937EE9"/>
    <w:rsid w:val="00937F2C"/>
    <w:rsid w:val="00940017"/>
    <w:rsid w:val="00940919"/>
    <w:rsid w:val="0094196B"/>
    <w:rsid w:val="00941B2C"/>
    <w:rsid w:val="00941CC8"/>
    <w:rsid w:val="00941D88"/>
    <w:rsid w:val="00942143"/>
    <w:rsid w:val="00942424"/>
    <w:rsid w:val="009430EE"/>
    <w:rsid w:val="00943B2E"/>
    <w:rsid w:val="009441F9"/>
    <w:rsid w:val="0094460C"/>
    <w:rsid w:val="00944A19"/>
    <w:rsid w:val="00945F80"/>
    <w:rsid w:val="00946E41"/>
    <w:rsid w:val="00947F3C"/>
    <w:rsid w:val="009502F4"/>
    <w:rsid w:val="00950434"/>
    <w:rsid w:val="00950771"/>
    <w:rsid w:val="00951146"/>
    <w:rsid w:val="009511CE"/>
    <w:rsid w:val="0095198C"/>
    <w:rsid w:val="00951C0F"/>
    <w:rsid w:val="00951F55"/>
    <w:rsid w:val="00952BB7"/>
    <w:rsid w:val="0095361D"/>
    <w:rsid w:val="00953969"/>
    <w:rsid w:val="00953E30"/>
    <w:rsid w:val="0095418B"/>
    <w:rsid w:val="0095540C"/>
    <w:rsid w:val="00956496"/>
    <w:rsid w:val="009573CF"/>
    <w:rsid w:val="009607B4"/>
    <w:rsid w:val="00962402"/>
    <w:rsid w:val="00962BF8"/>
    <w:rsid w:val="00963C10"/>
    <w:rsid w:val="00964203"/>
    <w:rsid w:val="00964875"/>
    <w:rsid w:val="00965300"/>
    <w:rsid w:val="009657BA"/>
    <w:rsid w:val="00970619"/>
    <w:rsid w:val="00970A8A"/>
    <w:rsid w:val="009710F5"/>
    <w:rsid w:val="0097196E"/>
    <w:rsid w:val="00972825"/>
    <w:rsid w:val="0097324A"/>
    <w:rsid w:val="009732D4"/>
    <w:rsid w:val="0097357B"/>
    <w:rsid w:val="0097419C"/>
    <w:rsid w:val="0097520B"/>
    <w:rsid w:val="00975DA5"/>
    <w:rsid w:val="00975DF7"/>
    <w:rsid w:val="009761A8"/>
    <w:rsid w:val="0097658F"/>
    <w:rsid w:val="00977807"/>
    <w:rsid w:val="009802E1"/>
    <w:rsid w:val="0098159A"/>
    <w:rsid w:val="00981D84"/>
    <w:rsid w:val="00982A88"/>
    <w:rsid w:val="00982B38"/>
    <w:rsid w:val="0098399F"/>
    <w:rsid w:val="00983E42"/>
    <w:rsid w:val="0098426A"/>
    <w:rsid w:val="009848F0"/>
    <w:rsid w:val="00984E96"/>
    <w:rsid w:val="009851B0"/>
    <w:rsid w:val="00985E41"/>
    <w:rsid w:val="0098668A"/>
    <w:rsid w:val="00986AD0"/>
    <w:rsid w:val="00986F43"/>
    <w:rsid w:val="00987D10"/>
    <w:rsid w:val="00987D4E"/>
    <w:rsid w:val="00990381"/>
    <w:rsid w:val="009914B1"/>
    <w:rsid w:val="00991B50"/>
    <w:rsid w:val="00991E8B"/>
    <w:rsid w:val="009925EC"/>
    <w:rsid w:val="009927AD"/>
    <w:rsid w:val="0099285E"/>
    <w:rsid w:val="009933D3"/>
    <w:rsid w:val="00993795"/>
    <w:rsid w:val="00994F6A"/>
    <w:rsid w:val="009962D7"/>
    <w:rsid w:val="00996A67"/>
    <w:rsid w:val="00996C37"/>
    <w:rsid w:val="00996DC2"/>
    <w:rsid w:val="00997CF0"/>
    <w:rsid w:val="009A0610"/>
    <w:rsid w:val="009A0A32"/>
    <w:rsid w:val="009A0A9D"/>
    <w:rsid w:val="009A162E"/>
    <w:rsid w:val="009A26D3"/>
    <w:rsid w:val="009A272D"/>
    <w:rsid w:val="009A465D"/>
    <w:rsid w:val="009A5E2D"/>
    <w:rsid w:val="009A670B"/>
    <w:rsid w:val="009A6AD6"/>
    <w:rsid w:val="009A78A4"/>
    <w:rsid w:val="009A799A"/>
    <w:rsid w:val="009B02E6"/>
    <w:rsid w:val="009B20C2"/>
    <w:rsid w:val="009B210A"/>
    <w:rsid w:val="009B2DF8"/>
    <w:rsid w:val="009B3864"/>
    <w:rsid w:val="009B49AC"/>
    <w:rsid w:val="009B55F6"/>
    <w:rsid w:val="009B58CC"/>
    <w:rsid w:val="009B58EF"/>
    <w:rsid w:val="009B5ABB"/>
    <w:rsid w:val="009B64FC"/>
    <w:rsid w:val="009B6C2F"/>
    <w:rsid w:val="009B6E26"/>
    <w:rsid w:val="009B73FA"/>
    <w:rsid w:val="009B75DB"/>
    <w:rsid w:val="009B7E07"/>
    <w:rsid w:val="009C04B6"/>
    <w:rsid w:val="009C0E38"/>
    <w:rsid w:val="009C179F"/>
    <w:rsid w:val="009C24CD"/>
    <w:rsid w:val="009C2FA7"/>
    <w:rsid w:val="009C33F7"/>
    <w:rsid w:val="009C3F78"/>
    <w:rsid w:val="009C4FAD"/>
    <w:rsid w:val="009C6616"/>
    <w:rsid w:val="009C7594"/>
    <w:rsid w:val="009D0B46"/>
    <w:rsid w:val="009D11D6"/>
    <w:rsid w:val="009D1439"/>
    <w:rsid w:val="009D14F0"/>
    <w:rsid w:val="009D1764"/>
    <w:rsid w:val="009D1D8C"/>
    <w:rsid w:val="009D30B6"/>
    <w:rsid w:val="009D6E8D"/>
    <w:rsid w:val="009D6F1F"/>
    <w:rsid w:val="009D6FFA"/>
    <w:rsid w:val="009E06F4"/>
    <w:rsid w:val="009E0D75"/>
    <w:rsid w:val="009E32C5"/>
    <w:rsid w:val="009E4BF8"/>
    <w:rsid w:val="009E51D0"/>
    <w:rsid w:val="009E7B0B"/>
    <w:rsid w:val="009F00D5"/>
    <w:rsid w:val="009F06CF"/>
    <w:rsid w:val="009F12A4"/>
    <w:rsid w:val="009F324E"/>
    <w:rsid w:val="009F4214"/>
    <w:rsid w:val="009F4856"/>
    <w:rsid w:val="009F4DB8"/>
    <w:rsid w:val="009F5281"/>
    <w:rsid w:val="009F5760"/>
    <w:rsid w:val="009F6D0B"/>
    <w:rsid w:val="009F76A9"/>
    <w:rsid w:val="009F7C46"/>
    <w:rsid w:val="00A00050"/>
    <w:rsid w:val="00A00427"/>
    <w:rsid w:val="00A00704"/>
    <w:rsid w:val="00A00C23"/>
    <w:rsid w:val="00A01A7E"/>
    <w:rsid w:val="00A01E5C"/>
    <w:rsid w:val="00A021AF"/>
    <w:rsid w:val="00A03033"/>
    <w:rsid w:val="00A036BD"/>
    <w:rsid w:val="00A04426"/>
    <w:rsid w:val="00A05D4A"/>
    <w:rsid w:val="00A06723"/>
    <w:rsid w:val="00A06954"/>
    <w:rsid w:val="00A06F72"/>
    <w:rsid w:val="00A07B06"/>
    <w:rsid w:val="00A07C94"/>
    <w:rsid w:val="00A10BFF"/>
    <w:rsid w:val="00A10E50"/>
    <w:rsid w:val="00A10F07"/>
    <w:rsid w:val="00A1157B"/>
    <w:rsid w:val="00A11872"/>
    <w:rsid w:val="00A125EF"/>
    <w:rsid w:val="00A145D5"/>
    <w:rsid w:val="00A1537F"/>
    <w:rsid w:val="00A154D0"/>
    <w:rsid w:val="00A16AF8"/>
    <w:rsid w:val="00A16D55"/>
    <w:rsid w:val="00A1719D"/>
    <w:rsid w:val="00A1751D"/>
    <w:rsid w:val="00A179FE"/>
    <w:rsid w:val="00A20011"/>
    <w:rsid w:val="00A20766"/>
    <w:rsid w:val="00A2087E"/>
    <w:rsid w:val="00A20A6F"/>
    <w:rsid w:val="00A213D1"/>
    <w:rsid w:val="00A21EC2"/>
    <w:rsid w:val="00A23111"/>
    <w:rsid w:val="00A231B6"/>
    <w:rsid w:val="00A231B7"/>
    <w:rsid w:val="00A23DD0"/>
    <w:rsid w:val="00A24168"/>
    <w:rsid w:val="00A24B71"/>
    <w:rsid w:val="00A26105"/>
    <w:rsid w:val="00A26795"/>
    <w:rsid w:val="00A26980"/>
    <w:rsid w:val="00A27F1C"/>
    <w:rsid w:val="00A30113"/>
    <w:rsid w:val="00A30355"/>
    <w:rsid w:val="00A305E0"/>
    <w:rsid w:val="00A30733"/>
    <w:rsid w:val="00A308B3"/>
    <w:rsid w:val="00A30FF0"/>
    <w:rsid w:val="00A31304"/>
    <w:rsid w:val="00A348BF"/>
    <w:rsid w:val="00A35223"/>
    <w:rsid w:val="00A35789"/>
    <w:rsid w:val="00A35E8B"/>
    <w:rsid w:val="00A36519"/>
    <w:rsid w:val="00A36DDF"/>
    <w:rsid w:val="00A37015"/>
    <w:rsid w:val="00A408EF"/>
    <w:rsid w:val="00A40DB8"/>
    <w:rsid w:val="00A41F6D"/>
    <w:rsid w:val="00A42757"/>
    <w:rsid w:val="00A427C4"/>
    <w:rsid w:val="00A427FA"/>
    <w:rsid w:val="00A43F76"/>
    <w:rsid w:val="00A45AB0"/>
    <w:rsid w:val="00A45F14"/>
    <w:rsid w:val="00A46AE3"/>
    <w:rsid w:val="00A47482"/>
    <w:rsid w:val="00A47C30"/>
    <w:rsid w:val="00A507BE"/>
    <w:rsid w:val="00A50F91"/>
    <w:rsid w:val="00A50FDF"/>
    <w:rsid w:val="00A513C0"/>
    <w:rsid w:val="00A51928"/>
    <w:rsid w:val="00A53060"/>
    <w:rsid w:val="00A53A07"/>
    <w:rsid w:val="00A54119"/>
    <w:rsid w:val="00A549A9"/>
    <w:rsid w:val="00A55BA1"/>
    <w:rsid w:val="00A55C87"/>
    <w:rsid w:val="00A5681B"/>
    <w:rsid w:val="00A56AFA"/>
    <w:rsid w:val="00A57479"/>
    <w:rsid w:val="00A6003B"/>
    <w:rsid w:val="00A61948"/>
    <w:rsid w:val="00A61BC5"/>
    <w:rsid w:val="00A62CD0"/>
    <w:rsid w:val="00A62CDC"/>
    <w:rsid w:val="00A631B1"/>
    <w:rsid w:val="00A63BAE"/>
    <w:rsid w:val="00A6412F"/>
    <w:rsid w:val="00A64A34"/>
    <w:rsid w:val="00A64F01"/>
    <w:rsid w:val="00A65002"/>
    <w:rsid w:val="00A65622"/>
    <w:rsid w:val="00A65F73"/>
    <w:rsid w:val="00A6775A"/>
    <w:rsid w:val="00A67AFE"/>
    <w:rsid w:val="00A7000E"/>
    <w:rsid w:val="00A71817"/>
    <w:rsid w:val="00A71E82"/>
    <w:rsid w:val="00A727A1"/>
    <w:rsid w:val="00A736EA"/>
    <w:rsid w:val="00A73736"/>
    <w:rsid w:val="00A73BB4"/>
    <w:rsid w:val="00A7412E"/>
    <w:rsid w:val="00A741B5"/>
    <w:rsid w:val="00A74532"/>
    <w:rsid w:val="00A75140"/>
    <w:rsid w:val="00A762C7"/>
    <w:rsid w:val="00A77187"/>
    <w:rsid w:val="00A777C9"/>
    <w:rsid w:val="00A7790C"/>
    <w:rsid w:val="00A80A01"/>
    <w:rsid w:val="00A81DAA"/>
    <w:rsid w:val="00A81FB6"/>
    <w:rsid w:val="00A82551"/>
    <w:rsid w:val="00A83AE8"/>
    <w:rsid w:val="00A8405E"/>
    <w:rsid w:val="00A84BE1"/>
    <w:rsid w:val="00A859A7"/>
    <w:rsid w:val="00A85CDD"/>
    <w:rsid w:val="00A866AE"/>
    <w:rsid w:val="00A86720"/>
    <w:rsid w:val="00A8679E"/>
    <w:rsid w:val="00A86CAA"/>
    <w:rsid w:val="00A870D8"/>
    <w:rsid w:val="00A87672"/>
    <w:rsid w:val="00A87D2F"/>
    <w:rsid w:val="00A90C5F"/>
    <w:rsid w:val="00A91EA6"/>
    <w:rsid w:val="00A9299B"/>
    <w:rsid w:val="00A93539"/>
    <w:rsid w:val="00A93739"/>
    <w:rsid w:val="00A93756"/>
    <w:rsid w:val="00A94D34"/>
    <w:rsid w:val="00A95030"/>
    <w:rsid w:val="00A955DA"/>
    <w:rsid w:val="00A95AEB"/>
    <w:rsid w:val="00A96FE2"/>
    <w:rsid w:val="00AA0B23"/>
    <w:rsid w:val="00AA21CF"/>
    <w:rsid w:val="00AA225D"/>
    <w:rsid w:val="00AA25D8"/>
    <w:rsid w:val="00AA2B8C"/>
    <w:rsid w:val="00AA36DB"/>
    <w:rsid w:val="00AA3A97"/>
    <w:rsid w:val="00AA3DEC"/>
    <w:rsid w:val="00AA4F3F"/>
    <w:rsid w:val="00AA50B2"/>
    <w:rsid w:val="00AA6C3E"/>
    <w:rsid w:val="00AA71AA"/>
    <w:rsid w:val="00AB0192"/>
    <w:rsid w:val="00AB0808"/>
    <w:rsid w:val="00AB0F4C"/>
    <w:rsid w:val="00AB2539"/>
    <w:rsid w:val="00AB2603"/>
    <w:rsid w:val="00AB26D6"/>
    <w:rsid w:val="00AB567B"/>
    <w:rsid w:val="00AB69C6"/>
    <w:rsid w:val="00AB6A96"/>
    <w:rsid w:val="00AB6E7A"/>
    <w:rsid w:val="00AB6EC1"/>
    <w:rsid w:val="00AB6FB2"/>
    <w:rsid w:val="00AB75D7"/>
    <w:rsid w:val="00AB779C"/>
    <w:rsid w:val="00AC0554"/>
    <w:rsid w:val="00AC07E2"/>
    <w:rsid w:val="00AC1BAE"/>
    <w:rsid w:val="00AC1BDE"/>
    <w:rsid w:val="00AC4014"/>
    <w:rsid w:val="00AC41FE"/>
    <w:rsid w:val="00AC43D4"/>
    <w:rsid w:val="00AC44C3"/>
    <w:rsid w:val="00AC5B6C"/>
    <w:rsid w:val="00AC646E"/>
    <w:rsid w:val="00AC655B"/>
    <w:rsid w:val="00AC6B32"/>
    <w:rsid w:val="00AC7E62"/>
    <w:rsid w:val="00AC7E93"/>
    <w:rsid w:val="00AD0850"/>
    <w:rsid w:val="00AD1395"/>
    <w:rsid w:val="00AD1A30"/>
    <w:rsid w:val="00AD2064"/>
    <w:rsid w:val="00AD2839"/>
    <w:rsid w:val="00AD3107"/>
    <w:rsid w:val="00AD328F"/>
    <w:rsid w:val="00AD46CC"/>
    <w:rsid w:val="00AD4B89"/>
    <w:rsid w:val="00AD4DF2"/>
    <w:rsid w:val="00AD568A"/>
    <w:rsid w:val="00AD5C16"/>
    <w:rsid w:val="00AD5F94"/>
    <w:rsid w:val="00AD5FA1"/>
    <w:rsid w:val="00AD6AFC"/>
    <w:rsid w:val="00AD6E30"/>
    <w:rsid w:val="00AD704E"/>
    <w:rsid w:val="00AD79DA"/>
    <w:rsid w:val="00AE010C"/>
    <w:rsid w:val="00AE0614"/>
    <w:rsid w:val="00AE343A"/>
    <w:rsid w:val="00AE3B2F"/>
    <w:rsid w:val="00AE3EA3"/>
    <w:rsid w:val="00AE4124"/>
    <w:rsid w:val="00AE44A9"/>
    <w:rsid w:val="00AE4F48"/>
    <w:rsid w:val="00AE5263"/>
    <w:rsid w:val="00AE543D"/>
    <w:rsid w:val="00AE709C"/>
    <w:rsid w:val="00AE75A9"/>
    <w:rsid w:val="00AE76AA"/>
    <w:rsid w:val="00AE7918"/>
    <w:rsid w:val="00AE7D2F"/>
    <w:rsid w:val="00AF05E7"/>
    <w:rsid w:val="00AF18D7"/>
    <w:rsid w:val="00AF1C79"/>
    <w:rsid w:val="00AF4E6D"/>
    <w:rsid w:val="00AF5306"/>
    <w:rsid w:val="00AF7863"/>
    <w:rsid w:val="00AF7CF7"/>
    <w:rsid w:val="00B00141"/>
    <w:rsid w:val="00B00945"/>
    <w:rsid w:val="00B01ED3"/>
    <w:rsid w:val="00B020A0"/>
    <w:rsid w:val="00B02E81"/>
    <w:rsid w:val="00B03A8C"/>
    <w:rsid w:val="00B03D99"/>
    <w:rsid w:val="00B04665"/>
    <w:rsid w:val="00B049D4"/>
    <w:rsid w:val="00B04E0D"/>
    <w:rsid w:val="00B055DE"/>
    <w:rsid w:val="00B06686"/>
    <w:rsid w:val="00B06BB8"/>
    <w:rsid w:val="00B06BD8"/>
    <w:rsid w:val="00B07840"/>
    <w:rsid w:val="00B1042B"/>
    <w:rsid w:val="00B1179C"/>
    <w:rsid w:val="00B11B62"/>
    <w:rsid w:val="00B11C87"/>
    <w:rsid w:val="00B11EDB"/>
    <w:rsid w:val="00B11FE8"/>
    <w:rsid w:val="00B12EEF"/>
    <w:rsid w:val="00B12FB5"/>
    <w:rsid w:val="00B14270"/>
    <w:rsid w:val="00B14303"/>
    <w:rsid w:val="00B149D4"/>
    <w:rsid w:val="00B15EB9"/>
    <w:rsid w:val="00B16AAC"/>
    <w:rsid w:val="00B16B88"/>
    <w:rsid w:val="00B175CF"/>
    <w:rsid w:val="00B20311"/>
    <w:rsid w:val="00B21340"/>
    <w:rsid w:val="00B217D1"/>
    <w:rsid w:val="00B21BF9"/>
    <w:rsid w:val="00B21D17"/>
    <w:rsid w:val="00B21FA5"/>
    <w:rsid w:val="00B2264A"/>
    <w:rsid w:val="00B22DA5"/>
    <w:rsid w:val="00B23D48"/>
    <w:rsid w:val="00B24347"/>
    <w:rsid w:val="00B243C1"/>
    <w:rsid w:val="00B24B77"/>
    <w:rsid w:val="00B24E51"/>
    <w:rsid w:val="00B25D78"/>
    <w:rsid w:val="00B264A9"/>
    <w:rsid w:val="00B27740"/>
    <w:rsid w:val="00B300D2"/>
    <w:rsid w:val="00B31281"/>
    <w:rsid w:val="00B31D36"/>
    <w:rsid w:val="00B31EAD"/>
    <w:rsid w:val="00B31FB5"/>
    <w:rsid w:val="00B32728"/>
    <w:rsid w:val="00B32BA7"/>
    <w:rsid w:val="00B32C38"/>
    <w:rsid w:val="00B32D01"/>
    <w:rsid w:val="00B34193"/>
    <w:rsid w:val="00B3441E"/>
    <w:rsid w:val="00B35B87"/>
    <w:rsid w:val="00B36624"/>
    <w:rsid w:val="00B36BA5"/>
    <w:rsid w:val="00B4025F"/>
    <w:rsid w:val="00B408F0"/>
    <w:rsid w:val="00B40C3C"/>
    <w:rsid w:val="00B4195D"/>
    <w:rsid w:val="00B419FE"/>
    <w:rsid w:val="00B42C75"/>
    <w:rsid w:val="00B43722"/>
    <w:rsid w:val="00B440A6"/>
    <w:rsid w:val="00B45AB5"/>
    <w:rsid w:val="00B45BD9"/>
    <w:rsid w:val="00B46D65"/>
    <w:rsid w:val="00B46DB6"/>
    <w:rsid w:val="00B5190C"/>
    <w:rsid w:val="00B51AD6"/>
    <w:rsid w:val="00B521C0"/>
    <w:rsid w:val="00B56126"/>
    <w:rsid w:val="00B56A3A"/>
    <w:rsid w:val="00B56C20"/>
    <w:rsid w:val="00B5709C"/>
    <w:rsid w:val="00B5786A"/>
    <w:rsid w:val="00B57A87"/>
    <w:rsid w:val="00B60367"/>
    <w:rsid w:val="00B60B13"/>
    <w:rsid w:val="00B61262"/>
    <w:rsid w:val="00B61317"/>
    <w:rsid w:val="00B62CA8"/>
    <w:rsid w:val="00B62CFF"/>
    <w:rsid w:val="00B63675"/>
    <w:rsid w:val="00B637D9"/>
    <w:rsid w:val="00B64030"/>
    <w:rsid w:val="00B648CA"/>
    <w:rsid w:val="00B648D6"/>
    <w:rsid w:val="00B64F5D"/>
    <w:rsid w:val="00B66195"/>
    <w:rsid w:val="00B67DB5"/>
    <w:rsid w:val="00B70943"/>
    <w:rsid w:val="00B71C21"/>
    <w:rsid w:val="00B71EAB"/>
    <w:rsid w:val="00B71FA7"/>
    <w:rsid w:val="00B7222C"/>
    <w:rsid w:val="00B72890"/>
    <w:rsid w:val="00B74A10"/>
    <w:rsid w:val="00B750D8"/>
    <w:rsid w:val="00B755AC"/>
    <w:rsid w:val="00B76803"/>
    <w:rsid w:val="00B76F7C"/>
    <w:rsid w:val="00B77408"/>
    <w:rsid w:val="00B77F48"/>
    <w:rsid w:val="00B8008E"/>
    <w:rsid w:val="00B80324"/>
    <w:rsid w:val="00B80E8B"/>
    <w:rsid w:val="00B81413"/>
    <w:rsid w:val="00B82147"/>
    <w:rsid w:val="00B8276C"/>
    <w:rsid w:val="00B82F43"/>
    <w:rsid w:val="00B84B47"/>
    <w:rsid w:val="00B84C68"/>
    <w:rsid w:val="00B8535A"/>
    <w:rsid w:val="00B86019"/>
    <w:rsid w:val="00B86715"/>
    <w:rsid w:val="00B86D12"/>
    <w:rsid w:val="00B87619"/>
    <w:rsid w:val="00B878B3"/>
    <w:rsid w:val="00B901F7"/>
    <w:rsid w:val="00B91788"/>
    <w:rsid w:val="00B923AE"/>
    <w:rsid w:val="00B92549"/>
    <w:rsid w:val="00B9429E"/>
    <w:rsid w:val="00B95353"/>
    <w:rsid w:val="00B95648"/>
    <w:rsid w:val="00B96059"/>
    <w:rsid w:val="00B961CF"/>
    <w:rsid w:val="00B977ED"/>
    <w:rsid w:val="00B97B86"/>
    <w:rsid w:val="00BA056F"/>
    <w:rsid w:val="00BA05A6"/>
    <w:rsid w:val="00BA088C"/>
    <w:rsid w:val="00BA1DAB"/>
    <w:rsid w:val="00BA1EED"/>
    <w:rsid w:val="00BA3F50"/>
    <w:rsid w:val="00BA45FE"/>
    <w:rsid w:val="00BA49B7"/>
    <w:rsid w:val="00BA5352"/>
    <w:rsid w:val="00BA654A"/>
    <w:rsid w:val="00BA6B5B"/>
    <w:rsid w:val="00BA77C9"/>
    <w:rsid w:val="00BA7AF0"/>
    <w:rsid w:val="00BB0D60"/>
    <w:rsid w:val="00BB0F72"/>
    <w:rsid w:val="00BB1384"/>
    <w:rsid w:val="00BB3400"/>
    <w:rsid w:val="00BB4026"/>
    <w:rsid w:val="00BB40BC"/>
    <w:rsid w:val="00BB54A5"/>
    <w:rsid w:val="00BB569E"/>
    <w:rsid w:val="00BB6C33"/>
    <w:rsid w:val="00BB7568"/>
    <w:rsid w:val="00BB7BB2"/>
    <w:rsid w:val="00BC1D20"/>
    <w:rsid w:val="00BC238C"/>
    <w:rsid w:val="00BC243F"/>
    <w:rsid w:val="00BC35BC"/>
    <w:rsid w:val="00BC3D6C"/>
    <w:rsid w:val="00BC4927"/>
    <w:rsid w:val="00BC571E"/>
    <w:rsid w:val="00BC5ABE"/>
    <w:rsid w:val="00BC622D"/>
    <w:rsid w:val="00BC66FA"/>
    <w:rsid w:val="00BC67E8"/>
    <w:rsid w:val="00BD0525"/>
    <w:rsid w:val="00BD0589"/>
    <w:rsid w:val="00BD185E"/>
    <w:rsid w:val="00BD2B45"/>
    <w:rsid w:val="00BD30C7"/>
    <w:rsid w:val="00BD3274"/>
    <w:rsid w:val="00BD3BEC"/>
    <w:rsid w:val="00BD4F7B"/>
    <w:rsid w:val="00BD53D8"/>
    <w:rsid w:val="00BD540B"/>
    <w:rsid w:val="00BD65D8"/>
    <w:rsid w:val="00BD708D"/>
    <w:rsid w:val="00BD73E6"/>
    <w:rsid w:val="00BD7596"/>
    <w:rsid w:val="00BE00E4"/>
    <w:rsid w:val="00BE0406"/>
    <w:rsid w:val="00BE18FA"/>
    <w:rsid w:val="00BE2309"/>
    <w:rsid w:val="00BE313B"/>
    <w:rsid w:val="00BE32D0"/>
    <w:rsid w:val="00BE3D78"/>
    <w:rsid w:val="00BE4E32"/>
    <w:rsid w:val="00BE61A7"/>
    <w:rsid w:val="00BE6923"/>
    <w:rsid w:val="00BE7447"/>
    <w:rsid w:val="00BE7583"/>
    <w:rsid w:val="00BF0441"/>
    <w:rsid w:val="00BF1DDE"/>
    <w:rsid w:val="00BF232C"/>
    <w:rsid w:val="00BF23A5"/>
    <w:rsid w:val="00BF2CAA"/>
    <w:rsid w:val="00BF3557"/>
    <w:rsid w:val="00BF37F2"/>
    <w:rsid w:val="00BF430C"/>
    <w:rsid w:val="00BF4C41"/>
    <w:rsid w:val="00BF5B5E"/>
    <w:rsid w:val="00BF6629"/>
    <w:rsid w:val="00BF69CC"/>
    <w:rsid w:val="00BF6A0E"/>
    <w:rsid w:val="00BF6CF7"/>
    <w:rsid w:val="00BF7AF1"/>
    <w:rsid w:val="00BF7D4C"/>
    <w:rsid w:val="00BF7D5E"/>
    <w:rsid w:val="00BF7DB8"/>
    <w:rsid w:val="00C012E8"/>
    <w:rsid w:val="00C017BF"/>
    <w:rsid w:val="00C01A95"/>
    <w:rsid w:val="00C0211E"/>
    <w:rsid w:val="00C02172"/>
    <w:rsid w:val="00C02604"/>
    <w:rsid w:val="00C031A0"/>
    <w:rsid w:val="00C03205"/>
    <w:rsid w:val="00C038D0"/>
    <w:rsid w:val="00C04A68"/>
    <w:rsid w:val="00C0587A"/>
    <w:rsid w:val="00C05A2E"/>
    <w:rsid w:val="00C05FAA"/>
    <w:rsid w:val="00C075E0"/>
    <w:rsid w:val="00C07B8B"/>
    <w:rsid w:val="00C1074D"/>
    <w:rsid w:val="00C1156A"/>
    <w:rsid w:val="00C12510"/>
    <w:rsid w:val="00C1271B"/>
    <w:rsid w:val="00C127CC"/>
    <w:rsid w:val="00C129E1"/>
    <w:rsid w:val="00C12A07"/>
    <w:rsid w:val="00C131B3"/>
    <w:rsid w:val="00C133C7"/>
    <w:rsid w:val="00C1380F"/>
    <w:rsid w:val="00C13A5F"/>
    <w:rsid w:val="00C1557A"/>
    <w:rsid w:val="00C15803"/>
    <w:rsid w:val="00C167B5"/>
    <w:rsid w:val="00C16AC6"/>
    <w:rsid w:val="00C16B71"/>
    <w:rsid w:val="00C16F4C"/>
    <w:rsid w:val="00C1721D"/>
    <w:rsid w:val="00C17FA0"/>
    <w:rsid w:val="00C2016F"/>
    <w:rsid w:val="00C211DC"/>
    <w:rsid w:val="00C228FC"/>
    <w:rsid w:val="00C23CC2"/>
    <w:rsid w:val="00C24CD4"/>
    <w:rsid w:val="00C24D6D"/>
    <w:rsid w:val="00C251AB"/>
    <w:rsid w:val="00C25326"/>
    <w:rsid w:val="00C256C0"/>
    <w:rsid w:val="00C25BB9"/>
    <w:rsid w:val="00C25DBC"/>
    <w:rsid w:val="00C25F4B"/>
    <w:rsid w:val="00C26581"/>
    <w:rsid w:val="00C26668"/>
    <w:rsid w:val="00C26D3E"/>
    <w:rsid w:val="00C27054"/>
    <w:rsid w:val="00C27393"/>
    <w:rsid w:val="00C30E70"/>
    <w:rsid w:val="00C31B05"/>
    <w:rsid w:val="00C3281B"/>
    <w:rsid w:val="00C3350A"/>
    <w:rsid w:val="00C33FBB"/>
    <w:rsid w:val="00C3496F"/>
    <w:rsid w:val="00C35200"/>
    <w:rsid w:val="00C3611B"/>
    <w:rsid w:val="00C3675A"/>
    <w:rsid w:val="00C372C6"/>
    <w:rsid w:val="00C379FE"/>
    <w:rsid w:val="00C40E30"/>
    <w:rsid w:val="00C432DC"/>
    <w:rsid w:val="00C433ED"/>
    <w:rsid w:val="00C438B0"/>
    <w:rsid w:val="00C43E29"/>
    <w:rsid w:val="00C44335"/>
    <w:rsid w:val="00C4473A"/>
    <w:rsid w:val="00C4601F"/>
    <w:rsid w:val="00C4602E"/>
    <w:rsid w:val="00C4626B"/>
    <w:rsid w:val="00C46628"/>
    <w:rsid w:val="00C46EEA"/>
    <w:rsid w:val="00C4779C"/>
    <w:rsid w:val="00C477CB"/>
    <w:rsid w:val="00C47F23"/>
    <w:rsid w:val="00C5029D"/>
    <w:rsid w:val="00C50529"/>
    <w:rsid w:val="00C505EC"/>
    <w:rsid w:val="00C50C5B"/>
    <w:rsid w:val="00C50FA2"/>
    <w:rsid w:val="00C52237"/>
    <w:rsid w:val="00C52822"/>
    <w:rsid w:val="00C52CA3"/>
    <w:rsid w:val="00C5359B"/>
    <w:rsid w:val="00C535A0"/>
    <w:rsid w:val="00C53F22"/>
    <w:rsid w:val="00C5429F"/>
    <w:rsid w:val="00C54B3C"/>
    <w:rsid w:val="00C54DE0"/>
    <w:rsid w:val="00C56196"/>
    <w:rsid w:val="00C565DC"/>
    <w:rsid w:val="00C57479"/>
    <w:rsid w:val="00C57CDB"/>
    <w:rsid w:val="00C601CF"/>
    <w:rsid w:val="00C60850"/>
    <w:rsid w:val="00C616D0"/>
    <w:rsid w:val="00C62184"/>
    <w:rsid w:val="00C6502C"/>
    <w:rsid w:val="00C6521B"/>
    <w:rsid w:val="00C65F5D"/>
    <w:rsid w:val="00C7058F"/>
    <w:rsid w:val="00C70D69"/>
    <w:rsid w:val="00C70E3C"/>
    <w:rsid w:val="00C7134A"/>
    <w:rsid w:val="00C71A04"/>
    <w:rsid w:val="00C72957"/>
    <w:rsid w:val="00C7373A"/>
    <w:rsid w:val="00C7417C"/>
    <w:rsid w:val="00C742E9"/>
    <w:rsid w:val="00C7492D"/>
    <w:rsid w:val="00C74C59"/>
    <w:rsid w:val="00C74D94"/>
    <w:rsid w:val="00C75CDF"/>
    <w:rsid w:val="00C75F36"/>
    <w:rsid w:val="00C76492"/>
    <w:rsid w:val="00C767FE"/>
    <w:rsid w:val="00C76A41"/>
    <w:rsid w:val="00C76C1E"/>
    <w:rsid w:val="00C76EBF"/>
    <w:rsid w:val="00C77303"/>
    <w:rsid w:val="00C77D41"/>
    <w:rsid w:val="00C80394"/>
    <w:rsid w:val="00C80EAD"/>
    <w:rsid w:val="00C812F1"/>
    <w:rsid w:val="00C81326"/>
    <w:rsid w:val="00C8181E"/>
    <w:rsid w:val="00C8216E"/>
    <w:rsid w:val="00C825A5"/>
    <w:rsid w:val="00C82B60"/>
    <w:rsid w:val="00C84F8D"/>
    <w:rsid w:val="00C850B0"/>
    <w:rsid w:val="00C85560"/>
    <w:rsid w:val="00C85EEC"/>
    <w:rsid w:val="00C86116"/>
    <w:rsid w:val="00C862BA"/>
    <w:rsid w:val="00C8688D"/>
    <w:rsid w:val="00C8692E"/>
    <w:rsid w:val="00C90B18"/>
    <w:rsid w:val="00C91294"/>
    <w:rsid w:val="00C913E6"/>
    <w:rsid w:val="00C9279D"/>
    <w:rsid w:val="00C92D5A"/>
    <w:rsid w:val="00C92F3D"/>
    <w:rsid w:val="00C93C81"/>
    <w:rsid w:val="00C93E85"/>
    <w:rsid w:val="00C94A76"/>
    <w:rsid w:val="00C94E3D"/>
    <w:rsid w:val="00C95067"/>
    <w:rsid w:val="00C95412"/>
    <w:rsid w:val="00C96714"/>
    <w:rsid w:val="00C9695A"/>
    <w:rsid w:val="00C96D98"/>
    <w:rsid w:val="00C96E95"/>
    <w:rsid w:val="00C97682"/>
    <w:rsid w:val="00CA1299"/>
    <w:rsid w:val="00CA1C8F"/>
    <w:rsid w:val="00CA26F0"/>
    <w:rsid w:val="00CA2BE6"/>
    <w:rsid w:val="00CA4FF1"/>
    <w:rsid w:val="00CA50AE"/>
    <w:rsid w:val="00CA5C44"/>
    <w:rsid w:val="00CA61DA"/>
    <w:rsid w:val="00CA6520"/>
    <w:rsid w:val="00CA685A"/>
    <w:rsid w:val="00CA7109"/>
    <w:rsid w:val="00CA73B7"/>
    <w:rsid w:val="00CA73F7"/>
    <w:rsid w:val="00CA741D"/>
    <w:rsid w:val="00CA7983"/>
    <w:rsid w:val="00CA7A8A"/>
    <w:rsid w:val="00CA7B47"/>
    <w:rsid w:val="00CA7D6D"/>
    <w:rsid w:val="00CB0770"/>
    <w:rsid w:val="00CB17B2"/>
    <w:rsid w:val="00CB1E53"/>
    <w:rsid w:val="00CB2030"/>
    <w:rsid w:val="00CB26B6"/>
    <w:rsid w:val="00CB2779"/>
    <w:rsid w:val="00CB2EBB"/>
    <w:rsid w:val="00CB32E4"/>
    <w:rsid w:val="00CB35DC"/>
    <w:rsid w:val="00CB4474"/>
    <w:rsid w:val="00CB4557"/>
    <w:rsid w:val="00CB562B"/>
    <w:rsid w:val="00CB64FE"/>
    <w:rsid w:val="00CB6B6B"/>
    <w:rsid w:val="00CC02EF"/>
    <w:rsid w:val="00CC13BD"/>
    <w:rsid w:val="00CC22D2"/>
    <w:rsid w:val="00CC2794"/>
    <w:rsid w:val="00CC2866"/>
    <w:rsid w:val="00CC3133"/>
    <w:rsid w:val="00CC4115"/>
    <w:rsid w:val="00CC411E"/>
    <w:rsid w:val="00CC529A"/>
    <w:rsid w:val="00CC5D76"/>
    <w:rsid w:val="00CC6014"/>
    <w:rsid w:val="00CC7780"/>
    <w:rsid w:val="00CD0127"/>
    <w:rsid w:val="00CD0EFB"/>
    <w:rsid w:val="00CD1F7F"/>
    <w:rsid w:val="00CD256D"/>
    <w:rsid w:val="00CD2960"/>
    <w:rsid w:val="00CD299C"/>
    <w:rsid w:val="00CD3525"/>
    <w:rsid w:val="00CD36F4"/>
    <w:rsid w:val="00CD37E9"/>
    <w:rsid w:val="00CD4450"/>
    <w:rsid w:val="00CD44FA"/>
    <w:rsid w:val="00CD470A"/>
    <w:rsid w:val="00CD558F"/>
    <w:rsid w:val="00CD5C71"/>
    <w:rsid w:val="00CD65C6"/>
    <w:rsid w:val="00CD7128"/>
    <w:rsid w:val="00CE053D"/>
    <w:rsid w:val="00CE0858"/>
    <w:rsid w:val="00CE0FBC"/>
    <w:rsid w:val="00CE18F8"/>
    <w:rsid w:val="00CE2175"/>
    <w:rsid w:val="00CE292E"/>
    <w:rsid w:val="00CE2C12"/>
    <w:rsid w:val="00CE3CD2"/>
    <w:rsid w:val="00CE540D"/>
    <w:rsid w:val="00CE5751"/>
    <w:rsid w:val="00CE6114"/>
    <w:rsid w:val="00CE68CA"/>
    <w:rsid w:val="00CE6CDF"/>
    <w:rsid w:val="00CE6D1C"/>
    <w:rsid w:val="00CE7633"/>
    <w:rsid w:val="00CE7B6E"/>
    <w:rsid w:val="00CE7DCE"/>
    <w:rsid w:val="00CE7E15"/>
    <w:rsid w:val="00CF18D6"/>
    <w:rsid w:val="00CF1CB2"/>
    <w:rsid w:val="00CF1CF0"/>
    <w:rsid w:val="00CF1E20"/>
    <w:rsid w:val="00CF1EDF"/>
    <w:rsid w:val="00CF214B"/>
    <w:rsid w:val="00CF2CC2"/>
    <w:rsid w:val="00CF33F2"/>
    <w:rsid w:val="00CF3E18"/>
    <w:rsid w:val="00CF4F20"/>
    <w:rsid w:val="00CF5483"/>
    <w:rsid w:val="00CF585A"/>
    <w:rsid w:val="00CF5ED8"/>
    <w:rsid w:val="00CF5F8B"/>
    <w:rsid w:val="00CF71AE"/>
    <w:rsid w:val="00CF79E8"/>
    <w:rsid w:val="00CF79EE"/>
    <w:rsid w:val="00CF7A3B"/>
    <w:rsid w:val="00CF7F00"/>
    <w:rsid w:val="00CF7F5E"/>
    <w:rsid w:val="00D00628"/>
    <w:rsid w:val="00D00839"/>
    <w:rsid w:val="00D00ADF"/>
    <w:rsid w:val="00D015B0"/>
    <w:rsid w:val="00D0206D"/>
    <w:rsid w:val="00D02820"/>
    <w:rsid w:val="00D031D9"/>
    <w:rsid w:val="00D03341"/>
    <w:rsid w:val="00D0411B"/>
    <w:rsid w:val="00D05269"/>
    <w:rsid w:val="00D0666D"/>
    <w:rsid w:val="00D06714"/>
    <w:rsid w:val="00D06CDC"/>
    <w:rsid w:val="00D0768A"/>
    <w:rsid w:val="00D101BD"/>
    <w:rsid w:val="00D112FA"/>
    <w:rsid w:val="00D113DC"/>
    <w:rsid w:val="00D11666"/>
    <w:rsid w:val="00D11C21"/>
    <w:rsid w:val="00D11E56"/>
    <w:rsid w:val="00D12B65"/>
    <w:rsid w:val="00D15308"/>
    <w:rsid w:val="00D15921"/>
    <w:rsid w:val="00D1644E"/>
    <w:rsid w:val="00D16D3B"/>
    <w:rsid w:val="00D178FC"/>
    <w:rsid w:val="00D17B53"/>
    <w:rsid w:val="00D204A0"/>
    <w:rsid w:val="00D20890"/>
    <w:rsid w:val="00D223E6"/>
    <w:rsid w:val="00D22F2A"/>
    <w:rsid w:val="00D2325E"/>
    <w:rsid w:val="00D2328D"/>
    <w:rsid w:val="00D232C3"/>
    <w:rsid w:val="00D2366C"/>
    <w:rsid w:val="00D23DB2"/>
    <w:rsid w:val="00D23FAA"/>
    <w:rsid w:val="00D24805"/>
    <w:rsid w:val="00D264E2"/>
    <w:rsid w:val="00D265FE"/>
    <w:rsid w:val="00D26B9B"/>
    <w:rsid w:val="00D26CCC"/>
    <w:rsid w:val="00D27064"/>
    <w:rsid w:val="00D27259"/>
    <w:rsid w:val="00D30B8B"/>
    <w:rsid w:val="00D32171"/>
    <w:rsid w:val="00D326E6"/>
    <w:rsid w:val="00D32A09"/>
    <w:rsid w:val="00D33382"/>
    <w:rsid w:val="00D3391C"/>
    <w:rsid w:val="00D34862"/>
    <w:rsid w:val="00D35129"/>
    <w:rsid w:val="00D35223"/>
    <w:rsid w:val="00D354F0"/>
    <w:rsid w:val="00D35941"/>
    <w:rsid w:val="00D35F5F"/>
    <w:rsid w:val="00D3691A"/>
    <w:rsid w:val="00D36945"/>
    <w:rsid w:val="00D36DEF"/>
    <w:rsid w:val="00D37A5F"/>
    <w:rsid w:val="00D40102"/>
    <w:rsid w:val="00D42E40"/>
    <w:rsid w:val="00D43A26"/>
    <w:rsid w:val="00D4406A"/>
    <w:rsid w:val="00D44631"/>
    <w:rsid w:val="00D448AE"/>
    <w:rsid w:val="00D44F13"/>
    <w:rsid w:val="00D45B29"/>
    <w:rsid w:val="00D45D47"/>
    <w:rsid w:val="00D461F1"/>
    <w:rsid w:val="00D462FC"/>
    <w:rsid w:val="00D46E1A"/>
    <w:rsid w:val="00D47B3D"/>
    <w:rsid w:val="00D50EAE"/>
    <w:rsid w:val="00D51956"/>
    <w:rsid w:val="00D52298"/>
    <w:rsid w:val="00D52932"/>
    <w:rsid w:val="00D53736"/>
    <w:rsid w:val="00D54BC4"/>
    <w:rsid w:val="00D5537F"/>
    <w:rsid w:val="00D555E2"/>
    <w:rsid w:val="00D562D1"/>
    <w:rsid w:val="00D56F57"/>
    <w:rsid w:val="00D572D2"/>
    <w:rsid w:val="00D6014D"/>
    <w:rsid w:val="00D60211"/>
    <w:rsid w:val="00D60F66"/>
    <w:rsid w:val="00D622DD"/>
    <w:rsid w:val="00D6289D"/>
    <w:rsid w:val="00D62E18"/>
    <w:rsid w:val="00D6312A"/>
    <w:rsid w:val="00D64850"/>
    <w:rsid w:val="00D6571F"/>
    <w:rsid w:val="00D65B66"/>
    <w:rsid w:val="00D6676D"/>
    <w:rsid w:val="00D66DB6"/>
    <w:rsid w:val="00D66E4B"/>
    <w:rsid w:val="00D67E95"/>
    <w:rsid w:val="00D7066A"/>
    <w:rsid w:val="00D70729"/>
    <w:rsid w:val="00D716A3"/>
    <w:rsid w:val="00D72410"/>
    <w:rsid w:val="00D726F2"/>
    <w:rsid w:val="00D72C5A"/>
    <w:rsid w:val="00D72DB6"/>
    <w:rsid w:val="00D739F5"/>
    <w:rsid w:val="00D73B4B"/>
    <w:rsid w:val="00D7490B"/>
    <w:rsid w:val="00D749AC"/>
    <w:rsid w:val="00D75B6E"/>
    <w:rsid w:val="00D75FD1"/>
    <w:rsid w:val="00D76137"/>
    <w:rsid w:val="00D76FDD"/>
    <w:rsid w:val="00D77C56"/>
    <w:rsid w:val="00D77E8B"/>
    <w:rsid w:val="00D808FB"/>
    <w:rsid w:val="00D80C47"/>
    <w:rsid w:val="00D8145A"/>
    <w:rsid w:val="00D83276"/>
    <w:rsid w:val="00D836DA"/>
    <w:rsid w:val="00D83E8F"/>
    <w:rsid w:val="00D84125"/>
    <w:rsid w:val="00D8429C"/>
    <w:rsid w:val="00D84AAF"/>
    <w:rsid w:val="00D85CD2"/>
    <w:rsid w:val="00D86E6B"/>
    <w:rsid w:val="00D872FA"/>
    <w:rsid w:val="00D8782D"/>
    <w:rsid w:val="00D90405"/>
    <w:rsid w:val="00D9149A"/>
    <w:rsid w:val="00D91FC7"/>
    <w:rsid w:val="00D92575"/>
    <w:rsid w:val="00D92AD1"/>
    <w:rsid w:val="00D93626"/>
    <w:rsid w:val="00D94432"/>
    <w:rsid w:val="00D94877"/>
    <w:rsid w:val="00D94DAA"/>
    <w:rsid w:val="00D95C23"/>
    <w:rsid w:val="00D95E19"/>
    <w:rsid w:val="00D9704A"/>
    <w:rsid w:val="00D97A39"/>
    <w:rsid w:val="00D97BE5"/>
    <w:rsid w:val="00D97BED"/>
    <w:rsid w:val="00D97D43"/>
    <w:rsid w:val="00DA0F63"/>
    <w:rsid w:val="00DA11CE"/>
    <w:rsid w:val="00DA12E6"/>
    <w:rsid w:val="00DA1B74"/>
    <w:rsid w:val="00DA1BCB"/>
    <w:rsid w:val="00DA1D4C"/>
    <w:rsid w:val="00DA26BD"/>
    <w:rsid w:val="00DA26E7"/>
    <w:rsid w:val="00DA3B6C"/>
    <w:rsid w:val="00DA5410"/>
    <w:rsid w:val="00DA617E"/>
    <w:rsid w:val="00DA637C"/>
    <w:rsid w:val="00DA6DC2"/>
    <w:rsid w:val="00DA7259"/>
    <w:rsid w:val="00DA7BB1"/>
    <w:rsid w:val="00DB1529"/>
    <w:rsid w:val="00DB27BB"/>
    <w:rsid w:val="00DB2B33"/>
    <w:rsid w:val="00DB3B0E"/>
    <w:rsid w:val="00DB3C8A"/>
    <w:rsid w:val="00DB3D1F"/>
    <w:rsid w:val="00DB419F"/>
    <w:rsid w:val="00DB4719"/>
    <w:rsid w:val="00DB615B"/>
    <w:rsid w:val="00DB7080"/>
    <w:rsid w:val="00DB760F"/>
    <w:rsid w:val="00DB7705"/>
    <w:rsid w:val="00DC017A"/>
    <w:rsid w:val="00DC1AFF"/>
    <w:rsid w:val="00DC20D0"/>
    <w:rsid w:val="00DC2750"/>
    <w:rsid w:val="00DC3183"/>
    <w:rsid w:val="00DC44BF"/>
    <w:rsid w:val="00DC4C1E"/>
    <w:rsid w:val="00DC5BF4"/>
    <w:rsid w:val="00DC6074"/>
    <w:rsid w:val="00DC60F6"/>
    <w:rsid w:val="00DC69ED"/>
    <w:rsid w:val="00DC71FF"/>
    <w:rsid w:val="00DC77A1"/>
    <w:rsid w:val="00DC7DE8"/>
    <w:rsid w:val="00DD1C19"/>
    <w:rsid w:val="00DD1D4F"/>
    <w:rsid w:val="00DD22D3"/>
    <w:rsid w:val="00DD2E15"/>
    <w:rsid w:val="00DD4178"/>
    <w:rsid w:val="00DD45C0"/>
    <w:rsid w:val="00DD471D"/>
    <w:rsid w:val="00DD501C"/>
    <w:rsid w:val="00DD59C2"/>
    <w:rsid w:val="00DD6103"/>
    <w:rsid w:val="00DD7924"/>
    <w:rsid w:val="00DD7C2F"/>
    <w:rsid w:val="00DD7C96"/>
    <w:rsid w:val="00DE0951"/>
    <w:rsid w:val="00DE2937"/>
    <w:rsid w:val="00DE293F"/>
    <w:rsid w:val="00DE2A15"/>
    <w:rsid w:val="00DE38BD"/>
    <w:rsid w:val="00DE3E83"/>
    <w:rsid w:val="00DE5F78"/>
    <w:rsid w:val="00DE7232"/>
    <w:rsid w:val="00DE7A68"/>
    <w:rsid w:val="00DE7BC6"/>
    <w:rsid w:val="00DF019C"/>
    <w:rsid w:val="00DF0795"/>
    <w:rsid w:val="00DF0B0E"/>
    <w:rsid w:val="00DF1616"/>
    <w:rsid w:val="00DF3195"/>
    <w:rsid w:val="00DF3320"/>
    <w:rsid w:val="00DF3E42"/>
    <w:rsid w:val="00DF4127"/>
    <w:rsid w:val="00DF4652"/>
    <w:rsid w:val="00DF46DE"/>
    <w:rsid w:val="00DF4AEF"/>
    <w:rsid w:val="00DF576F"/>
    <w:rsid w:val="00DF60A6"/>
    <w:rsid w:val="00DF6297"/>
    <w:rsid w:val="00DF6820"/>
    <w:rsid w:val="00DF74B6"/>
    <w:rsid w:val="00DF7878"/>
    <w:rsid w:val="00E00272"/>
    <w:rsid w:val="00E00528"/>
    <w:rsid w:val="00E00538"/>
    <w:rsid w:val="00E00550"/>
    <w:rsid w:val="00E00DE8"/>
    <w:rsid w:val="00E0105B"/>
    <w:rsid w:val="00E012B3"/>
    <w:rsid w:val="00E01F1D"/>
    <w:rsid w:val="00E030E1"/>
    <w:rsid w:val="00E0342C"/>
    <w:rsid w:val="00E03AFC"/>
    <w:rsid w:val="00E03E9F"/>
    <w:rsid w:val="00E03F1F"/>
    <w:rsid w:val="00E04807"/>
    <w:rsid w:val="00E05AC6"/>
    <w:rsid w:val="00E07AA5"/>
    <w:rsid w:val="00E07B58"/>
    <w:rsid w:val="00E1093D"/>
    <w:rsid w:val="00E117AC"/>
    <w:rsid w:val="00E12925"/>
    <w:rsid w:val="00E12A33"/>
    <w:rsid w:val="00E1334A"/>
    <w:rsid w:val="00E1539B"/>
    <w:rsid w:val="00E16DAB"/>
    <w:rsid w:val="00E16F71"/>
    <w:rsid w:val="00E17777"/>
    <w:rsid w:val="00E17D59"/>
    <w:rsid w:val="00E21832"/>
    <w:rsid w:val="00E22CF6"/>
    <w:rsid w:val="00E239A1"/>
    <w:rsid w:val="00E23C58"/>
    <w:rsid w:val="00E24315"/>
    <w:rsid w:val="00E24342"/>
    <w:rsid w:val="00E2435B"/>
    <w:rsid w:val="00E26C90"/>
    <w:rsid w:val="00E26FA7"/>
    <w:rsid w:val="00E27308"/>
    <w:rsid w:val="00E27355"/>
    <w:rsid w:val="00E279FC"/>
    <w:rsid w:val="00E27A52"/>
    <w:rsid w:val="00E30F44"/>
    <w:rsid w:val="00E31642"/>
    <w:rsid w:val="00E31742"/>
    <w:rsid w:val="00E32063"/>
    <w:rsid w:val="00E323E1"/>
    <w:rsid w:val="00E336CC"/>
    <w:rsid w:val="00E33E26"/>
    <w:rsid w:val="00E33E5B"/>
    <w:rsid w:val="00E343AA"/>
    <w:rsid w:val="00E348C1"/>
    <w:rsid w:val="00E34F30"/>
    <w:rsid w:val="00E35726"/>
    <w:rsid w:val="00E378D7"/>
    <w:rsid w:val="00E4049C"/>
    <w:rsid w:val="00E4142A"/>
    <w:rsid w:val="00E41796"/>
    <w:rsid w:val="00E4249A"/>
    <w:rsid w:val="00E430A5"/>
    <w:rsid w:val="00E43C37"/>
    <w:rsid w:val="00E43CCA"/>
    <w:rsid w:val="00E44C40"/>
    <w:rsid w:val="00E44E96"/>
    <w:rsid w:val="00E456D1"/>
    <w:rsid w:val="00E45826"/>
    <w:rsid w:val="00E45A47"/>
    <w:rsid w:val="00E45BA1"/>
    <w:rsid w:val="00E46594"/>
    <w:rsid w:val="00E479E0"/>
    <w:rsid w:val="00E5042B"/>
    <w:rsid w:val="00E5052D"/>
    <w:rsid w:val="00E50924"/>
    <w:rsid w:val="00E548F1"/>
    <w:rsid w:val="00E54BDA"/>
    <w:rsid w:val="00E54EA3"/>
    <w:rsid w:val="00E55123"/>
    <w:rsid w:val="00E55339"/>
    <w:rsid w:val="00E55E1B"/>
    <w:rsid w:val="00E563DB"/>
    <w:rsid w:val="00E57743"/>
    <w:rsid w:val="00E57891"/>
    <w:rsid w:val="00E57D59"/>
    <w:rsid w:val="00E607C4"/>
    <w:rsid w:val="00E618DF"/>
    <w:rsid w:val="00E61FBE"/>
    <w:rsid w:val="00E62479"/>
    <w:rsid w:val="00E62F9D"/>
    <w:rsid w:val="00E65D8A"/>
    <w:rsid w:val="00E66213"/>
    <w:rsid w:val="00E668B1"/>
    <w:rsid w:val="00E672B1"/>
    <w:rsid w:val="00E7030F"/>
    <w:rsid w:val="00E7035A"/>
    <w:rsid w:val="00E706BF"/>
    <w:rsid w:val="00E70CFB"/>
    <w:rsid w:val="00E72762"/>
    <w:rsid w:val="00E732D2"/>
    <w:rsid w:val="00E73DA3"/>
    <w:rsid w:val="00E73E92"/>
    <w:rsid w:val="00E7439E"/>
    <w:rsid w:val="00E74939"/>
    <w:rsid w:val="00E75764"/>
    <w:rsid w:val="00E75783"/>
    <w:rsid w:val="00E759FD"/>
    <w:rsid w:val="00E76BA4"/>
    <w:rsid w:val="00E80FFB"/>
    <w:rsid w:val="00E81635"/>
    <w:rsid w:val="00E81C22"/>
    <w:rsid w:val="00E81CF3"/>
    <w:rsid w:val="00E822A7"/>
    <w:rsid w:val="00E83F05"/>
    <w:rsid w:val="00E84CD2"/>
    <w:rsid w:val="00E84FB7"/>
    <w:rsid w:val="00E856EE"/>
    <w:rsid w:val="00E85738"/>
    <w:rsid w:val="00E86217"/>
    <w:rsid w:val="00E862A1"/>
    <w:rsid w:val="00E86F41"/>
    <w:rsid w:val="00E870E1"/>
    <w:rsid w:val="00E87CE1"/>
    <w:rsid w:val="00E87EAE"/>
    <w:rsid w:val="00E904A0"/>
    <w:rsid w:val="00E917B3"/>
    <w:rsid w:val="00E92B49"/>
    <w:rsid w:val="00E92E96"/>
    <w:rsid w:val="00E934FD"/>
    <w:rsid w:val="00E937CF"/>
    <w:rsid w:val="00E93D5A"/>
    <w:rsid w:val="00E94D30"/>
    <w:rsid w:val="00E95C26"/>
    <w:rsid w:val="00E95D5F"/>
    <w:rsid w:val="00E96E88"/>
    <w:rsid w:val="00E97010"/>
    <w:rsid w:val="00E9795D"/>
    <w:rsid w:val="00E97E84"/>
    <w:rsid w:val="00EA2D7D"/>
    <w:rsid w:val="00EA42AC"/>
    <w:rsid w:val="00EA560C"/>
    <w:rsid w:val="00EA599C"/>
    <w:rsid w:val="00EA5A62"/>
    <w:rsid w:val="00EA5E46"/>
    <w:rsid w:val="00EA601B"/>
    <w:rsid w:val="00EA6083"/>
    <w:rsid w:val="00EA61A1"/>
    <w:rsid w:val="00EA6383"/>
    <w:rsid w:val="00EA68BE"/>
    <w:rsid w:val="00EA6CA7"/>
    <w:rsid w:val="00EA7D4C"/>
    <w:rsid w:val="00EB081F"/>
    <w:rsid w:val="00EB0DF0"/>
    <w:rsid w:val="00EB1BA5"/>
    <w:rsid w:val="00EB2BB1"/>
    <w:rsid w:val="00EB3168"/>
    <w:rsid w:val="00EB361B"/>
    <w:rsid w:val="00EB3F09"/>
    <w:rsid w:val="00EB4281"/>
    <w:rsid w:val="00EB44F4"/>
    <w:rsid w:val="00EB5A46"/>
    <w:rsid w:val="00EB5DF3"/>
    <w:rsid w:val="00EB5E79"/>
    <w:rsid w:val="00EB5EB3"/>
    <w:rsid w:val="00EB61C7"/>
    <w:rsid w:val="00EB6771"/>
    <w:rsid w:val="00EB67D1"/>
    <w:rsid w:val="00EB7662"/>
    <w:rsid w:val="00EB7D8A"/>
    <w:rsid w:val="00EB7FD0"/>
    <w:rsid w:val="00EC0302"/>
    <w:rsid w:val="00EC056F"/>
    <w:rsid w:val="00EC1A9C"/>
    <w:rsid w:val="00EC277F"/>
    <w:rsid w:val="00EC2F03"/>
    <w:rsid w:val="00EC3216"/>
    <w:rsid w:val="00EC34A5"/>
    <w:rsid w:val="00EC35F2"/>
    <w:rsid w:val="00EC37F2"/>
    <w:rsid w:val="00EC557D"/>
    <w:rsid w:val="00EC62D7"/>
    <w:rsid w:val="00EC6938"/>
    <w:rsid w:val="00EC7308"/>
    <w:rsid w:val="00ED1177"/>
    <w:rsid w:val="00ED33B6"/>
    <w:rsid w:val="00ED35B1"/>
    <w:rsid w:val="00ED45F5"/>
    <w:rsid w:val="00ED51D9"/>
    <w:rsid w:val="00ED7154"/>
    <w:rsid w:val="00ED74B9"/>
    <w:rsid w:val="00ED7E65"/>
    <w:rsid w:val="00ED7E92"/>
    <w:rsid w:val="00EE0152"/>
    <w:rsid w:val="00EE0C35"/>
    <w:rsid w:val="00EE12A7"/>
    <w:rsid w:val="00EE1FE7"/>
    <w:rsid w:val="00EE3C4A"/>
    <w:rsid w:val="00EE463D"/>
    <w:rsid w:val="00EE4FFD"/>
    <w:rsid w:val="00EE73F2"/>
    <w:rsid w:val="00EE7BA3"/>
    <w:rsid w:val="00EF028A"/>
    <w:rsid w:val="00EF0E18"/>
    <w:rsid w:val="00EF2358"/>
    <w:rsid w:val="00EF4250"/>
    <w:rsid w:val="00EF72E2"/>
    <w:rsid w:val="00F0005A"/>
    <w:rsid w:val="00F00345"/>
    <w:rsid w:val="00F0206C"/>
    <w:rsid w:val="00F02202"/>
    <w:rsid w:val="00F0234A"/>
    <w:rsid w:val="00F02D86"/>
    <w:rsid w:val="00F0391E"/>
    <w:rsid w:val="00F043EA"/>
    <w:rsid w:val="00F04B91"/>
    <w:rsid w:val="00F04D00"/>
    <w:rsid w:val="00F07F4D"/>
    <w:rsid w:val="00F10882"/>
    <w:rsid w:val="00F1267C"/>
    <w:rsid w:val="00F1317E"/>
    <w:rsid w:val="00F133E2"/>
    <w:rsid w:val="00F13955"/>
    <w:rsid w:val="00F14FBA"/>
    <w:rsid w:val="00F15F5A"/>
    <w:rsid w:val="00F163C0"/>
    <w:rsid w:val="00F17808"/>
    <w:rsid w:val="00F17B53"/>
    <w:rsid w:val="00F17C42"/>
    <w:rsid w:val="00F2080C"/>
    <w:rsid w:val="00F2173F"/>
    <w:rsid w:val="00F21E59"/>
    <w:rsid w:val="00F222E4"/>
    <w:rsid w:val="00F244A7"/>
    <w:rsid w:val="00F24F66"/>
    <w:rsid w:val="00F25601"/>
    <w:rsid w:val="00F25E67"/>
    <w:rsid w:val="00F260D0"/>
    <w:rsid w:val="00F26210"/>
    <w:rsid w:val="00F26271"/>
    <w:rsid w:val="00F26EE4"/>
    <w:rsid w:val="00F27A8B"/>
    <w:rsid w:val="00F27D26"/>
    <w:rsid w:val="00F309FE"/>
    <w:rsid w:val="00F328FE"/>
    <w:rsid w:val="00F3308B"/>
    <w:rsid w:val="00F33447"/>
    <w:rsid w:val="00F33607"/>
    <w:rsid w:val="00F33C3E"/>
    <w:rsid w:val="00F34C4B"/>
    <w:rsid w:val="00F379E9"/>
    <w:rsid w:val="00F37AF1"/>
    <w:rsid w:val="00F40DCF"/>
    <w:rsid w:val="00F40EE4"/>
    <w:rsid w:val="00F4199A"/>
    <w:rsid w:val="00F421C2"/>
    <w:rsid w:val="00F42D91"/>
    <w:rsid w:val="00F433F9"/>
    <w:rsid w:val="00F43418"/>
    <w:rsid w:val="00F43EB5"/>
    <w:rsid w:val="00F43FA5"/>
    <w:rsid w:val="00F44115"/>
    <w:rsid w:val="00F44AF6"/>
    <w:rsid w:val="00F44EDF"/>
    <w:rsid w:val="00F45B06"/>
    <w:rsid w:val="00F45C8E"/>
    <w:rsid w:val="00F46939"/>
    <w:rsid w:val="00F46B2A"/>
    <w:rsid w:val="00F4709F"/>
    <w:rsid w:val="00F478FD"/>
    <w:rsid w:val="00F50211"/>
    <w:rsid w:val="00F507BB"/>
    <w:rsid w:val="00F50B33"/>
    <w:rsid w:val="00F514B2"/>
    <w:rsid w:val="00F514DD"/>
    <w:rsid w:val="00F52B15"/>
    <w:rsid w:val="00F52B45"/>
    <w:rsid w:val="00F539AE"/>
    <w:rsid w:val="00F53F62"/>
    <w:rsid w:val="00F54382"/>
    <w:rsid w:val="00F543BF"/>
    <w:rsid w:val="00F543E2"/>
    <w:rsid w:val="00F54A4F"/>
    <w:rsid w:val="00F54DBC"/>
    <w:rsid w:val="00F55A45"/>
    <w:rsid w:val="00F55B38"/>
    <w:rsid w:val="00F562AA"/>
    <w:rsid w:val="00F570B8"/>
    <w:rsid w:val="00F57549"/>
    <w:rsid w:val="00F57A6A"/>
    <w:rsid w:val="00F602FA"/>
    <w:rsid w:val="00F612D1"/>
    <w:rsid w:val="00F61523"/>
    <w:rsid w:val="00F61C58"/>
    <w:rsid w:val="00F6261D"/>
    <w:rsid w:val="00F62B87"/>
    <w:rsid w:val="00F63661"/>
    <w:rsid w:val="00F63CEC"/>
    <w:rsid w:val="00F6471D"/>
    <w:rsid w:val="00F648D8"/>
    <w:rsid w:val="00F6517D"/>
    <w:rsid w:val="00F66303"/>
    <w:rsid w:val="00F66506"/>
    <w:rsid w:val="00F66EF6"/>
    <w:rsid w:val="00F66F1A"/>
    <w:rsid w:val="00F6712B"/>
    <w:rsid w:val="00F677E0"/>
    <w:rsid w:val="00F67D87"/>
    <w:rsid w:val="00F723C6"/>
    <w:rsid w:val="00F72AA1"/>
    <w:rsid w:val="00F73016"/>
    <w:rsid w:val="00F737CB"/>
    <w:rsid w:val="00F75296"/>
    <w:rsid w:val="00F752D7"/>
    <w:rsid w:val="00F75879"/>
    <w:rsid w:val="00F75EC8"/>
    <w:rsid w:val="00F7680A"/>
    <w:rsid w:val="00F76B0D"/>
    <w:rsid w:val="00F76BFB"/>
    <w:rsid w:val="00F76D5B"/>
    <w:rsid w:val="00F773A4"/>
    <w:rsid w:val="00F77460"/>
    <w:rsid w:val="00F7751C"/>
    <w:rsid w:val="00F82035"/>
    <w:rsid w:val="00F82D75"/>
    <w:rsid w:val="00F8448D"/>
    <w:rsid w:val="00F8459E"/>
    <w:rsid w:val="00F85554"/>
    <w:rsid w:val="00F855C9"/>
    <w:rsid w:val="00F86A8C"/>
    <w:rsid w:val="00F87733"/>
    <w:rsid w:val="00F9002C"/>
    <w:rsid w:val="00F90046"/>
    <w:rsid w:val="00F906D3"/>
    <w:rsid w:val="00F91843"/>
    <w:rsid w:val="00F9184F"/>
    <w:rsid w:val="00F92371"/>
    <w:rsid w:val="00F924E7"/>
    <w:rsid w:val="00F97068"/>
    <w:rsid w:val="00F97711"/>
    <w:rsid w:val="00F97D66"/>
    <w:rsid w:val="00F97D6E"/>
    <w:rsid w:val="00F97F45"/>
    <w:rsid w:val="00FA1606"/>
    <w:rsid w:val="00FA1F19"/>
    <w:rsid w:val="00FA23D9"/>
    <w:rsid w:val="00FA26F9"/>
    <w:rsid w:val="00FA509F"/>
    <w:rsid w:val="00FA523E"/>
    <w:rsid w:val="00FA5458"/>
    <w:rsid w:val="00FA5751"/>
    <w:rsid w:val="00FA5FFE"/>
    <w:rsid w:val="00FA713F"/>
    <w:rsid w:val="00FA72DC"/>
    <w:rsid w:val="00FB0890"/>
    <w:rsid w:val="00FB0B3D"/>
    <w:rsid w:val="00FB2045"/>
    <w:rsid w:val="00FB36EC"/>
    <w:rsid w:val="00FB3B46"/>
    <w:rsid w:val="00FB4AF1"/>
    <w:rsid w:val="00FB727E"/>
    <w:rsid w:val="00FC002F"/>
    <w:rsid w:val="00FC014C"/>
    <w:rsid w:val="00FC0939"/>
    <w:rsid w:val="00FC0CCD"/>
    <w:rsid w:val="00FC0CD9"/>
    <w:rsid w:val="00FC1D36"/>
    <w:rsid w:val="00FC1F6C"/>
    <w:rsid w:val="00FC1FA9"/>
    <w:rsid w:val="00FC23B1"/>
    <w:rsid w:val="00FC47B0"/>
    <w:rsid w:val="00FC513F"/>
    <w:rsid w:val="00FC58C0"/>
    <w:rsid w:val="00FC5FD3"/>
    <w:rsid w:val="00FC6513"/>
    <w:rsid w:val="00FC6F4A"/>
    <w:rsid w:val="00FC7120"/>
    <w:rsid w:val="00FC7CA5"/>
    <w:rsid w:val="00FD105A"/>
    <w:rsid w:val="00FD15F2"/>
    <w:rsid w:val="00FD1617"/>
    <w:rsid w:val="00FD18E8"/>
    <w:rsid w:val="00FD1B7D"/>
    <w:rsid w:val="00FD3998"/>
    <w:rsid w:val="00FD39E0"/>
    <w:rsid w:val="00FD3B8D"/>
    <w:rsid w:val="00FD4A1C"/>
    <w:rsid w:val="00FD4B74"/>
    <w:rsid w:val="00FD6558"/>
    <w:rsid w:val="00FD6734"/>
    <w:rsid w:val="00FD6E88"/>
    <w:rsid w:val="00FE0120"/>
    <w:rsid w:val="00FE02F1"/>
    <w:rsid w:val="00FE25F9"/>
    <w:rsid w:val="00FE2D32"/>
    <w:rsid w:val="00FE38A1"/>
    <w:rsid w:val="00FE3A0D"/>
    <w:rsid w:val="00FE49AE"/>
    <w:rsid w:val="00FE4A8D"/>
    <w:rsid w:val="00FE4DA6"/>
    <w:rsid w:val="00FE64FA"/>
    <w:rsid w:val="00FE6B8A"/>
    <w:rsid w:val="00FE6E62"/>
    <w:rsid w:val="00FE7181"/>
    <w:rsid w:val="00FF01D7"/>
    <w:rsid w:val="00FF13D8"/>
    <w:rsid w:val="00FF1494"/>
    <w:rsid w:val="00FF1633"/>
    <w:rsid w:val="00FF18BD"/>
    <w:rsid w:val="00FF1974"/>
    <w:rsid w:val="00FF2FC5"/>
    <w:rsid w:val="00FF38B0"/>
    <w:rsid w:val="00FF58AB"/>
    <w:rsid w:val="00FF61DC"/>
    <w:rsid w:val="00FF7886"/>
    <w:rsid w:val="00FF7B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DBB15F"/>
  <w15:docId w15:val="{F86F4DEF-D4AD-4926-87DC-5D82ACFB6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8D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EC2F03"/>
    <w:pPr>
      <w:spacing w:after="0" w:line="240" w:lineRule="auto"/>
    </w:pPr>
  </w:style>
  <w:style w:type="paragraph" w:customStyle="1" w:styleId="EndNoteBibliographyTitle">
    <w:name w:val="EndNote Bibliography Title"/>
    <w:basedOn w:val="Normal"/>
    <w:link w:val="EndNoteBibliographyTitleChar"/>
    <w:rsid w:val="00AE76AA"/>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AE76AA"/>
    <w:rPr>
      <w:rFonts w:ascii="Calibri" w:hAnsi="Calibri" w:cs="Calibri"/>
      <w:noProof/>
    </w:rPr>
  </w:style>
  <w:style w:type="paragraph" w:customStyle="1" w:styleId="EndNoteBibliography">
    <w:name w:val="EndNote Bibliography"/>
    <w:basedOn w:val="Normal"/>
    <w:link w:val="EndNoteBibliographyChar"/>
    <w:rsid w:val="00AE76AA"/>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AE76AA"/>
    <w:rPr>
      <w:rFonts w:ascii="Calibri" w:hAnsi="Calibri" w:cs="Calibri"/>
      <w:noProof/>
    </w:rPr>
  </w:style>
  <w:style w:type="character" w:styleId="Hyperlink">
    <w:name w:val="Hyperlink"/>
    <w:basedOn w:val="DefaultParagraphFont"/>
    <w:uiPriority w:val="99"/>
    <w:unhideWhenUsed/>
    <w:rsid w:val="00B45BD9"/>
    <w:rPr>
      <w:color w:val="0563C1" w:themeColor="hyperlink"/>
      <w:u w:val="single"/>
    </w:rPr>
  </w:style>
  <w:style w:type="paragraph" w:styleId="Header">
    <w:name w:val="header"/>
    <w:basedOn w:val="Normal"/>
    <w:link w:val="HeaderChar"/>
    <w:uiPriority w:val="99"/>
    <w:unhideWhenUsed/>
    <w:rsid w:val="006007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07DB"/>
  </w:style>
  <w:style w:type="paragraph" w:styleId="Footer">
    <w:name w:val="footer"/>
    <w:basedOn w:val="Normal"/>
    <w:link w:val="FooterChar"/>
    <w:uiPriority w:val="99"/>
    <w:unhideWhenUsed/>
    <w:rsid w:val="006007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07DB"/>
  </w:style>
  <w:style w:type="character" w:styleId="PlaceholderText">
    <w:name w:val="Placeholder Text"/>
    <w:basedOn w:val="DefaultParagraphFont"/>
    <w:uiPriority w:val="99"/>
    <w:semiHidden/>
    <w:rsid w:val="00F00345"/>
    <w:rPr>
      <w:color w:val="808080"/>
    </w:rPr>
  </w:style>
  <w:style w:type="character" w:styleId="CommentReference">
    <w:name w:val="annotation reference"/>
    <w:basedOn w:val="DefaultParagraphFont"/>
    <w:uiPriority w:val="99"/>
    <w:semiHidden/>
    <w:unhideWhenUsed/>
    <w:rsid w:val="00176DD7"/>
    <w:rPr>
      <w:sz w:val="16"/>
      <w:szCs w:val="16"/>
    </w:rPr>
  </w:style>
  <w:style w:type="paragraph" w:styleId="CommentText">
    <w:name w:val="annotation text"/>
    <w:basedOn w:val="Normal"/>
    <w:link w:val="CommentTextChar"/>
    <w:uiPriority w:val="99"/>
    <w:unhideWhenUsed/>
    <w:rsid w:val="00176DD7"/>
    <w:pPr>
      <w:spacing w:line="240" w:lineRule="auto"/>
    </w:pPr>
    <w:rPr>
      <w:sz w:val="20"/>
      <w:szCs w:val="20"/>
    </w:rPr>
  </w:style>
  <w:style w:type="character" w:customStyle="1" w:styleId="CommentTextChar">
    <w:name w:val="Comment Text Char"/>
    <w:basedOn w:val="DefaultParagraphFont"/>
    <w:link w:val="CommentText"/>
    <w:uiPriority w:val="99"/>
    <w:rsid w:val="00176DD7"/>
    <w:rPr>
      <w:sz w:val="20"/>
      <w:szCs w:val="20"/>
    </w:rPr>
  </w:style>
  <w:style w:type="paragraph" w:styleId="CommentSubject">
    <w:name w:val="annotation subject"/>
    <w:basedOn w:val="CommentText"/>
    <w:next w:val="CommentText"/>
    <w:link w:val="CommentSubjectChar"/>
    <w:uiPriority w:val="99"/>
    <w:semiHidden/>
    <w:unhideWhenUsed/>
    <w:rsid w:val="00176DD7"/>
    <w:rPr>
      <w:b/>
      <w:bCs/>
    </w:rPr>
  </w:style>
  <w:style w:type="character" w:customStyle="1" w:styleId="CommentSubjectChar">
    <w:name w:val="Comment Subject Char"/>
    <w:basedOn w:val="CommentTextChar"/>
    <w:link w:val="CommentSubject"/>
    <w:uiPriority w:val="99"/>
    <w:semiHidden/>
    <w:rsid w:val="00176DD7"/>
    <w:rPr>
      <w:b/>
      <w:bCs/>
      <w:sz w:val="20"/>
      <w:szCs w:val="20"/>
    </w:rPr>
  </w:style>
  <w:style w:type="paragraph" w:styleId="Caption">
    <w:name w:val="caption"/>
    <w:basedOn w:val="Normal"/>
    <w:next w:val="Normal"/>
    <w:uiPriority w:val="35"/>
    <w:unhideWhenUsed/>
    <w:qFormat/>
    <w:rsid w:val="00D6289D"/>
    <w:pPr>
      <w:spacing w:after="200" w:line="240" w:lineRule="auto"/>
    </w:pPr>
    <w:rPr>
      <w:i/>
      <w:iCs/>
      <w:color w:val="44546A" w:themeColor="text2"/>
      <w:sz w:val="18"/>
      <w:szCs w:val="18"/>
    </w:rPr>
  </w:style>
  <w:style w:type="paragraph" w:styleId="ListParagraph">
    <w:name w:val="List Paragraph"/>
    <w:basedOn w:val="Normal"/>
    <w:uiPriority w:val="34"/>
    <w:qFormat/>
    <w:rsid w:val="00667BED"/>
    <w:pPr>
      <w:ind w:left="720"/>
      <w:contextualSpacing/>
    </w:pPr>
  </w:style>
  <w:style w:type="character" w:styleId="UnresolvedMention">
    <w:name w:val="Unresolved Mention"/>
    <w:basedOn w:val="DefaultParagraphFont"/>
    <w:uiPriority w:val="99"/>
    <w:semiHidden/>
    <w:unhideWhenUsed/>
    <w:rsid w:val="00C767FE"/>
    <w:rPr>
      <w:color w:val="605E5C"/>
      <w:shd w:val="clear" w:color="auto" w:fill="E1DFDD"/>
    </w:rPr>
  </w:style>
  <w:style w:type="character" w:styleId="FollowedHyperlink">
    <w:name w:val="FollowedHyperlink"/>
    <w:basedOn w:val="DefaultParagraphFont"/>
    <w:uiPriority w:val="99"/>
    <w:semiHidden/>
    <w:unhideWhenUsed/>
    <w:rsid w:val="00B344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750491">
      <w:bodyDiv w:val="1"/>
      <w:marLeft w:val="0"/>
      <w:marRight w:val="0"/>
      <w:marTop w:val="0"/>
      <w:marBottom w:val="0"/>
      <w:divBdr>
        <w:top w:val="none" w:sz="0" w:space="0" w:color="auto"/>
        <w:left w:val="none" w:sz="0" w:space="0" w:color="auto"/>
        <w:bottom w:val="none" w:sz="0" w:space="0" w:color="auto"/>
        <w:right w:val="none" w:sz="0" w:space="0" w:color="auto"/>
      </w:divBdr>
      <w:divsChild>
        <w:div w:id="2085685709">
          <w:marLeft w:val="0"/>
          <w:marRight w:val="0"/>
          <w:marTop w:val="0"/>
          <w:marBottom w:val="0"/>
          <w:divBdr>
            <w:top w:val="none" w:sz="0" w:space="0" w:color="auto"/>
            <w:left w:val="none" w:sz="0" w:space="0" w:color="auto"/>
            <w:bottom w:val="none" w:sz="0" w:space="0" w:color="auto"/>
            <w:right w:val="none" w:sz="0" w:space="0" w:color="auto"/>
          </w:divBdr>
          <w:divsChild>
            <w:div w:id="119835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4686">
      <w:bodyDiv w:val="1"/>
      <w:marLeft w:val="0"/>
      <w:marRight w:val="0"/>
      <w:marTop w:val="0"/>
      <w:marBottom w:val="0"/>
      <w:divBdr>
        <w:top w:val="none" w:sz="0" w:space="0" w:color="auto"/>
        <w:left w:val="none" w:sz="0" w:space="0" w:color="auto"/>
        <w:bottom w:val="none" w:sz="0" w:space="0" w:color="auto"/>
        <w:right w:val="none" w:sz="0" w:space="0" w:color="auto"/>
      </w:divBdr>
      <w:divsChild>
        <w:div w:id="968972978">
          <w:marLeft w:val="0"/>
          <w:marRight w:val="0"/>
          <w:marTop w:val="0"/>
          <w:marBottom w:val="0"/>
          <w:divBdr>
            <w:top w:val="none" w:sz="0" w:space="0" w:color="auto"/>
            <w:left w:val="none" w:sz="0" w:space="0" w:color="auto"/>
            <w:bottom w:val="none" w:sz="0" w:space="0" w:color="auto"/>
            <w:right w:val="none" w:sz="0" w:space="0" w:color="auto"/>
          </w:divBdr>
          <w:divsChild>
            <w:div w:id="57320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329812">
      <w:bodyDiv w:val="1"/>
      <w:marLeft w:val="0"/>
      <w:marRight w:val="0"/>
      <w:marTop w:val="0"/>
      <w:marBottom w:val="0"/>
      <w:divBdr>
        <w:top w:val="none" w:sz="0" w:space="0" w:color="auto"/>
        <w:left w:val="none" w:sz="0" w:space="0" w:color="auto"/>
        <w:bottom w:val="none" w:sz="0" w:space="0" w:color="auto"/>
        <w:right w:val="none" w:sz="0" w:space="0" w:color="auto"/>
      </w:divBdr>
      <w:divsChild>
        <w:div w:id="895240004">
          <w:marLeft w:val="0"/>
          <w:marRight w:val="0"/>
          <w:marTop w:val="0"/>
          <w:marBottom w:val="0"/>
          <w:divBdr>
            <w:top w:val="none" w:sz="0" w:space="0" w:color="auto"/>
            <w:left w:val="none" w:sz="0" w:space="0" w:color="auto"/>
            <w:bottom w:val="none" w:sz="0" w:space="0" w:color="auto"/>
            <w:right w:val="none" w:sz="0" w:space="0" w:color="auto"/>
          </w:divBdr>
          <w:divsChild>
            <w:div w:id="128635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80988">
      <w:bodyDiv w:val="1"/>
      <w:marLeft w:val="0"/>
      <w:marRight w:val="0"/>
      <w:marTop w:val="0"/>
      <w:marBottom w:val="0"/>
      <w:divBdr>
        <w:top w:val="none" w:sz="0" w:space="0" w:color="auto"/>
        <w:left w:val="none" w:sz="0" w:space="0" w:color="auto"/>
        <w:bottom w:val="none" w:sz="0" w:space="0" w:color="auto"/>
        <w:right w:val="none" w:sz="0" w:space="0" w:color="auto"/>
      </w:divBdr>
      <w:divsChild>
        <w:div w:id="1455831759">
          <w:marLeft w:val="0"/>
          <w:marRight w:val="0"/>
          <w:marTop w:val="0"/>
          <w:marBottom w:val="0"/>
          <w:divBdr>
            <w:top w:val="none" w:sz="0" w:space="0" w:color="auto"/>
            <w:left w:val="none" w:sz="0" w:space="0" w:color="auto"/>
            <w:bottom w:val="none" w:sz="0" w:space="0" w:color="auto"/>
            <w:right w:val="none" w:sz="0" w:space="0" w:color="auto"/>
          </w:divBdr>
          <w:divsChild>
            <w:div w:id="45043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7C223C-56E9-4EA1-A57F-B61E6D624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1609</TotalTime>
  <Pages>59</Pages>
  <Words>34117</Words>
  <Characters>194467</Characters>
  <Application>Microsoft Office Word</Application>
  <DocSecurity>0</DocSecurity>
  <Lines>1620</Lines>
  <Paragraphs>456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nikhilesh natraj</dc:creator>
  <cp:keywords/>
  <dc:description/>
  <cp:lastModifiedBy>nikhilesh natraj</cp:lastModifiedBy>
  <cp:revision>19</cp:revision>
  <dcterms:created xsi:type="dcterms:W3CDTF">2023-07-30T09:12:00Z</dcterms:created>
  <dcterms:modified xsi:type="dcterms:W3CDTF">2023-07-31T12:05:00Z</dcterms:modified>
</cp:coreProperties>
</file>